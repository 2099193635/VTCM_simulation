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A85C" w14:textId="77777777" w:rsidR="003E7760" w:rsidRDefault="003E7760">
      <w:pPr>
        <w:ind w:firstLine="640"/>
        <w:jc w:val="center"/>
        <w:rPr>
          <w:rFonts w:cs="Times New Roman"/>
          <w:b/>
          <w:bCs/>
          <w:sz w:val="32"/>
          <w:szCs w:val="32"/>
        </w:rPr>
      </w:pPr>
    </w:p>
    <w:p w14:paraId="258D8C07" w14:textId="77777777" w:rsidR="003E7760" w:rsidRDefault="003E7760">
      <w:pPr>
        <w:ind w:firstLine="640"/>
        <w:jc w:val="center"/>
        <w:rPr>
          <w:rFonts w:cs="Times New Roman"/>
          <w:b/>
          <w:bCs/>
          <w:sz w:val="32"/>
          <w:szCs w:val="32"/>
        </w:rPr>
      </w:pPr>
    </w:p>
    <w:p w14:paraId="4A4C70ED" w14:textId="178B4C5B" w:rsidR="003E7760" w:rsidRDefault="00000000">
      <w:pPr>
        <w:ind w:firstLine="640"/>
        <w:jc w:val="center"/>
        <w:rPr>
          <w:rFonts w:cs="Times New Roman"/>
          <w:b/>
          <w:bCs/>
          <w:sz w:val="32"/>
          <w:szCs w:val="32"/>
        </w:rPr>
      </w:pPr>
      <w:r>
        <w:rPr>
          <w:rFonts w:cs="Times New Roman"/>
          <w:b/>
          <w:bCs/>
          <w:sz w:val="32"/>
          <w:szCs w:val="32"/>
        </w:rPr>
        <w:fldChar w:fldCharType="begin"/>
      </w:r>
      <w:r>
        <w:rPr>
          <w:rFonts w:cs="Times New Roman"/>
          <w:b/>
          <w:bCs/>
          <w:sz w:val="32"/>
          <w:szCs w:val="32"/>
        </w:rPr>
        <w:instrText xml:space="preserve"> MACROBUTTON MTEditEquationSection2 </w:instrText>
      </w:r>
      <w:r>
        <w:rPr>
          <w:rStyle w:val="MTEquationSection"/>
        </w:rPr>
        <w:instrText>公式章</w:instrText>
      </w:r>
      <w:r>
        <w:rPr>
          <w:rStyle w:val="MTEquationSection"/>
        </w:rPr>
        <w:instrText xml:space="preserve"> 1 </w:instrText>
      </w:r>
      <w:r>
        <w:rPr>
          <w:rStyle w:val="MTEquationSection"/>
        </w:rPr>
        <w:instrText>节</w:instrText>
      </w:r>
      <w:r>
        <w:rPr>
          <w:rStyle w:val="MTEquationSection"/>
        </w:rPr>
        <w:instrText xml:space="preserve"> 1</w:instrText>
      </w:r>
      <w:r>
        <w:rPr>
          <w:rFonts w:cs="Times New Roman"/>
          <w:b/>
          <w:bCs/>
          <w:sz w:val="32"/>
          <w:szCs w:val="32"/>
        </w:rPr>
        <w:fldChar w:fldCharType="begin"/>
      </w:r>
      <w:r>
        <w:rPr>
          <w:rFonts w:cs="Times New Roman" w:hint="eastAsia"/>
          <w:b/>
          <w:bCs/>
          <w:sz w:val="32"/>
          <w:szCs w:val="32"/>
        </w:rPr>
        <w:instrText>SEQ MTEqn \r \h \* MERGEFORMAT</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MTSec \r 1 \h \* MERGEFORMAT </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MTChap \r 1 \h \* MERGEFORMAT </w:instrText>
      </w:r>
      <w:r>
        <w:rPr>
          <w:rFonts w:cs="Times New Roman"/>
          <w:b/>
          <w:bCs/>
          <w:sz w:val="32"/>
          <w:szCs w:val="32"/>
        </w:rPr>
        <w:fldChar w:fldCharType="end"/>
      </w:r>
      <w:r>
        <w:rPr>
          <w:rFonts w:cs="Times New Roman"/>
          <w:b/>
          <w:bCs/>
          <w:sz w:val="32"/>
          <w:szCs w:val="32"/>
        </w:rPr>
        <w:fldChar w:fldCharType="end"/>
      </w:r>
      <w:r w:rsidR="00BF2A29" w:rsidRPr="00BF2A29">
        <w:rPr>
          <w:rFonts w:cs="Times New Roman"/>
          <w:b/>
          <w:bCs/>
          <w:sz w:val="32"/>
          <w:szCs w:val="32"/>
        </w:rPr>
        <w:t>From Condition Assessment to State-Evolution Control: A Critical Review and Dual-Loop Framework for Intelligent Railway Infrastructure O&amp;M</w:t>
      </w:r>
    </w:p>
    <w:p w14:paraId="56548927" w14:textId="77777777" w:rsidR="003E7760" w:rsidRDefault="003E7760">
      <w:pPr>
        <w:ind w:firstLine="480"/>
      </w:pPr>
    </w:p>
    <w:p w14:paraId="1FAB9AB2" w14:textId="77777777" w:rsidR="003E7760" w:rsidRDefault="003E7760">
      <w:pPr>
        <w:ind w:firstLine="480"/>
      </w:pPr>
    </w:p>
    <w:p w14:paraId="1E52FCCB" w14:textId="77777777" w:rsidR="003E7760" w:rsidRDefault="00000000">
      <w:pPr>
        <w:pBdr>
          <w:top w:val="none" w:sz="0" w:space="1" w:color="auto"/>
          <w:left w:val="none" w:sz="0" w:space="4" w:color="auto"/>
          <w:bottom w:val="none" w:sz="0" w:space="1" w:color="auto"/>
          <w:right w:val="none" w:sz="0" w:space="4" w:color="auto"/>
        </w:pBdr>
        <w:ind w:firstLineChars="0" w:firstLine="0"/>
        <w:rPr>
          <w:rFonts w:cs="Times New Roman"/>
        </w:rPr>
      </w:pPr>
      <w:r>
        <w:rPr>
          <w:rFonts w:cs="Times New Roman"/>
        </w:rPr>
        <w:t>Abstract:</w:t>
      </w:r>
    </w:p>
    <w:p w14:paraId="17987015" w14:textId="42AABB08" w:rsidR="003E7760" w:rsidRDefault="00000000">
      <w:pPr>
        <w:ind w:firstLineChars="0" w:firstLine="0"/>
      </w:pPr>
      <w:r>
        <w:t xml:space="preserve">The global expansion of high-speed and heavy-haul railway networks has shifted the industry focus from large-scale construction to long-term sustainable operation and maintenance (O&amp;M). However, traditional O&amp;M models face critical bottlenecks, including the "spatial-temporal blind spots" in macroscopic inspections, the "surface-only" limitation of sensing technologies, and the reactive nature of maintenance decision-making. This paper provides a systematic review of the transition from traditional maintenance to an AI-empowered "State Evolution" philosophy. First, we analyze the inherent constraints of existing systems in perception, assessment, and execution. Second, </w:t>
      </w:r>
      <w:r>
        <w:t>an</w:t>
      </w:r>
      <w:r>
        <w:t xml:space="preserve"> engineering-oriented dual-loop top-level architecture is proposed: the first loop constitutes an AI-driven full-process intelligent O&amp;M closed loop, ensuring comprehensive perception and holistic health characterization; while the second loop serves as a precision intervention loop, leveraging AI agents and automated robotics for targeted execution. The feasibility of this framework is demonstrated through practical engineering case studies, including the Dazhun Heavy-Haul Railway and the development of multi-sensor integrated inspection robots. These cases illustrate a paradigm shift from "evaluating current states" to "predicting future deterioration". Finally, this study outlines future trajectories for AI integration, providing a theoretical and practical roadmap for the next generation of intelligent railway O&amp;M systems.</w:t>
      </w:r>
    </w:p>
    <w:p w14:paraId="4E108522" w14:textId="77777777" w:rsidR="003E7760" w:rsidRDefault="003E7760">
      <w:pPr>
        <w:ind w:firstLineChars="0" w:firstLine="0"/>
      </w:pPr>
    </w:p>
    <w:p w14:paraId="6AD04955" w14:textId="77777777" w:rsidR="003E7760" w:rsidRDefault="00000000">
      <w:pPr>
        <w:ind w:firstLineChars="0" w:firstLine="0"/>
      </w:pPr>
      <w:r>
        <w:rPr>
          <w:b/>
          <w:bCs/>
        </w:rPr>
        <w:t>Keywords:</w:t>
      </w:r>
      <w:r>
        <w:t xml:space="preserve"> Railway Infrastructure; Intelligent Operation and Maintenance; State Evolution; Artificial Intelligence; Predictive Maintenance.</w:t>
      </w:r>
    </w:p>
    <w:p w14:paraId="4569FC9D" w14:textId="77777777" w:rsidR="003E7760" w:rsidRDefault="003E7760">
      <w:pPr>
        <w:ind w:firstLineChars="0" w:firstLine="0"/>
      </w:pPr>
    </w:p>
    <w:p w14:paraId="52E269C3" w14:textId="77777777" w:rsidR="003E7760" w:rsidRDefault="003E7760">
      <w:pPr>
        <w:ind w:firstLineChars="0" w:firstLine="0"/>
      </w:pPr>
    </w:p>
    <w:p w14:paraId="643A6433" w14:textId="77777777" w:rsidR="003E7760" w:rsidRDefault="003E7760">
      <w:pPr>
        <w:ind w:firstLineChars="0" w:firstLine="0"/>
      </w:pPr>
    </w:p>
    <w:p w14:paraId="6873F4B8" w14:textId="77777777" w:rsidR="003E7760" w:rsidRDefault="003E7760">
      <w:pPr>
        <w:ind w:firstLineChars="0" w:firstLine="0"/>
      </w:pPr>
    </w:p>
    <w:p w14:paraId="27C1450F" w14:textId="77777777" w:rsidR="003E7760" w:rsidRDefault="003E7760">
      <w:pPr>
        <w:ind w:firstLineChars="0" w:firstLine="0"/>
      </w:pPr>
    </w:p>
    <w:p w14:paraId="0EDA8BFB" w14:textId="77777777" w:rsidR="003E7760" w:rsidRDefault="003E7760">
      <w:pPr>
        <w:ind w:firstLineChars="0" w:firstLine="0"/>
      </w:pPr>
    </w:p>
    <w:p w14:paraId="4CA6A5E3" w14:textId="77777777" w:rsidR="003E7760" w:rsidRDefault="003E7760">
      <w:pPr>
        <w:ind w:firstLineChars="0" w:firstLine="0"/>
      </w:pPr>
    </w:p>
    <w:p w14:paraId="44033AC1" w14:textId="77777777" w:rsidR="003E7760" w:rsidRDefault="00000000">
      <w:pPr>
        <w:widowControl/>
        <w:ind w:firstLineChars="0" w:firstLine="0"/>
        <w:jc w:val="left"/>
      </w:pPr>
      <w:r>
        <w:br w:type="page"/>
      </w:r>
    </w:p>
    <w:p w14:paraId="47D745BD" w14:textId="77777777" w:rsidR="003E7760" w:rsidRDefault="00000000">
      <w:pPr>
        <w:pStyle w:val="1"/>
      </w:pPr>
      <w:r>
        <w:lastRenderedPageBreak/>
        <w:t>Introduction</w:t>
      </w:r>
    </w:p>
    <w:p w14:paraId="57EC4CC7" w14:textId="233F3451" w:rsidR="003E7760" w:rsidRDefault="00000000">
      <w:pPr>
        <w:ind w:firstLine="480"/>
      </w:pPr>
      <w:del w:id="65" w:author="Codex" w:date="2026-07-04T13:34:55Z">
        <w:r>
          <w:delText>Over the past decade, China's railway network has undergone rapid and sustained expansion, producing a system of unprecedented scale and operational complexity. With the completion of the “Four Vertical and Four Horizontal” backbone network and progress toward the ambitious “Eight Vertical and Eight Horizontal” blueprint, the high-speed rail network has expanded substantially in both mileage and spatial coverage (Zhang et al., 2025).</w:delText>
        </w:r>
      </w:del>
      <w:ins w:id="66" w:author="Codex" w:date="2026-07-04T13:34:55Z">
        <w:r>
          <w:t>Railway systems worldwide are entering a maintenance-dominated era in which high-speed railways, heavy-haul corridors and urban rail networks must deliver higher availability with ageing assets, rising traffic density and tighter safety margins. The central challenge is no longer only how to build new infrastructure, but how to control lifecycle cost and safety risk while existing networks remain in continuous service.</w:t>
        </w:r>
      </w:ins>
    </w:p>
    <w:p w14:paraId="1D891340" w14:textId="124F4CAF" w:rsidR="003E7760" w:rsidRDefault="00000000">
      <w:pPr>
        <w:ind w:firstLine="480"/>
      </w:pPr>
      <w:del w:id="279" w:author="Codex" w:date="2026-07-04T13:37:02Z">
        <w:r>
          <w:delText>China's high-speed rail network is the largest by a substantial margin globally. HIGH SPEED LINES IN THE WORLD 2023, published by the International Union of Railways (Accessed 2026), demonstrates that China's railway industry leads in both absolute scale and development speed. In terms of absolute magnitude, China's operational network represents the largest concentration of high-speed rail infrastructure in a single national system. As shown in Figure 1, China's operational network has reached 40,493 km—roughly an order of magnitude larger than the world's second-largest network. From a continental perspective, the scale of China's single-nation network is 3.2 times larger than the entire operational network of Europe, which is 12,495 km. Regarding development velocity, China continues to expand its network at a pace that exceeds all other nations. Despite its massive existing stock, the nation continues active construction at scale. The data indicates that China has 13,063 km of lines currently under construction, which is larger than the total operational mileage of all 20 European nations combined. Furthermore, China's construction volume accounts for 62.4% of the global total for lines under construction. China's network thus represents the most demanding operational environment for large-scale railway O&amp;M, making insights derived from it directly relevant to the global challenge of maintaining expanding railway infrastructure.</w:delText>
        </w:r>
      </w:del>
      <w:ins w:id="280" w:author="Codex" w:date="2026-07-04T13:37:02Z">
        <w:r>
          <w:t>Large railway networks in Asia, Europe, North America and rapidly urbanizing regions all face the same transition from expansion to asset stewardship. China provides an important large-scale example because its high-speed network combines exceptional mileage, high traffic intensity and diverse operating environments; however, the maintenance problem addressed in this review is international: dense railway systems must detect rare defects, interpret coupled infrastructure states and intervene within short possession windows.</w:t>
        </w:r>
      </w:ins>
    </w:p>
    <w:bookmarkEnd w:id="0"/>
    <w:p w14:paraId="6842BC72" w14:textId="77777777" w:rsidR="003E7760" w:rsidRDefault="00000000">
      <w:pPr>
        <w:keepNext/>
        <w:spacing w:line="240" w:lineRule="auto"/>
        <w:ind w:firstLineChars="0" w:firstLine="0"/>
      </w:pPr>
      <w:r>
        <w:rPr>
          <w:noProof/>
        </w:rPr>
        <w:drawing>
          <wp:inline distT="0" distB="0" distL="0" distR="0" wp14:anchorId="5A7E2FAC" wp14:editId="513CCFF0">
            <wp:extent cx="5274310" cy="2264410"/>
            <wp:effectExtent l="0" t="0" r="2540" b="2540"/>
            <wp:docPr id="196499165" name="图片 1"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165" name="图片 1" descr="图表  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t="5939"/>
                    <a:stretch>
                      <a:fillRect/>
                    </a:stretch>
                  </pic:blipFill>
                  <pic:spPr>
                    <a:xfrm>
                      <a:off x="0" y="0"/>
                      <a:ext cx="5274310" cy="2264829"/>
                    </a:xfrm>
                    <a:prstGeom prst="rect">
                      <a:avLst/>
                    </a:prstGeom>
                    <a:noFill/>
                    <a:ln>
                      <a:noFill/>
                    </a:ln>
                  </pic:spPr>
                </pic:pic>
              </a:graphicData>
            </a:graphic>
          </wp:inline>
        </w:drawing>
      </w:r>
    </w:p>
    <w:p w14:paraId="715ECB14" w14:textId="0D379A22" w:rsidR="003E7760" w:rsidRDefault="00000000">
      <w:pPr>
        <w:pStyle w:val="a3"/>
      </w:pPr>
      <w:del w:id="291" w:author="Codex" w:date="2026-07-04T13:37:42Z">
        <w:r>
          <w:delText>Figure 1 Cross-sectional comparison of HSR network scales highlighting China's dominant position</w:delText>
        </w:r>
      </w:del>
      <w:ins w:id="292" w:author="Codex" w:date="2026-07-04T13:37:42Z">
        <w:r>
          <w:t>Figure 1 Global high-speed rail network scale as background for lifecycle O&amp;M pressure</w:t>
        </w:r>
      </w:ins>
    </w:p>
    <w:p w14:paraId="428135A0" w14:textId="77777777" w:rsidR="003E7760" w:rsidRDefault="00000000">
      <w:pPr>
        <w:ind w:firstLine="480"/>
      </w:pPr>
      <w:del w:id="281" w:author="Codex" w:date="2026-07-04T13:37:02Z">
        <w:r>
          <w:delText>However, the sustainability of high-speed rail will be a key focus in the coming years, particularly the goal of reducing its full life-cycle costs. As operational mileage continues to increase, the scale and complexity of maintenance work grow substantially, with its economic impact becoming increasingly significant. According to a report by the International Union of Railways, high-speed rail maintenance has become a major component of total lifecycle costs, with annual maintenance costs per kilometer reaching approximately 90,000 euros. In China, due to high train operating frequencies and heavy loads, the deterioration rate of track components (such as ballast) often exceeds European standards, resulting in a shortened actual service life. This further increases the frequency and cost of maintenance interventions(Koohmishi et al., 2024a). Within this context, the industry's strategic priority is consequently shifting from infrastructure construction toward systematic, cost-effective operation and maintenance.</w:delText>
        </w:r>
      </w:del>
      <w:ins w:id="282" w:author="Codex" w:date="2026-07-04T13:37:02Z">
        <w:r>
          <w:t>The operational difficulty arises from four intrinsic features of railway infrastructure: it is a large-scale linear asset exposed to heterogeneous geology and climate; its condition is governed by strong wheel-rail-structure coupling; defects are sparse, stochastic and often hidden beneath surface geometry; and maintenance can be performed only within limited possession windows. These features make railway O&amp;M a lifecycle control problem rather than a simple inspection problem.</w:t>
        </w:r>
      </w:ins>
    </w:p>
    <w:bookmarkEnd w:id="2"/>
    <w:p w14:paraId="24EF6197" w14:textId="77777777" w:rsidR="003E7760" w:rsidRDefault="00000000">
      <w:pPr>
        <w:keepNext/>
        <w:spacing w:line="240" w:lineRule="auto"/>
        <w:ind w:firstLineChars="0" w:firstLine="0"/>
      </w:pPr>
      <w:r>
        <w:rPr>
          <w:noProof/>
        </w:rPr>
        <w:drawing>
          <wp:inline distT="0" distB="0" distL="0" distR="0" wp14:anchorId="7E619DE2" wp14:editId="01F2F3BF">
            <wp:extent cx="5365115" cy="2459355"/>
            <wp:effectExtent l="0" t="0" r="6985" b="0"/>
            <wp:docPr id="44243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2158"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66325" cy="2459674"/>
                    </a:xfrm>
                    <a:prstGeom prst="rect">
                      <a:avLst/>
                    </a:prstGeom>
                    <a:noFill/>
                    <a:ln>
                      <a:noFill/>
                    </a:ln>
                  </pic:spPr>
                </pic:pic>
              </a:graphicData>
            </a:graphic>
          </wp:inline>
        </w:drawing>
      </w:r>
    </w:p>
    <w:p w14:paraId="13823E1F" w14:textId="704E65CF" w:rsidR="003E7760" w:rsidRDefault="00000000">
      <w:pPr>
        <w:pStyle w:val="a3"/>
      </w:pPr>
      <w:bookmarkStart w:id="3" w:name="_Ref225757276"/>
      <w:r>
        <w:t xml:space="preserve">Figure </w:t>
      </w:r>
      <w:fldSimple w:instr=" SEQ Figure \* ARABIC ">
        <w:r w:rsidR="000C69C2">
          <w:rPr>
            <w:noProof/>
          </w:rPr>
          <w:t>2</w:t>
        </w:r>
      </w:fldSimple>
      <w:bookmarkEnd w:id="3"/>
      <w:r>
        <w:rPr>
          <w:rFonts w:hint="eastAsia"/>
        </w:rPr>
        <w:t xml:space="preserve"> </w:t>
      </w:r>
      <w:r>
        <w:t>Evolution of the railway industry's primary challenge: The pathway to predictive maintenance empowered by AI and state evolution philosophy</w:t>
      </w:r>
    </w:p>
    <w:p w14:paraId="625822CD" w14:textId="3ED88E94" w:rsidR="003E7760" w:rsidRDefault="00000000">
      <w:pPr>
        <w:ind w:firstLine="480"/>
      </w:pPr>
      <w:del w:id="283" w:author="Codex" w:date="2026-07-04T13:37:02Z">
        <w:r>
          <w:delText>Within this context, and accompanied by rapid advances in artificial intelligence, the railway industry's primary challenge has undergone a fundamental shift as shown in Figure 2: the industry’s primary technical challenge has shifted from ensuring construction quality to managing in-service degradation. During the construction era, the central question was whether infrastructure met design specifications at commissioning; in the current operational era, the critical question is how quickly performance degrades and whether intervention can be timed optimally. Facing this challenge, traditional passive or fixed-cycle O&amp;M models are proving increasingly unsustainable under the combined pressure of accumulating safety risks and rising maintenance costs. Based on a demand-oriented approach, there is an urgent need to leverage emerging technologies such as AI and edge computing to establish a new O&amp;M philosophy centered on “state evolution”. This involves building a new “survey-decision-maintenance” dual-closed-loop intelligent O&amp;M system to achieve the transition from corrective maintenance to predictive maintenance.</w:delText>
        </w:r>
      </w:del>
      <w:ins w:id="284" w:author="Codex" w:date="2026-07-04T13:37:02Z">
        <w:r>
          <w:t>This shift changes the role of intelligent technologies. AI, digital sensing and robotic systems are valuable only when they close the chain from observation to engineering action: perception must feed physical-state assessment, assessment must support deterioration prediction, prediction must lead to optimized maintenance decisions, and the executed intervention must be verified by feedback measurement.</w:t>
        </w:r>
      </w:ins>
    </w:p>
    <w:bookmarkEnd w:id="4"/>
    <w:p w14:paraId="07EA66AE" w14:textId="77777777" w:rsidR="00F10288" w:rsidRDefault="00F10288" w:rsidP="00F10288">
      <w:pPr>
        <w:ind w:firstLine="480"/>
      </w:pPr>
      <w:r>
        <w:t xml:space="preserve">To characterize the research landscape at the intersection of railway infrastructure </w:t>
      </w:r>
      <w:r>
        <w:lastRenderedPageBreak/>
        <w:t xml:space="preserve">O&amp;M and artificial intelligence, this review combines bibliometric mapping with critical synthesis. A bibliometric search was conducted in the Scopus database, targeting publications that jointly addressed railway infrastructure, operation and maintenance, and intelligent technologies. The search terms combined four groups of keywords: railway systems (“railway”, “railroad”, “high-speed railway”, “heavy-haul railway”), infrastructure assets (“track”, “bridge”, “tunnel”, “subgrade”, “ballast”, “slab track”, “fastening”), O&amp;M activities (“inspection”, “condition monitoring”, “maintenance”, “predictive maintenance”, “asset management”), and intelligent technologies (“artificial intelligence”, “machine learning”, “deep learning”, “digital twin”, “robot”, “large language model”, “agent”). The search was last updated in </w:t>
      </w:r>
      <w:r w:rsidRPr="00694E61">
        <w:t>June</w:t>
      </w:r>
      <w:r>
        <w:rPr>
          <w:rFonts w:hint="eastAsia"/>
        </w:rPr>
        <w:t xml:space="preserve"> 2026</w:t>
      </w:r>
      <w:r>
        <w:t xml:space="preserve"> and was used to identify publication trends, citation growth, and major research concentrations in this field.</w:t>
      </w:r>
    </w:p>
    <w:p w14:paraId="4671E3F9" w14:textId="07B4771D" w:rsidR="00F10288" w:rsidRDefault="00F10288" w:rsidP="00F10288">
      <w:pPr>
        <w:ind w:firstLine="480"/>
      </w:pPr>
      <w:r>
        <w:t xml:space="preserve">As shown in </w:t>
      </w:r>
      <w:r>
        <w:fldChar w:fldCharType="begin"/>
      </w:r>
      <w:r>
        <w:instrText xml:space="preserve"> REF _Ref225764422 \h </w:instrText>
      </w:r>
      <w:r>
        <w:instrText xml:space="preserve"> \* MERGEFORMAT </w:instrText>
      </w:r>
      <w:r>
        <w:fldChar w:fldCharType="separate"/>
      </w:r>
      <w:r w:rsidR="00BA048F">
        <w:t>Figure 3</w:t>
      </w:r>
      <w:r>
        <w:fldChar w:fldCharType="end"/>
      </w:r>
      <w:r>
        <w:t xml:space="preserve">, the application of AI technology in railway O&amp;M has experienced rapid growth over the past decade. The annual number of publications follows an exponential growth trajectory, with a fitted curve equation of </w:t>
      </w:r>
      <w:r>
        <w:rPr>
          <w:position w:val="-10"/>
        </w:rPr>
        <w:object w:dxaOrig="1755" w:dyaOrig="360" w14:anchorId="533E6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88.5pt;height:18pt" o:ole="">
            <v:imagedata r:id="rId10" o:title=""/>
          </v:shape>
          <o:OLEObject Type="Embed" ProgID="Equation.DSMT4" ShapeID="_x0000_i1139" DrawAspect="Content" ObjectID="_1844706209" r:id="rId11"/>
        </w:object>
      </w:r>
      <w:r>
        <w:t xml:space="preserve"> and a coefficient of determination of </w:t>
      </w:r>
      <w:r>
        <w:rPr>
          <w:position w:val="-6"/>
        </w:rPr>
        <w:object w:dxaOrig="990" w:dyaOrig="315" w14:anchorId="1AFA1AFF">
          <v:shape id="_x0000_i1140" type="#_x0000_t75" style="width:49.5pt;height:16.5pt" o:ole="">
            <v:imagedata r:id="rId12" o:title=""/>
          </v:shape>
          <o:OLEObject Type="Embed" ProgID="Equation.DSMT4" ShapeID="_x0000_i1140" DrawAspect="Content" ObjectID="_1844706210" r:id="rId13"/>
        </w:object>
      </w:r>
      <w:r>
        <w:t>. Prior to 2013, research in this interdisciplinary field progressed at a relatively steady pace; however, with the rapid development of deep learning, big data analytics, and intelligent sensing technologies, the number of related publications began to increase sharply after 2015. Cumulative citations have also grown substantially, indicating the increasing influence of this topic in both academic research and engineering practice.</w:t>
      </w:r>
    </w:p>
    <w:p w14:paraId="1A439B3B" w14:textId="77777777" w:rsidR="00F10288" w:rsidRDefault="00F10288" w:rsidP="00F10288">
      <w:pPr>
        <w:ind w:firstLine="480"/>
      </w:pPr>
      <w:r>
        <w:t>For the qualitative synthesis, the bibliometric corpus was further screened and supplemented by backward and forward citation tracing. Studies were retained if they addressed railway infrastructure sensing and inspection, condition assessment, track geometry degradation, rail and ballast defects, predictive maintenance, maintenance planning and scheduling, data-driven or physics-informed modelling, digital twins, AI-enabled decision support, robotic inspection or maintenance, or post-maintenance verification. Studies focusing mainly on rolling stock, signalling, train control, passenger service, or generic algorithm development without a clear railway infrastructure O&amp;M application were excluded from the main synthesis. In addition, highly relevant standards, books, technical reports, and foundational AI studies were included where they supported the conceptual framework or methodological discussion.</w:t>
      </w:r>
    </w:p>
    <w:p w14:paraId="2EA6DCC2" w14:textId="77777777" w:rsidR="00F10288" w:rsidRPr="00047690" w:rsidRDefault="00F10288" w:rsidP="00F10288">
      <w:pPr>
        <w:ind w:firstLine="480"/>
      </w:pPr>
      <w:del w:id="285" w:author="Codex" w:date="2026-07-04T13:37:02Z">
        <w:r>
          <w:delText>The resulting literature indicates that existing research has been concentrated mainly in several relatively narrow subdomains, especially rail defect detection, track geometry monitoring, sensor-based condition assessment, and data-driven degradation prediction. However, these advances are often discussed as separate technical tasks, with limited attention to how sensing, assessment, prediction, maintenance decision-making, field intervention, and post-maintenance verification can be connected across the infrastructure lifecycle. This fragmentation motivates the present review to move beyond a catalogue of AI techniques and to examine intelligent railway infrastructure O&amp;M as an integrated process linking data acquisition, state understanding, deterioration forecasting, maintenance planning, and feedback-based improvement.</w:delText>
        </w:r>
      </w:del>
      <w:ins w:id="286" w:author="Codex" w:date="2026-07-04T13:37:02Z">
        <w:r>
          <w:t>Existing reviews have made important contributions on individual sensing technologies, specific assets, defect detection methods and AI algorithms. What remains underdeveloped is a system-level framework that follows the complete O&amp;M chain from perception to assessment, decision optimization, physical execution and feedback verification. This review therefore positions intelligent railway infrastructure O&amp;M as a dual closed-loop system rather than as a catalogue of separate techniques.</w:t>
        </w:r>
      </w:ins>
    </w:p>
    <w:p w14:paraId="37D4B9D8" w14:textId="77777777" w:rsidR="003E7760" w:rsidRDefault="00000000">
      <w:pPr>
        <w:keepNext/>
        <w:spacing w:line="240" w:lineRule="auto"/>
        <w:ind w:firstLineChars="0" w:firstLine="0"/>
      </w:pPr>
      <w:r>
        <w:rPr>
          <w:noProof/>
        </w:rPr>
        <w:drawing>
          <wp:inline distT="0" distB="0" distL="0" distR="0" wp14:anchorId="607D979D" wp14:editId="4D2E48D7">
            <wp:extent cx="5274310" cy="2077720"/>
            <wp:effectExtent l="0" t="0" r="2540" b="0"/>
            <wp:docPr id="186020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08361" name="图片 1"/>
                    <pic:cNvPicPr>
                      <a:picLocks noChangeAspect="1"/>
                    </pic:cNvPicPr>
                  </pic:nvPicPr>
                  <pic:blipFill>
                    <a:blip r:embed="rId14"/>
                    <a:stretch>
                      <a:fillRect/>
                    </a:stretch>
                  </pic:blipFill>
                  <pic:spPr>
                    <a:xfrm>
                      <a:off x="0" y="0"/>
                      <a:ext cx="5274310" cy="2077720"/>
                    </a:xfrm>
                    <a:prstGeom prst="rect">
                      <a:avLst/>
                    </a:prstGeom>
                  </pic:spPr>
                </pic:pic>
              </a:graphicData>
            </a:graphic>
          </wp:inline>
        </w:drawing>
      </w:r>
    </w:p>
    <w:p w14:paraId="52016C36" w14:textId="06BC0EE1" w:rsidR="003E7760" w:rsidRDefault="00000000">
      <w:pPr>
        <w:pStyle w:val="a3"/>
      </w:pPr>
      <w:bookmarkStart w:id="5" w:name="_Ref225764422"/>
      <w:bookmarkStart w:id="6" w:name="OLE_LINK15"/>
      <w:r>
        <w:t xml:space="preserve">Figure </w:t>
      </w:r>
      <w:fldSimple w:instr=" SEQ Figure \* ARABIC ">
        <w:r w:rsidR="000C69C2">
          <w:rPr>
            <w:noProof/>
          </w:rPr>
          <w:t>3</w:t>
        </w:r>
      </w:fldSimple>
      <w:bookmarkEnd w:id="5"/>
      <w:r>
        <w:rPr>
          <w:rFonts w:hint="eastAsia"/>
        </w:rPr>
        <w:t xml:space="preserve"> </w:t>
      </w:r>
      <w:r>
        <w:t>Trends in Annual Publications and Citations of AI in the Field of Railway Operations and Maintenance</w:t>
      </w:r>
    </w:p>
    <w:bookmarkEnd w:id="6"/>
    <w:p w14:paraId="6DBF1E09" w14:textId="77777777" w:rsidR="003E7760" w:rsidRDefault="00000000">
      <w:pPr>
        <w:pStyle w:val="2"/>
      </w:pPr>
      <w:r>
        <w:t>Railway Lines and Their Unique Features</w:t>
      </w:r>
    </w:p>
    <w:p w14:paraId="6B4EBB88" w14:textId="77777777" w:rsidR="003E7760" w:rsidRDefault="00000000">
      <w:pPr>
        <w:pStyle w:val="3"/>
        <w:spacing w:before="156"/>
      </w:pPr>
      <w:r>
        <w:t>The Unique Characteristics of Railway Lines</w:t>
      </w:r>
    </w:p>
    <w:p w14:paraId="6FBD129E" w14:textId="77777777" w:rsidR="003E7760" w:rsidRDefault="00000000">
      <w:pPr>
        <w:ind w:firstLineChars="300" w:firstLine="720"/>
      </w:pPr>
      <w:r>
        <w:t>As a critical component of the nation’s transportation infrastructure, railway lines possess an irreplaceable uniqueness due to their operating environment and load characteristics:</w:t>
      </w:r>
    </w:p>
    <w:p w14:paraId="71C0B52D" w14:textId="77777777" w:rsidR="003E7760" w:rsidRDefault="00000000">
      <w:pPr>
        <w:pStyle w:val="af7"/>
        <w:numPr>
          <w:ilvl w:val="0"/>
          <w:numId w:val="2"/>
        </w:numPr>
        <w:ind w:firstLineChars="0"/>
        <w:rPr>
          <w:b/>
          <w:bCs/>
        </w:rPr>
      </w:pPr>
      <w:r>
        <w:rPr>
          <w:b/>
          <w:bCs/>
        </w:rPr>
        <w:t>Long-distance, large-scale linear projects that traverse complex geological and climatic zones.</w:t>
      </w:r>
      <w:r>
        <w:rPr>
          <w:rFonts w:hint="eastAsia"/>
          <w:b/>
          <w:bCs/>
        </w:rPr>
        <w:t xml:space="preserve"> </w:t>
      </w:r>
      <w:r>
        <w:t>The modern high-speed rail network spans a vast area, and individual train trips are lengthy.</w:t>
      </w:r>
      <w:r>
        <w:rPr>
          <w:rFonts w:hint="eastAsia"/>
        </w:rPr>
        <w:t xml:space="preserve"> </w:t>
      </w:r>
      <w:r>
        <w:t>For example, the Lanzhou-Xinjiang Railway in China spans a total length of</w:t>
      </w:r>
      <w:r>
        <w:rPr>
          <w:rFonts w:hint="eastAsia"/>
        </w:rPr>
        <w:t xml:space="preserve"> </w:t>
      </w:r>
      <w:r>
        <w:t>2,423 kilometers, traversing extremely complex and diverse terrain—including the Gobi Desert and mountain gorges—and is constantly exposed to harsh weather conditions such as extreme temperature fluctuations and frequent sandstorms</w:t>
      </w:r>
      <w:r>
        <w:rPr>
          <w:rFonts w:hint="eastAsia"/>
        </w:rPr>
        <w:t xml:space="preserve"> </w:t>
      </w:r>
      <w:r>
        <w:fldChar w:fldCharType="begin"/>
      </w:r>
      <w:r>
        <w:instrText xml:space="preserve"> ADDIN ZOTERO_ITEM CSL_CITATION {"citationID":"dRm7mabs","properties":{"formattedCitation":"(Luan and Liu, 2025)","plainCitation":"(Luan and Liu, 2025)","noteIndex":0},"citationItems":[{"id":1867,"uris":["http://zotero.org/users/12349779/items/Z7Y3QXVI"],"itemData":{"id":1867,"type":"article-journal","abstract":"Current risk assessment in railway track maintenance operations faces challenges (low spatiotemporal accuracy, limited adaptability to various scenari...","container-title":"Applied Sciences","DOI":"10.3390/app15137614","ISSN":"2076-3417","issue":"13","language":"en","license":"http://creativecommons.org/licenses/by/3.0/","publisher":"Multidisciplinary Digital Publishing Institute","source":"www.mdpi.com","title":"Risk assessment model for railway track maintenance operations based on combined weights and nonlinear FCE","URL":"https://www.mdpi.com/2076-3417/15/13/7614","volume":"15","author":[{"family":"Luan","given":"Rui"},{"family":"Liu","given":"Rengkui"}],"accessed":{"date-parts":[["2026",3,30]]},"issued":{"date-parts":[["2025",7,7]]}}}],"schema":"https://github.com/citation-style-language/schema/raw/master/csl-citation.json"} </w:instrText>
      </w:r>
      <w:r>
        <w:fldChar w:fldCharType="separate"/>
      </w:r>
      <w:r>
        <w:rPr>
          <w:rFonts w:cs="Times New Roman"/>
        </w:rPr>
        <w:t>(Luan and Liu, 2025)</w:t>
      </w:r>
      <w:r>
        <w:fldChar w:fldCharType="end"/>
      </w:r>
      <w:r>
        <w:rPr>
          <w:rFonts w:hint="eastAsia"/>
        </w:rPr>
        <w:t xml:space="preserve">. </w:t>
      </w:r>
      <w:r>
        <w:t>This vast geographical and climatic diversity poses severe environmental challenges for the railway infrastructure.</w:t>
      </w:r>
    </w:p>
    <w:p w14:paraId="751A9AF1" w14:textId="77777777" w:rsidR="003E7760" w:rsidRDefault="00000000">
      <w:pPr>
        <w:pStyle w:val="af7"/>
        <w:numPr>
          <w:ilvl w:val="0"/>
          <w:numId w:val="2"/>
        </w:numPr>
        <w:ind w:firstLineChars="0"/>
      </w:pPr>
      <w:bookmarkStart w:id="7" w:name="OLE_LINK1"/>
      <w:r>
        <w:rPr>
          <w:b/>
          <w:bCs/>
        </w:rPr>
        <w:t>The direct medium for wheel-rail interaction</w:t>
      </w:r>
      <w:r>
        <w:rPr>
          <w:rFonts w:hint="eastAsia"/>
          <w:b/>
          <w:bCs/>
        </w:rPr>
        <w:t>,</w:t>
      </w:r>
      <w:r>
        <w:rPr>
          <w:b/>
          <w:bCs/>
        </w:rPr>
        <w:t xml:space="preserve"> with extremely high safety sensitivity</w:t>
      </w:r>
      <w:r>
        <w:rPr>
          <w:rFonts w:hint="eastAsia"/>
          <w:b/>
          <w:bCs/>
        </w:rPr>
        <w:t xml:space="preserve">. </w:t>
      </w:r>
      <w:r>
        <w:t>Railway tracks are directly subjected to the immense dynamic forces generated by high-speed trains</w:t>
      </w:r>
      <w:r>
        <w:rPr>
          <w:rFonts w:hint="eastAsia"/>
        </w:rPr>
        <w:t>.</w:t>
      </w:r>
      <w:r>
        <w:t xml:space="preserve"> Even the slightest defect in the track geometry or physical properties can be significantly amplified by the high-speed interaction between the wheels and the rails, which not only causes severe system vibrations but also poses a direct threat to train safety and passenger comfort.</w:t>
      </w:r>
      <w:r>
        <w:rPr>
          <w:rFonts w:hint="eastAsia"/>
        </w:rPr>
        <w:t xml:space="preserve"> </w:t>
      </w:r>
      <w:r>
        <w:t>In the past few years, train derailments caused by severe track defects have occurred in many parts of the world</w:t>
      </w:r>
      <w:r>
        <w:rPr>
          <w:rFonts w:hint="eastAsia"/>
        </w:rPr>
        <w:t xml:space="preserve"> </w:t>
      </w:r>
      <w:r>
        <w:fldChar w:fldCharType="begin"/>
      </w:r>
      <w:r>
        <w:instrText xml:space="preserve"> ADDIN ZOTERO_ITEM CSL_CITATION {"citationID":"gXMxcvDh","properties":{"formattedCitation":"(Ouyang {\\i{}et al.}, 2010; Kim and Yoon, 2013)","plainCitation":"(Ouyang et al., 2010; Kim and Yoon, 2013)","noteIndex":0},"citationItems":[{"id":1875,"uris":["http://zotero.org/users/12349779/items/XI7PD5U2"],"itemData":{"id":1875,"type":"article-journal","abstract":"Each hazard analysis technique is based on a model of accident causation. Most accident models regard accidents as resulting from a chain or sequence of events, such models are fit for accidents caused by failures of physical components and for relatively simple systems, but suffer from serious deficiencies when they are applied to software-intensive, complex engineering systems. Recently, a new accident model called System-Theoretic Accident Models and Process (STAMP) for system safety has been proposed, it is based on control theory and enforces constraints on hazards and thereby prevent accidents. In this paper, taking the China–Jiaoji railway accident happened on April 28, 2008 as an example, the STAMP approach has been used to analyze the railway accident and some improvement measures have been proposed. As the occurrence of one accident can cause many other accidents happen, based on the STAMP-based analysis, the accident spreading processes have also been discussed and modeled, which will be helpful to analyze accidents spreading in a broad sense and establish effective emergent measures for accident response management.","container-title":"Safety Science","DOI":"10.1016/j.ssci.2010.01.002","ISSN":"0925-7535","issue":"5","journalAbbreviation":"Safety Science","page":"544-555","source":"ScienceDirect","title":"STAMP-based analysis on the railway accident and accident spreading: Taking the China–jiaoji railway accident for example","title-short":"STAMP-based analysis on the railway accident and accident spreading","volume":"48","author":[{"family":"Ouyang","given":"Min"},{"family":"Hong","given":"Liu"},{"family":"Yu","given":"Ming-Hui"},{"family":"Fei","given":"Qi"}],"issued":{"date-parts":[["2010",6,1]]}},"label":"page"},{"id":1873,"uris":["http://zotero.org/users/12349779/items/CDZX7TYT"],"itemData":{"id":1873,"type":"article-journal","abstract":"Although many models of accident causation have been developed and have contributed to improving our understanding of how accidents occur, relatively few published studies have evaluated such models with accident data. An accident causation model for the railway industry, proposed earlier by the authors, was reviewed, and 80 railway accident investigation reports from the UK were analyzed to evaluate the model’s usefulness and examine the presence of any significant correlations between the components of the model. Overall, it was proved that our model is useful in explaining how a railway accident/incident or near miss occurs and that every component of the model is essential. Human failures, technical failures, and external intrusions were all observed in about one half of the accidents. Human responses were observed in most cases, and responses by protective systems were also reported in many cases. The frequencies of other components such as feedback loops were not negligible. The analysis also revealed several interesting relationships between the components, some of which have implications for preventing or reducing the number of railway accidents and incidents. The results from this study can be transferred to other safety-critical domains such as aviation, maritime, and medicine.","container-title":"Safety Science","DOI":"10.1016/j.ssci.2013.06.010","ISSN":"0925-7535","journalAbbreviation":"Safety Science","page":"57-68","source":"ScienceDirect","title":"An accident causation model for the railway industry: Application of the model to 80 rail accident investigation reports from the UK","title-short":"An accident causation model for the railway industry","volume":"60","author":[{"family":"Kim","given":"Dong San"},{"family":"Yoon","given":"Wan Chul"}],"issued":{"date-parts":[["2013",12,1]]}},"label":"page"}],"schema":"https://github.com/citation-style-language/schema/raw/master/csl-citation.json"} </w:instrText>
      </w:r>
      <w:r>
        <w:fldChar w:fldCharType="separate"/>
      </w:r>
      <w:r>
        <w:rPr>
          <w:rFonts w:cs="Times New Roman"/>
          <w:kern w:val="0"/>
        </w:rPr>
        <w:t xml:space="preserve">(Ouyang </w:t>
      </w:r>
      <w:r>
        <w:rPr>
          <w:rFonts w:cs="Times New Roman"/>
          <w:i/>
          <w:iCs/>
          <w:kern w:val="0"/>
        </w:rPr>
        <w:t>et al.</w:t>
      </w:r>
      <w:r>
        <w:rPr>
          <w:rFonts w:cs="Times New Roman"/>
          <w:kern w:val="0"/>
        </w:rPr>
        <w:t>, 2010; Kim and Yoon, 2013)</w:t>
      </w:r>
      <w:r>
        <w:fldChar w:fldCharType="end"/>
      </w:r>
      <w:r>
        <w:rPr>
          <w:rFonts w:hint="eastAsia"/>
        </w:rPr>
        <w:t xml:space="preserve"> ,</w:t>
      </w:r>
      <w:r>
        <w:t xml:space="preserve"> clearly demonstrating the critical safety implications of </w:t>
      </w:r>
      <w:r>
        <w:lastRenderedPageBreak/>
        <w:t>track defects.</w:t>
      </w:r>
    </w:p>
    <w:p w14:paraId="5E18DC04" w14:textId="77777777" w:rsidR="003E7760" w:rsidRDefault="00000000">
      <w:pPr>
        <w:pStyle w:val="af7"/>
        <w:numPr>
          <w:ilvl w:val="0"/>
          <w:numId w:val="2"/>
        </w:numPr>
        <w:ind w:firstLineChars="0"/>
        <w:rPr>
          <w:b/>
          <w:bCs/>
        </w:rPr>
      </w:pPr>
      <w:r>
        <w:rPr>
          <w:b/>
          <w:bCs/>
        </w:rPr>
        <w:t>The distribution of diseases exhibits significant spatial randomness and discontinuity</w:t>
      </w:r>
      <w:r>
        <w:rPr>
          <w:rFonts w:hint="eastAsia"/>
          <w:b/>
          <w:bCs/>
        </w:rPr>
        <w:t xml:space="preserve">. </w:t>
      </w:r>
      <w:r>
        <w:t>The occurrence of railway track defects does not follow a uniform distribution pattern. It is influenced by local factors such as variations in subgrade settlement, structural discontinuities at switches and transition sections, and specific maintenance histories</w:t>
      </w:r>
      <w:r>
        <w:rPr>
          <w:rFonts w:hint="eastAsia"/>
        </w:rPr>
        <w:t xml:space="preserve"> </w:t>
      </w:r>
      <w:r>
        <w:fldChar w:fldCharType="begin"/>
      </w:r>
      <w:r>
        <w:instrText xml:space="preserve"> ADDIN ZOTERO_ITEM CSL_CITATION {"citationID":"hAnAchON","properties":{"formattedCitation":"(Nabochenko {\\i{}et al.}, 2019; Wang, Liu and Euston, 2023a)","plainCitation":"(Nabochenko et al., 2019; Wang, Liu and Euston, 2023a)","noteIndex":0},"citationItems":[{"id":1881,"uris":["http://zotero.org/users/12349779/items/WEY272G2"],"itemData":{"id":1881,"type":"article-journal","abstract":"A method for calculating impairment of the track geometry under influence of dynamic loads in the course of passing the track unevenness by the rolling stock was developed. The method takes into consideration interrelated short-term processes of dynamic interaction and long-term processes of subsidence of the ballast layer in a mutual influence on each other. Mathematical model of dynamic interaction of the track in the form of a planar three-layer continual beam system with a two-mass discrete system corresponding to the rolling stock is the basis of the first part of the method. This model makes it possible to simulate dynamic loads from individual sleepers to the ballast when the rolling stock passes geometric unevennesses and the track elasticity unevennesses.The second part of the method is based on the phenomenological mathematical model of accumulation of residual deformations formed using the results of laboratory studies of subsidence of individual sleepers in the ballast layer. Peculiarity of this model consists in taking into consideration not only uniform accumulation of residual subsidence from the passed tonnage but also presence of a plastic component of subsidence which depends on the maximum stresses in the history of ballast loading by each sleeper.A new theoretical mechanism of development of the track unevenness was proposed. It takes into consideration not only residual subsidences of the ballast layer but also appearance of gaps under sleepers resulting in a local change of the track elasticity. This mechanism enables taking into consideration the ambiguous influence of subsidences with occurrence of gaps under the sleepers. Subsidence causes an increase in dynamic loads on the track and the ballast layer on the one hand and onset of the gap causes a decrease in the track rigidity and corresponding reduction of dynamic loads on the other hand.Practical application of the developed method was demonstrated on an example of quantitative estimation of long-term uneven subsidences of the ballast layer when changing the sleeper diagram","container-title":"Eastern-European Journal of Enterprise Technologies","DOI":"10.15587/1729-4061.2019.154864","ISSN":"1729-4061","issue":"7 (97)","language":"en","license":"Copyright (c) 2019 Olga Nabochenko, Mykola Sysyn, Vitalii Kovalchuk, Yuri Kovalchuk, Andriy Pentsak, Serhii Braichenko","page":"50-59","source":"journals.uran.ua","title":"Studying the railroad track geometry deterioration as a result of an uneven subsidence of the ballast layer","volume":"1","author":[{"family":"Nabochenko","given":"Olga"},{"family":"Sysyn","given":"Mykola"},{"family":"Kovalchuk","given":"Vitalii"},{"family":"Kovalchuk","given":"Yuri"},{"family":"Pentsak","given":"Andriy"},{"family":"Braichenko","given":"Serhii"}],"issued":{"date-parts":[["2019",1,22]]}},"label":"page"},{"id":1880,"uris":["http://zotero.org/users/12349779/items/YE47I5PC"],"itemData":{"id":1880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L."}],"issued":{"date-parts":[["2023",2,15]]}},"label":"page"}],"schema":"https://github.com/citation-style-language/schema/raw/master/csl-citation.json"} </w:instrText>
      </w:r>
      <w:r>
        <w:fldChar w:fldCharType="separate"/>
      </w:r>
      <w:r>
        <w:rPr>
          <w:rFonts w:cs="Times New Roman"/>
          <w:kern w:val="0"/>
        </w:rPr>
        <w:t xml:space="preserve">(Nabochenko </w:t>
      </w:r>
      <w:r>
        <w:rPr>
          <w:rFonts w:cs="Times New Roman"/>
          <w:i/>
          <w:iCs/>
          <w:kern w:val="0"/>
        </w:rPr>
        <w:t>et al.</w:t>
      </w:r>
      <w:r>
        <w:rPr>
          <w:rFonts w:cs="Times New Roman"/>
          <w:kern w:val="0"/>
        </w:rPr>
        <w:t>, 2019; Wang, Liu and Euston, 2023a)</w:t>
      </w:r>
      <w:r>
        <w:fldChar w:fldCharType="end"/>
      </w:r>
      <w:r>
        <w:t>.</w:t>
      </w:r>
      <w:r>
        <w:rPr>
          <w:rFonts w:hint="eastAsia"/>
        </w:rPr>
        <w:t xml:space="preserve"> </w:t>
      </w:r>
      <w:r>
        <w:t>Track geometric irregularities typically exhibit a high degree of spatial randomness and diverse short-wavelength discrete characteristics</w:t>
      </w:r>
      <w:r>
        <w:rPr>
          <w:rFonts w:hint="eastAsia"/>
        </w:rPr>
        <w:t xml:space="preserve"> </w:t>
      </w:r>
      <w:r>
        <w:fldChar w:fldCharType="begin"/>
      </w:r>
      <w:r>
        <w:instrText xml:space="preserve"> ADDIN ZOTERO_ITEM CSL_CITATION {"citationID":"OSjXQDuO","properties":{"formattedCitation":"(Jin {\\i{}et al.}, 2025)","plainCitation":"(Jin et al., 2025)","noteIndex":0},"citationItems":[{"id":1854,"uris":["http://zotero.org/users/12349779/items/R4RMJ6RD"],"itemData":{"id":1854,"type":"article-journal","abstract":"Timely identification of Track Geometry Irregularities (TGIs) is essential for ensuring the safety and comfort of high-speed rail operations. Existing inspection methods rely on costly Track Recording Vehicles (TRVs) and manual trolleys, resulting in infrequent and expensive inspections. This paper proposes a data-driven approach for estimating TGIs using a Convolutional Neural Network with Multi-Head and Multi-Layer Perceptron (CNN-MH-MLP) architecture. A comprehensive vehicle-track-embankment-ground Finite Element (FE) model incorporating geometric wheel-rail nonlinearity is developed to generate the in-service train acceleration data used for training the network. The CNN-MH-MLP network demonstrates strong performance in estimating TGIs, exhibiting robustness to noise. Optimized sensor placement with three sensors achieves the best trade-off between accuracy and efficiency. Furthermore, the network's transferability highlights the significance of detailed numerical models in producing virtual databases. This work is expected to facilitate the development of intelligent systems for real-time TGI monitoring, improving inspection efficiency and reducing labor costs.","container-title":"Automation in Construction","DOI":"10.1016/j.autcon.2025.106114","ISSN":"0926-5805","journalAbbreviation":"Automation in Construction","language":"en","page":"106114","source":"ScienceDirect","title":"Estimating track geometry irregularities from in-service train accelerations using deep learning","volume":"173","author":[{"family":"Jin","given":"Zihao"},{"family":"Zhang","given":"Wei"},{"family":"Yin","given":"Zhen-Yu"},{"family":"Zhang","given":"Ning"},{"family":"Geng","given":"Xueyu"}],"issued":{"date-parts":[["2025",5,1]]}}}],"schema":"https://github.com/citation-style-language/schema/raw/master/csl-citation.json"} </w:instrText>
      </w:r>
      <w:r>
        <w:fldChar w:fldCharType="separate"/>
      </w:r>
      <w:r>
        <w:rPr>
          <w:rFonts w:cs="Times New Roman"/>
          <w:kern w:val="0"/>
        </w:rPr>
        <w:t xml:space="preserve">(Jin </w:t>
      </w:r>
      <w:r>
        <w:rPr>
          <w:rFonts w:cs="Times New Roman"/>
          <w:i/>
          <w:iCs/>
          <w:kern w:val="0"/>
        </w:rPr>
        <w:t>et al.</w:t>
      </w:r>
      <w:r>
        <w:rPr>
          <w:rFonts w:cs="Times New Roman"/>
          <w:kern w:val="0"/>
        </w:rPr>
        <w:t>, 2025)</w:t>
      </w:r>
      <w:r>
        <w:fldChar w:fldCharType="end"/>
      </w:r>
      <w:r>
        <w:t>.</w:t>
      </w:r>
    </w:p>
    <w:p w14:paraId="77462BCF" w14:textId="286757CE" w:rsidR="003E7760" w:rsidRDefault="00000000">
      <w:pPr>
        <w:pStyle w:val="af7"/>
        <w:numPr>
          <w:ilvl w:val="0"/>
          <w:numId w:val="2"/>
        </w:numPr>
        <w:ind w:firstLineChars="0"/>
        <w:rPr>
          <w:b/>
          <w:bCs/>
        </w:rPr>
      </w:pPr>
      <w:r>
        <w:rPr>
          <w:b/>
          <w:bCs/>
        </w:rPr>
        <w:t>The disease spreads rapidly, and current detection methods have “blind spots”</w:t>
      </w:r>
      <w:r>
        <w:rPr>
          <w:rFonts w:hint="eastAsia"/>
          <w:b/>
          <w:bCs/>
        </w:rPr>
        <w:t xml:space="preserve">. </w:t>
      </w:r>
      <w:r>
        <w:t>Under the combined effects of high speeds and heavy loads, the track substructure—such as the ballast—deteriorates at an extremely rapid rate.</w:t>
      </w:r>
      <w:r>
        <w:rPr>
          <w:rFonts w:hint="eastAsia"/>
        </w:rPr>
        <w:t xml:space="preserve"> </w:t>
      </w:r>
      <w:r>
        <w:t>At the same time, extreme weather conditions can easily trigger sudden structural failures, such as thermal separation at the track slab interfaces caused by high summer temperatures</w:t>
      </w:r>
      <w:r>
        <w:rPr>
          <w:rFonts w:hint="eastAsia"/>
        </w:rPr>
        <w:t xml:space="preserve"> </w:t>
      </w:r>
      <w:r>
        <w:fldChar w:fldCharType="begin"/>
      </w:r>
      <w:r>
        <w:instrText xml:space="preserve"> ADDIN ZOTERO_ITEM CSL_CITATION {"citationID":"5wqApldE","properties":{"formattedCitation":"(Davies and Andrews, 2021)","plainCitation":"(Davies and Andrews, 2021)","noteIndex":0},"citationItems":[{"id":1883,"uris":["http://zotero.org/users/12349779/items/5HUUZNDG"],"itemData":{"id":1883,"type":"article-journal","abstract":"Elevated summer temperatures are a disrupting factor on the rail network. Due to the risk of a track buckling under thermal expansion forces, geometry maintenance must be delayed during heatwaves, leading to an overall decreased network availability and reliability. Track asset management support tools are used to plan and schedule a variety of maintenance activities, with tamping and stoneblowing being the primary activities for geometry maintenance. No management tools seen in the literature consider the influences of weather on the scheduling and delivery of maintenance. This paper describes a Petri net modelling approach to railway track asset management. This is demonstrated to be a highly flexible method able to capture the complexities of degradation, inspection, and maintenance, and predict the evolution of track geometry quality over time. Different maintenance strategies are tested, varying the degradation thresholds, inspection intervals, policy decisions, and maintenance response times. Excessively hot weather is introduced as an inhibiting factor for all maintenance activities, resulting in extended periods where interventions are delayed. Simulation results show that frequent inspection and timely maintenance scheduling strategies could be followed to attain a highly performing and resilient track system. This asset management support tool could be added to the suite used by the rail industry, providing guidance on maintenance policy through a summer season where heatwave disruptions are expected.","container-title":"Proceedings of the Institution of Mechanical Engineers, Part F: Journal of Rail and Rapid Transit","DOI":"10.1177/0954409720984292","ISSN":"0954-4097","issue":"9","language":"EN","page":"1158-1171","publisher":"IMECHE","source":"SAGE Journals","title":"The impact of summer heatwaves on railway track geometry maintenance","volume":"235","author":[{"family":"Davies","given":"Ben"},{"family":"Andrews","given":"John"}],"issued":{"date-parts":[["2021",10,1]]}}}],"schema":"https://github.com/citation-style-language/schema/raw/master/csl-citation.json"} </w:instrText>
      </w:r>
      <w:r>
        <w:fldChar w:fldCharType="separate"/>
      </w:r>
      <w:r>
        <w:rPr>
          <w:rFonts w:cs="Times New Roman"/>
        </w:rPr>
        <w:t>(Davies and Andrews, 2021)</w:t>
      </w:r>
      <w:r>
        <w:fldChar w:fldCharType="end"/>
      </w:r>
      <w:r>
        <w:t>, or frost heave in the subgrade caused by low winter temperatures.</w:t>
      </w:r>
      <w:r>
        <w:rPr>
          <w:rFonts w:hint="eastAsia"/>
        </w:rPr>
        <w:t xml:space="preserve"> </w:t>
      </w:r>
      <w:r>
        <w:t xml:space="preserve">However, existing comprehensive inspection trains or manual inspections are conducted at limited intervals (such as every two weeks or once a month), making it highly likely that monitoring blind spots will arise during the intervals between inspections. </w:t>
      </w:r>
      <w:r>
        <w:rPr>
          <w:rFonts w:hint="eastAsia"/>
        </w:rPr>
        <w:t xml:space="preserve"> </w:t>
      </w:r>
      <w:r>
        <w:t>In addition, the growing number of overnight trains that depart in the evening and arrive in the morning creates a serious conflict with the traditional nighttime maintenance window (12:00 a.m.–6:00 a.m.), further limiting the time and space available for track inspection and maintenance</w:t>
      </w:r>
      <w:r>
        <w:rPr>
          <w:rFonts w:hint="eastAsia"/>
        </w:rPr>
        <w:t xml:space="preserve"> </w:t>
      </w:r>
      <w:r>
        <w:fldChar w:fldCharType="begin"/>
      </w:r>
      <w:r w:rsidR="000A3919">
        <w:instrText xml:space="preserve"> ADDIN ZOTERO_ITEM CSL_CITATION {"citationID":"N4FBfTzu","properties":{"formattedCitation":"(T. Zhang {\\i{}et al.}, 2025)","plainCitation":"(T. Zhang et al., 2025)","noteIndex":0},"citationItems":[{"id":1697,"uris":["http://zotero.org/users/12349779/items/N2NDHQU7"],"itemData":{"id":1697,"type":"article-journal","abstract":"Maintenance activities on high-speed railway (HSR) facilities are essential for ensuring operational integrity, typically scheduled during the overnight window (0:00–6:00) to avoid disrupting daytime services. This practice, however, conflicts with the operation of overnight trains. To address this issue, this study develops an integrated optimization model for joint train timetabling and maintenance planning. First, we compare two minimum maintenance units (station sections and power supply sections) and justify the selection of the latter based on its superior applicability in practical scenarios. Subsequently, a mixed-integer linear programming model is formulated using linearization techniques, including the Big-M method and binary state variables. The model incorporates three categories of constraints: train operation constraints, maintenance planning constraints, and their interaction constraints. Two objective functions are established for overnight trains and maintenance plans respectively, which are normalized to a [0, 1] scale to address disparities in their numerical magnitudes. After analyzing the computational complexity of solving the model, it is determined that station track constraints will lead to a sharp increase in the number of variables and constraints, prompting the proposal of an efficient solution algorithm that ignores these constraints. A numerical example is constructed using real-world data from the Beijingxi–Guangzhounan HSR line in China, with several experiments conducted to validate the proposed model and optimization method.","container-title":"Scientific Reports","DOI":"10.1038/s41598-025-26026-9","ISSN":"2045-2322","issue":"1","journalAbbreviation":"Sci Rep","language":"en","license":"2025 The Author(s)","page":"42073","publisher":"Nature Publishing Group","source":"www.nature.com","title":"A linear programming joint optimization model of overnight train timetabling and maintenance planning on high-speed railway","volume":"15","author":[{"family":"Zhang","given":"Tianwei"},{"family":"Liang","given":"Wei"},{"family":"Ji","given":"Hangyu"},{"family":"Zhang","given":"Chuntian"}],"issued":{"date-parts":[["2025",11,26]]}}}],"schema":"https://github.com/citation-style-language/schema/raw/master/csl-citation.json"} </w:instrText>
      </w:r>
      <w:r>
        <w:fldChar w:fldCharType="separate"/>
      </w:r>
      <w:r w:rsidR="000A3919" w:rsidRPr="000A3919">
        <w:rPr>
          <w:rFonts w:cs="Times New Roman"/>
          <w:kern w:val="0"/>
        </w:rPr>
        <w:t xml:space="preserve">(T. Zhang </w:t>
      </w:r>
      <w:r w:rsidR="000A3919" w:rsidRPr="000A3919">
        <w:rPr>
          <w:rFonts w:cs="Times New Roman"/>
          <w:i/>
          <w:iCs/>
          <w:kern w:val="0"/>
        </w:rPr>
        <w:t>et al.</w:t>
      </w:r>
      <w:r w:rsidR="000A3919" w:rsidRPr="000A3919">
        <w:rPr>
          <w:rFonts w:cs="Times New Roman"/>
          <w:kern w:val="0"/>
        </w:rPr>
        <w:t>, 2025)</w:t>
      </w:r>
      <w:r>
        <w:fldChar w:fldCharType="end"/>
      </w:r>
      <w:r>
        <w:t>.</w:t>
      </w:r>
    </w:p>
    <w:bookmarkEnd w:id="7"/>
    <w:p w14:paraId="63144F74" w14:textId="77777777" w:rsidR="003E7760" w:rsidRDefault="00000000">
      <w:pPr>
        <w:pStyle w:val="3"/>
        <w:spacing w:before="156"/>
      </w:pPr>
      <w:r>
        <w:t xml:space="preserve">Railway Lines </w:t>
      </w:r>
    </w:p>
    <w:p w14:paraId="1D3901CA" w14:textId="34B4420C" w:rsidR="003E7760" w:rsidRDefault="00000000">
      <w:pPr>
        <w:ind w:firstLine="480"/>
      </w:pPr>
      <w:r>
        <w:t>Railway tracks are highly complex linear structures primarily composed of the track superstructure and substructure. Depending on the type of track structure, there are significant differences in their components and mechanisms of condition evolution. They are mainly classified into ballasted and ballastless tracks</w:t>
      </w:r>
      <w:r>
        <w:rPr>
          <w:rFonts w:hint="eastAsia"/>
        </w:rPr>
        <w:t xml:space="preserve">. </w:t>
      </w:r>
    </w:p>
    <w:p w14:paraId="2F066465" w14:textId="77777777" w:rsidR="003E7760" w:rsidRDefault="00000000">
      <w:pPr>
        <w:ind w:firstLineChars="300" w:firstLine="720"/>
      </w:pPr>
      <w:r>
        <w:rPr>
          <w:b/>
          <w:bCs/>
        </w:rPr>
        <w:t>Ballasted Track</w:t>
      </w:r>
      <w:r>
        <w:rPr>
          <w:rFonts w:hint="eastAsia"/>
          <w:b/>
          <w:bCs/>
        </w:rPr>
        <w:t xml:space="preserve">: </w:t>
      </w:r>
      <w:r>
        <w:rPr>
          <w:rFonts w:hint="eastAsia"/>
        </w:rPr>
        <w:t>t</w:t>
      </w:r>
      <w:r>
        <w:t>he superstructure of a ballasted track primarily consists of rails (which provide guidance and bear the load), the fastening system (which connects the rails to the sleepers), and sleepers (which anchor the rails to the subgrade). The substructure, meanwhile, comprises granular layers such as ballast, sub-ballast, subgrade, and embankment.</w:t>
      </w:r>
      <w:r>
        <w:rPr>
          <w:rFonts w:hint="eastAsia"/>
        </w:rPr>
        <w:t xml:space="preserve"> </w:t>
      </w:r>
      <w:r>
        <w:fldChar w:fldCharType="begin"/>
      </w:r>
      <w:r>
        <w:instrText xml:space="preserve"> ADDIN ZOTERO_ITEM CSL_CITATION {"citationID":"frtCZ8XT","properties":{"formattedCitation":"(Sun {\\i{}et al.}, 2023a; Koohmishi {\\i{}et al.}, 2024a)","plainCitation":"(Sun et al., 2023a; Koohmishi et al., 2024a)","noteIndex":0},"citationItems":[{"id":1830,"uris":["http://zotero.org/users/12349779/items/RW6JZ4ZE"],"itemData":{"id":1830,"type":"article-journal","abstract":"Track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label":"page"},{"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label":"page"}],"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xml:space="preserve">, 2023a; Koohmishi </w:t>
      </w:r>
      <w:r>
        <w:rPr>
          <w:rFonts w:cs="Times New Roman"/>
          <w:i/>
          <w:iCs/>
          <w:kern w:val="0"/>
        </w:rPr>
        <w:t>et al.</w:t>
      </w:r>
      <w:r>
        <w:rPr>
          <w:rFonts w:cs="Times New Roman"/>
          <w:kern w:val="0"/>
        </w:rPr>
        <w:t>, 2024a)</w:t>
      </w:r>
      <w:r>
        <w:fldChar w:fldCharType="end"/>
      </w:r>
      <w:r>
        <w:rPr>
          <w:rFonts w:hint="eastAsia"/>
        </w:rPr>
        <w:t xml:space="preserve">. </w:t>
      </w:r>
      <w:r>
        <w:t>It should be noted that, depending on the perspective, the ballast layer can be classified as part of either the superstructure</w:t>
      </w:r>
      <w:r>
        <w:rPr>
          <w:rFonts w:hint="eastAsia"/>
        </w:rPr>
        <w:t xml:space="preserve"> </w:t>
      </w:r>
      <w:r>
        <w:fldChar w:fldCharType="begin"/>
      </w:r>
      <w:r>
        <w:instrText xml:space="preserve"> ADDIN ZOTERO_ITEM CSL_CITATION {"citationID":"kAGzA4N9","properties":{"formattedCitation":"(Indraratna {\\i{}et al.}, 2016; Christos N. Pygidis, 2022)","plainCitation":"(Indraratna et al., 2016; Christos N. Pygidis, 2022)","noteIndex":0},"citationItems":[{"id":1834,"uris":["http://zotero.org/users/12349779/items/R65I2HUD"],"itemData":{"id":1834,"type":"article-journal","abstract":"Large and frequent loads from heavy freight and passenger trains often lead to the progressive track deterioration. The excessive deformation and degradation of ballast and unacceptable differential settlement of track and/or pumping of underlying soft subgrade soils necessitates frequent and costly track maintenance. However, artificial inclusions such as geogrids and shockmats can mitigate ballast degradation and improve track performance. A quantitative assessment of the influence of breakage, fouling, and the effects of artificial inclusions on the shear behaviour of ballast can be performed either experimentally or numerically. Numerical modelling can simulate these aspects subject to various types of loading and boundary conditions for a range of material properties so in this study, the stress–strain and degradation response of ballast was analysed through discrete element (DEM) and finite element (FEM) methods. In DEM, irregularly shaped ballast aggregates were simulated by clumping together spheres in appropriate sizes and positions. In FEM, a composite multi-layer track system was simulated and an elasto-plastic model with a non-associative flow rule was used to capture ballast degradation. These DEM and FEM simulations showed a good agreement with large-scale laboratory tests. This paper outlines the advantages of the proposed DEM and FEM models in terms of capturing the correct stress–strain and degradation response of ballast with particular emphasis on particle breakage and fouling, as well as applications of geosynthetic grids and shockmats.","collection-title":"Use of Geosynthetics in Transportation Geotechnics","container-title":"Transportation Geotechnics","DOI":"10.1016/j.trgeo.2016.04.001","ISSN":"2214-3912","journalAbbreviation":"Transportation Geotechnics","page":"69-85","source":"ScienceDirect","title":"Performance improvement of rail track substructure using artificial inclusions – experimental and numerical studies","volume":"8","author":[{"family":"Indraratna","given":"Buddhima"},{"family":"Nimbalkar","given":"Sanjay Shrawan"},{"family":"Ngo","given":"Ngoc Trung"},{"family":"Neville","given":"Tim"}],"issued":{"date-parts":[["2016",9,1]]}},"label":"page"},{"id":1835,"uris":["http://zotero.org/users/12349779/items/UMSPCP2N"],"itemData":{"id":1835,"type":"book","edition":"Second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Pygidis"}],"issued":{"date-parts":[["2022"]]}},"label":"page"}],"schema":"https://github.com/citation-style-language/schema/raw/master/csl-citation.json"} </w:instrText>
      </w:r>
      <w:r>
        <w:fldChar w:fldCharType="separate"/>
      </w:r>
      <w:r>
        <w:rPr>
          <w:rFonts w:cs="Times New Roman"/>
          <w:kern w:val="0"/>
        </w:rPr>
        <w:t xml:space="preserve">(Indraratna </w:t>
      </w:r>
      <w:r>
        <w:rPr>
          <w:rFonts w:cs="Times New Roman"/>
          <w:i/>
          <w:iCs/>
          <w:kern w:val="0"/>
        </w:rPr>
        <w:t>et al.</w:t>
      </w:r>
      <w:r>
        <w:rPr>
          <w:rFonts w:cs="Times New Roman"/>
          <w:kern w:val="0"/>
        </w:rPr>
        <w:t>, 2016; Christos N. Pygidis, 2022)</w:t>
      </w:r>
      <w:r>
        <w:fldChar w:fldCharType="end"/>
      </w:r>
      <w:r>
        <w:t xml:space="preserve"> or the substructure</w:t>
      </w:r>
      <w:r>
        <w:rPr>
          <w:rFonts w:hint="eastAsia"/>
        </w:rPr>
        <w:t xml:space="preserve"> </w:t>
      </w:r>
      <w:r>
        <w:fldChar w:fldCharType="begin"/>
      </w:r>
      <w:r>
        <w:instrText xml:space="preserve"> ADDIN ZOTERO_ITEM CSL_CITATION {"citationID":"gNz6rFyH","properties":{"formattedCitation":"(Selig and Waters, 1994; Christos N. Pygidis, 2022)","plainCitation":"(Selig and Waters, 1994; Christos N. Pygidis, 2022)","noteIndex":0},"citationItems":[{"id":1837,"uris":["http://zotero.org/users/12349779/items/UP8LRNHK"],"itemData":{"id":1837,"type":"book","abstract":"This comprehensive study provides practical advice and guidance on the important topics of rail transport and ground engineering, the use of which will result in optimum quality with the minimum maintenance effort and the most economical use of resources. The authors have synthesized all of their international knowledge and experience in this field, and produced, for the first time, a definitive guide for the design, construction, maintenance and renewal of railway track as they relate to geotechnology.","ISBN":"978-0-7277-2013-9","language":"en","note":"Google-Books-ID: ZHxW4D6XT0MC","number-of-pages":"468","publisher":"Thomas Telford","source":"Google Books","title":"Track geotechnology and substructure management","author":[{"family":"Selig","given":"Ernest Theodore"},{"family":"Waters","given":"John M."}],"issued":{"date-parts":[["1994",10,5]]}},"label":"page"},{"id":1835,"uris":["http://zotero.org/users/12349779/items/UMSPCP2N"],"itemData":{"id":1835,"type":"book","edition":"Second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Pygidis"}],"issued":{"date-parts":[["2022"]]}}}],"schema":"https://github.com/citation-style-language/schema/raw/master/csl-citation.json"} </w:instrText>
      </w:r>
      <w:r>
        <w:fldChar w:fldCharType="separate"/>
      </w:r>
      <w:r>
        <w:rPr>
          <w:rFonts w:cs="Times New Roman"/>
        </w:rPr>
        <w:t>(Selig and Waters, 1994; Christos N. Pygidis, 2022)</w:t>
      </w:r>
      <w:r>
        <w:fldChar w:fldCharType="end"/>
      </w:r>
      <w:r>
        <w:t>.</w:t>
      </w:r>
      <w:r>
        <w:rPr>
          <w:rFonts w:hint="eastAsia"/>
        </w:rPr>
        <w:t xml:space="preserve"> </w:t>
      </w:r>
      <w:r>
        <w:t xml:space="preserve">Within railway granular ballast, ballast is the most vulnerable component and also plays a key role in </w:t>
      </w:r>
      <w:r>
        <w:lastRenderedPageBreak/>
        <w:t>adjusting track geometry</w:t>
      </w:r>
      <w:r>
        <w:rPr>
          <w:rFonts w:hint="eastAsia"/>
        </w:rPr>
        <w:t xml:space="preserve"> </w:t>
      </w:r>
      <w:r>
        <w:fldChar w:fldCharType="begin"/>
      </w:r>
      <w:r>
        <w:instrText xml:space="preserve"> ADDIN ZOTERO_ITEM CSL_CITATION {"citationID":"7L4CIk4F","properties":{"formattedCitation":"(Koohmishi {\\i{}et al.}, 2024a)","plainCitation":"(Koohmishi et al., 2024a)","noteIndex":0},"citationItems":[{"id":1704,"uris":["http://zotero.org/users/12349779/items/M5B5UVJ3"],"itemData":{"id":1704,"type":"article-journal","abstract":"Railway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2024a)</w:t>
      </w:r>
      <w:r>
        <w:fldChar w:fldCharType="end"/>
      </w:r>
      <w:r>
        <w:t>.</w:t>
      </w:r>
      <w:r>
        <w:rPr>
          <w:rFonts w:hint="eastAsia"/>
        </w:rPr>
        <w:t xml:space="preserve"> </w:t>
      </w:r>
      <w:r>
        <w:t>Under the high-frequency cyclic loads of trains, ballast is highly susceptible to initial compaction, aggregate fragmentation, and deformation-induced degradation. Combined with the intrusion of contaminants such as coal dust, this further exacerbates permanent deformation, directly leading to track geometric irregularities and subsequently accelerating the deterioration of other components</w:t>
      </w:r>
      <w:r>
        <w:rPr>
          <w:rFonts w:hint="eastAsia"/>
        </w:rPr>
        <w:t xml:space="preserve"> </w:t>
      </w:r>
      <w:r>
        <w:fldChar w:fldCharType="begin"/>
      </w:r>
      <w:r>
        <w:instrText xml:space="preserve"> ADDIN ZOTERO_ITEM CSL_CITATION {"citationID":"ePZIFzut","properties":{"formattedCitation":"(Liu and Xiao, 2010; Huang and Tutumluer, 2011; Lee {\\i{}et al.}, 2018; Meng {\\i{}et al.}, 2020)","plainCitation":"(Liu and Xiao, 2010; Huang and Tutumluer, 2011; Lee et al., 2018; Meng et al., 2020)","noteIndex":0},"citationItems":[{"id":1850,"uris":["http://zotero.org/users/12349779/items/DQ7VYW9K"],"itemData":{"id":1850,"type":"article-journal","abstract":"The comfort and safety of a moving train is largely determined by the dynamic response\nof the railway track and its foundation (i.e., subgrade). To study the dynamic stability\nof a silt subgrade subjected to train traffic loading with increasing speed, ...","container-title":"Journal of Geotechnical and Geoenvironmental Engineering","DOI":"10.1061/(ASCE)GT.1943-5606.0000282","issue":"6","language":"en","page":"833-841","publisher":"American Society of Civil Engineers","source":"ASCE","title":"Experimental study on the stability of railroad silt subgrade with increasing train speed","volume":"136","author":[{"family":"Liu","given":"Jiankun"},{"family":"Xiao","given":"Junhua"}],"issued":{"date-parts":[["2010",6,1]]}}},{"id":1842,"uris":["http://zotero.org/users/12349779/items/6TVLKKTF"],"itemData":{"id":1842,"type":"article-journal","abstract":"Fouling refers to the condition of railroad ballast when voids in this unbound aggregate layer are filled with relatively finer materials or fouling agents commonly from the ballast aggregate breakdown, outside contamination such as coal dust from coal trains, or from subgrade soil intrusion. This paper aims to investigate the effect of fouling on ballast strength and stability. Fouling mechanism was first explained followed by investigation of mechanical properties of fouling agent. Coal dust was chosen as the fouling agent due to its poor mechanical properties and it had been reported to mostly decrease aggregate assembly strength comparing to other fouling agents. An image-aided Discrete Element Modeling (DEM) approach was introduced to simulate the coal dust fouled track field settlement performance. To that end, DEM model parameters for clean and coal dust fouled ballast were validated by matching the DEM direct shear box simulation results to the laboratory shear box testing results for both samples. By assigning laboratory calibrated model parameters to the “half-track” ballast sample generated in DEM, effects of different fouling percentage as well as different fouling locations on ballast settlement performance are studied. Results from the “half-track” DEM simulation revealed that fouling could lead to unfavorable track distresses such as “hanging tie”. Further, shoulder fouling scenario was proven to be critical in track maintenance.","container-title":"Construction and Building Materials","DOI":"10.1016/j.conbuildmat.2011.03.019","ISSN":"0950-0618","issue":"8","journalAbbreviation":"Construction and Building Materials","page":"3306-3312","source":"ScienceDirect","title":"Discrete element modeling for fouled railroad ballast","volume":"25","author":[{"family":"Huang","given":"Hai"},{"family":"Tutumluer","given":"Erol"}],"issued":{"date-parts":[["2011",8,1]]}},"label":"page"},{"id":1852,"uris":["http://zotero.org/users/12349779/items/6E5WNSZL"],"itemData":{"id":1852,"type":"article-journal","abstract":"Groundwater drawdown is one of the factors that inducoe settlement in soft ground. However, the drawdown usually does not lead to a large settlement, and thus is not considered at the design stage. A few sites along the Honam High-Speed Railway experienced relatively large residual settlements, judging from residual settlement criterion of 30 mm in Korea. This settlement occurred during the dry season in Korea; accordingly, groundwater drawdown was pointed out as a cause of the settlement. This study focuses on the effect of groundwater level variation on residual settlement by field measurement and numerical analysis. The numerical simulation produced reasonably similar settlement behavior to that of the field measurements, which proves that the numerical analysis represents field performance. The comparison of numerical analysis between the constant and variable groundwater level clearly shows the effect of groundwater variation on the settlement of soft ground. The drawdown only leads to additional residual settlements of 7.3 and 8.3 mm at the surface of the natural ground and embankment. The total residual settlement is approximately 21.9 mm; thus, more than 33% of the settlement was caused by groundwater drawdown. Therefore, the groundwater variation should be considered at the design and construction stages to reduce residual settlement in the case of strict criterion.","container-title":"KSCE Journal of Civil Engineering","DOI":"10.1007/s12205-017-0472-6","ISSN":"1226-7988","issue":"9","journalAbbreviation":"KSCE Journal of Civil Engineering","page":"3312-3320","source":"ScienceDirect","title":"Effect of groundwater level variation on residual settlement of korean high-speed railway on soft ground","volume":"22","author":[{"family":"Lee","given":"Ilwha"},{"family":"Choi","given":"Yeong-Tae"},{"family":"Lee","given":"Minsoo"},{"family":"Yune","given":"Chan-Young"}],"issued":{"date-parts":[["2018",9,1]]}}},{"id":1847,"uris":["http://zotero.org/users/12349779/items/ZAMPMFM8"],"itemData":{"id":1847,"type":"article-journal","abstract":"Loess is found all over the world, accounting for about 10 % of the world’s total land area. This soil exhibits a distinctive behavior that is related to their formation history, mineralogy, and microstructure, which can cause serious geotechnical engineering problems. This paper presents the microstructural evolution of the subgrade loess of the Baozhong railway in Guyuan. Particularly, the collapse potential, shear behavior, and the influence of microstructure on them are experimentally studied. The results reveal that the top loess contains more clay content, and the grains with a size of 1–20 μm are significantly more than those of the middle loess and the bottom loess. These particles usually have the effect of combining quartz, feldspar, and other particles. In addition, the macroscopic mechanical properties of top loess are more influenced by intergrains cementation bonds and are more sensitive to water. As a comparison, the middle and bottom loess are more influenced by its loose interstructure and are more sensitive to compression. Based on the analysis of microstructure, a cyclic process model which link the pore change and particle packing is proposed. It is demonstrated that the particle packing is closely related to the change of pores. While the pores decrease to a minimum, the particle packing changes to a bridged random close packing. This mechanism can be used to explain the uneven settlement of the Baozhong railway subgrade in Ningxia.","container-title":"Bulletin of Engineering Geology and the Environment","DOI":"10.1007/s10064-020-01816-9","ISSN":"1435-9537","issue":"9","journalAbbreviation":"Bull Eng Geol Environ","language":"en","page":"4829-4840","source":"Springer Link","title":"Experimental study of the microstructure of loess on its macroscopic geotechnical properties of the baozhong railway subgrade in ningxia, China","volume":"79","author":[{"family":"Meng","given":"Zhao"},{"family":"Liyi","given":"Chen"},{"family":"Shanyong","given":"Wang"},{"family":"Honggang","given":"Wu"}],"issued":{"date-parts":[["2020",11,1]]}}}],"schema":"https://github.com/citation-style-language/schema/raw/master/csl-citation.json"} </w:instrText>
      </w:r>
      <w:r>
        <w:fldChar w:fldCharType="separate"/>
      </w:r>
      <w:r>
        <w:rPr>
          <w:rFonts w:cs="Times New Roman"/>
          <w:kern w:val="0"/>
        </w:rPr>
        <w:t xml:space="preserve">(Liu and Xiao, 2010; Huang and Tutumluer, 2011; Lee </w:t>
      </w:r>
      <w:r>
        <w:rPr>
          <w:rFonts w:cs="Times New Roman"/>
          <w:i/>
          <w:iCs/>
          <w:kern w:val="0"/>
        </w:rPr>
        <w:t>et al.</w:t>
      </w:r>
      <w:r>
        <w:rPr>
          <w:rFonts w:cs="Times New Roman"/>
          <w:kern w:val="0"/>
        </w:rPr>
        <w:t xml:space="preserve">, 2018; Meng </w:t>
      </w:r>
      <w:r>
        <w:rPr>
          <w:rFonts w:cs="Times New Roman"/>
          <w:i/>
          <w:iCs/>
          <w:kern w:val="0"/>
        </w:rPr>
        <w:t>et al.</w:t>
      </w:r>
      <w:r>
        <w:rPr>
          <w:rFonts w:cs="Times New Roman"/>
          <w:kern w:val="0"/>
        </w:rPr>
        <w:t>, 2020)</w:t>
      </w:r>
      <w:r>
        <w:fldChar w:fldCharType="end"/>
      </w:r>
      <w:r>
        <w:t>.</w:t>
      </w:r>
      <w:r>
        <w:rPr>
          <w:rFonts w:hint="eastAsia"/>
        </w:rPr>
        <w:t xml:space="preserve"> </w:t>
      </w:r>
    </w:p>
    <w:p w14:paraId="23465182" w14:textId="4789A91F" w:rsidR="003E7760" w:rsidRDefault="00000000">
      <w:pPr>
        <w:ind w:firstLineChars="300" w:firstLine="720"/>
      </w:pPr>
      <w:r>
        <w:rPr>
          <w:b/>
          <w:bCs/>
        </w:rPr>
        <w:t>Ballastless Track</w:t>
      </w:r>
      <w:r>
        <w:rPr>
          <w:rFonts w:hint="eastAsia"/>
          <w:b/>
          <w:bCs/>
        </w:rPr>
        <w:t xml:space="preserve">: </w:t>
      </w:r>
      <w:r>
        <w:t>Ballastless tracks offer good overall structural stability; the ballast layer has been eliminated and replaced with a solid foundation consisting of concrete track slabs, a cement-asphalt mortar layer, and a concrete base</w:t>
      </w:r>
      <w:r>
        <w:rPr>
          <w:rFonts w:hint="eastAsia"/>
        </w:rPr>
        <w:t xml:space="preserve"> </w:t>
      </w:r>
      <w:r>
        <w:fldChar w:fldCharType="begin"/>
      </w:r>
      <w:r>
        <w:instrText xml:space="preserve"> ADDIN ZOTERO_ITEM CSL_CITATION {"citationID":"LOv9uqy1","properties":{"formattedCitation":"(Gautier, 2015; Gr\\uc0\\u252{}tzmacher, Kang and Marx, 2025)","plainCitation":"(Gautier, 2015; Grützmacher, Kang and Marx, 2025)","noteIndex":0},"citationItems":[{"id":1862,"uris":["http://zotero.org/users/12349779/items/E5ERMLPC"],"itemData":{"id":1862,"type":"article-journal","abstract":"Slab track systems have been developed and implemented in a number of situations, including high speed, in a number of countries. A worldwide review of system types and implementations will be presented, with some focus on projects where SYSTRA was involved. Design criteria, construction techniques will be covered as well as feedback from operation for some cases. Elements and methodology for LCC assessment of some of the systems will also be included, including comparison with ballasted track systems in specific instances. A focus on very high speed will then identify the potential advantages of slab track systems in that domain, but also the attention points to focus on when thinking of slab track for very high speed, including e.g. noise questions. Finally, optimization potentials with respect to existing concepts will be presented.","collection-title":"Railway Engineering-2013","container-title":"Construction and Building Materials","DOI":"10.1016/j.conbuildmat.2015.03.102","ISSN":"0950-0618","journalAbbreviation":"Construction and Building Materials","language":"en","page":"9-15","source":"ScienceDirect","title":"Slab track: Review of existing systems and optimization potentials including very high speed","title-short":"Slab track","volume":"92","author":[{"family":"Gautier","given":"Pierre-Etienne"}],"issued":{"date-parts":[["2015",9,1]]}},"label":"page"},{"id":1858,"uris":["http://zotero.org/users/12349779/items/6IFCMD7C"],"itemData":{"id":1858,"type":"article-journal","abstract":"Since its introduction in 1967 at Hirschaid station, the ballastless track system (BTS) in Germany has developed rapidly over the last 57 years. During this time, numerous types of structures and construction methods have been developed. Since the 1990s, they have also been widely used on high-speed rail (HSR) lines in Germany. Currently, the demand for both the construction of new HSR lines and the maintenance of existing HSR lines with BTS continues to grow. Therefore, it is essential to achieve a comprehensive understanding of the BTSs within the HSR network. This study is carried out using existing data from Deutsche Bahn (German Railway) and focuses on the historical development of German BTSs. First, the motivation and state of the art of BTSs in Germany are presented. Second, the different types of BTSs are summarized and systematically categorized. Subsequently, the development of different types of ballastless track systems based on specific parameters such as construction composition, year of construction, kilometers built in the German rail network, construction height, sleeper and fastening types is analyzed and compared. Finally, some important historical developments are summarized and future prospects are discussed.","container-title":"Construction and Building Materials","DOI":"10.1016/j.conbuildmat.2024.139564","ISSN":"0950-0618","journalAbbreviation":"Construction and Building Materials","language":"en","page":"139564","source":"ScienceDirect","title":"Historical development of ballastless track systems in germany","volume":"458","author":[{"family":"Grützmacher","given":"Franz"},{"family":"Kang","given":"Chongjie"},{"family":"Marx","given":"Steffen"}],"issued":{"date-parts":[["2025",1,10]]}},"label":"page"}],"schema":"https://github.com/citation-style-language/schema/raw/master/csl-citation.json"} </w:instrText>
      </w:r>
      <w:r>
        <w:fldChar w:fldCharType="separate"/>
      </w:r>
      <w:r>
        <w:rPr>
          <w:rFonts w:cs="Times New Roman"/>
          <w:kern w:val="0"/>
        </w:rPr>
        <w:t>(Gautier, 2015; Grützmacher, Kang and Marx, 2025)</w:t>
      </w:r>
      <w:r>
        <w:fldChar w:fldCharType="end"/>
      </w:r>
      <w:r>
        <w:t>.</w:t>
      </w:r>
      <w:r>
        <w:rPr>
          <w:rFonts w:hint="eastAsia"/>
        </w:rPr>
        <w:t xml:space="preserve"> </w:t>
      </w:r>
      <w:r>
        <w:t>However, the ride quality of ballastless tracks depends heavily on the precise condition of the fastening system (including fasteners and elastic pads).</w:t>
      </w:r>
      <w:r>
        <w:rPr>
          <w:rFonts w:hint="eastAsia"/>
        </w:rPr>
        <w:t xml:space="preserve"> </w:t>
      </w:r>
      <w:r>
        <w:t>Due to the lack of elastic adjustment provided by ballast, maintenance can only be performed through millimeter-level track adjustments by modifying the thickness of the pads and the position of the fasteners at each sleeper; moreover, because of the strong physical coupling constraints between adjacent fasteners, the scope for adjustment is extremely limited</w:t>
      </w:r>
      <w:r>
        <w:rPr>
          <w:rFonts w:hint="eastAsia"/>
        </w:rPr>
        <w:t xml:space="preserve"> </w:t>
      </w:r>
      <w:r>
        <w:fldChar w:fldCharType="begin"/>
      </w:r>
      <w:r>
        <w:instrText xml:space="preserve"> ADDIN ZOTERO_ITEM CSL_CITATION {"citationID":"9DnzKfyI","properties":{"formattedCitation":"(Sun {\\i{}et al.}, 2023a)","plainCitation":"(Sun et al., 2023a)","noteIndex":0},"citationItems":[{"id":1830,"uris":["http://zotero.org/users/12349779/items/RW6JZ4ZE"],"itemData":{"id":1830,"type":"article-journal","abstract":"Track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2023a)</w:t>
      </w:r>
      <w:r>
        <w:fldChar w:fldCharType="end"/>
      </w:r>
      <w:r>
        <w:t>.</w:t>
      </w:r>
    </w:p>
    <w:p w14:paraId="78B1E559" w14:textId="77777777" w:rsidR="003E7760" w:rsidRDefault="00000000">
      <w:pPr>
        <w:pStyle w:val="2"/>
      </w:pPr>
      <w:r>
        <w:rPr>
          <w:rFonts w:hint="eastAsia"/>
        </w:rPr>
        <w:t>Research Contribution</w:t>
      </w:r>
    </w:p>
    <w:p w14:paraId="5D735389" w14:textId="318D6BA1" w:rsidR="003E7760" w:rsidRDefault="00000000">
      <w:pPr>
        <w:ind w:firstLineChars="300" w:firstLine="720"/>
      </w:pPr>
      <w:r>
        <w:t xml:space="preserve">Currently, there is a wealth of literature reviewing the application of AI technology in the railway </w:t>
      </w:r>
      <w:r>
        <w:rPr>
          <w:rFonts w:hint="eastAsia"/>
        </w:rPr>
        <w:t xml:space="preserve">field. </w:t>
      </w:r>
      <w:r>
        <w:t>We have reviewed comprehensive articles discussing the application of AI technology in the railway sector over the past four years.</w:t>
      </w:r>
      <w:r>
        <w:rPr>
          <w:rFonts w:hint="eastAsia"/>
        </w:rPr>
        <w:t xml:space="preserve"> </w:t>
      </w:r>
      <w:r>
        <w:t>As shown in</w:t>
      </w:r>
      <w:r>
        <w:rPr>
          <w:rFonts w:hint="eastAsia"/>
        </w:rPr>
        <w:t xml:space="preserve"> </w:t>
      </w:r>
      <w:r>
        <w:fldChar w:fldCharType="begin"/>
      </w:r>
      <w:r>
        <w:rPr>
          <w:rFonts w:hint="eastAsia"/>
        </w:rPr>
        <w:instrText>REF _Ref225951967 \h</w:instrText>
      </w:r>
      <w:r>
        <w:fldChar w:fldCharType="separate"/>
      </w:r>
      <w:r w:rsidR="00BA048F">
        <w:rPr>
          <w:b/>
          <w:bCs/>
        </w:rPr>
        <w:t xml:space="preserve">Table </w:t>
      </w:r>
      <w:r w:rsidR="00BA048F">
        <w:rPr>
          <w:b/>
          <w:bCs/>
          <w:noProof/>
        </w:rPr>
        <w:t>1</w:t>
      </w:r>
      <w:r>
        <w:fldChar w:fldCharType="end"/>
      </w:r>
      <w:r>
        <w:t>, these articles cover a wide range of topics, including both specialized studies focused on track defect detection and maintenance, as well as comprehensive reviews that provide an overview of the entire field.</w:t>
      </w:r>
      <w:r>
        <w:rPr>
          <w:rFonts w:hint="eastAsia"/>
        </w:rPr>
        <w:t xml:space="preserve"> </w:t>
      </w:r>
      <w:commentRangeStart w:id="8"/>
      <w:r>
        <w:t>However, unlike previous reviews that focused on summarizing AI algorithms and technological applications, the objective of this paper is not merely to list the current state of AI applications in the railway sector, but rather to conduct an in-depth analysis of the underlying limitations of existing O&amp;M systems and to explore practical engineering scenarios for the effective implementation of AI technology.</w:t>
      </w:r>
      <w:commentRangeEnd w:id="8"/>
      <w:r>
        <w:rPr>
          <w:rStyle w:val="af4"/>
          <w:sz w:val="24"/>
          <w:szCs w:val="22"/>
        </w:rPr>
        <w:commentReference w:id="8"/>
      </w:r>
    </w:p>
    <w:p w14:paraId="5C9FEC65" w14:textId="0BF7280F" w:rsidR="003E7760" w:rsidRDefault="00000000">
      <w:pPr>
        <w:pStyle w:val="a3"/>
        <w:keepNext/>
      </w:pPr>
      <w:bookmarkStart w:id="9" w:name="_Ref225951967"/>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1</w:t>
      </w:r>
      <w:r w:rsidR="000037C7">
        <w:rPr>
          <w:b/>
          <w:bCs/>
        </w:rPr>
        <w:fldChar w:fldCharType="end"/>
      </w:r>
      <w:bookmarkEnd w:id="9"/>
      <w:r>
        <w:rPr>
          <w:rFonts w:hint="eastAsia"/>
          <w:b/>
          <w:bCs/>
        </w:rPr>
        <w:t>.</w:t>
      </w:r>
      <w:r>
        <w:rPr>
          <w:rFonts w:hint="eastAsia"/>
        </w:rPr>
        <w:t xml:space="preserve"> </w:t>
      </w:r>
      <w:r>
        <w:t xml:space="preserve">Previous </w:t>
      </w:r>
      <w:r>
        <w:rPr>
          <w:rFonts w:hint="eastAsia"/>
        </w:rPr>
        <w:t>r</w:t>
      </w:r>
      <w:r>
        <w:t xml:space="preserve">eview </w:t>
      </w:r>
      <w:r>
        <w:rPr>
          <w:rFonts w:hint="eastAsia"/>
        </w:rPr>
        <w:t>a</w:t>
      </w:r>
      <w:r>
        <w:t>rticles on AI-</w:t>
      </w:r>
      <w:r>
        <w:rPr>
          <w:rFonts w:hint="eastAsia"/>
        </w:rPr>
        <w:t>b</w:t>
      </w:r>
      <w:r>
        <w:t xml:space="preserve">ased </w:t>
      </w:r>
      <w:r>
        <w:rPr>
          <w:rFonts w:hint="eastAsia"/>
        </w:rPr>
        <w:t>m</w:t>
      </w:r>
      <w:r>
        <w:t>ethods</w:t>
      </w:r>
      <w:r>
        <w:rPr>
          <w:rFonts w:hint="eastAsia"/>
        </w:rPr>
        <w:t xml:space="preserve"> application</w:t>
      </w:r>
      <w:r>
        <w:t xml:space="preserve"> for </w:t>
      </w:r>
      <w:r>
        <w:rPr>
          <w:rFonts w:hint="eastAsia"/>
        </w:rPr>
        <w:t>r</w:t>
      </w:r>
      <w:r>
        <w:t>ailway</w:t>
      </w:r>
    </w:p>
    <w:tbl>
      <w:tblPr>
        <w:tblStyle w:val="afa"/>
        <w:tblW w:w="0" w:type="auto"/>
        <w:tblLook w:val="04A0" w:firstRow="1" w:lastRow="0" w:firstColumn="1" w:lastColumn="0" w:noHBand="0" w:noVBand="1"/>
      </w:tblPr>
      <w:tblGrid>
        <w:gridCol w:w="1754"/>
        <w:gridCol w:w="2443"/>
        <w:gridCol w:w="2061"/>
        <w:gridCol w:w="1120"/>
        <w:gridCol w:w="928"/>
      </w:tblGrid>
      <w:tr w:rsidR="003E7760" w14:paraId="0EC9C888" w14:textId="77777777" w:rsidTr="003E7760">
        <w:trPr>
          <w:cnfStyle w:val="100000000000" w:firstRow="1" w:lastRow="0" w:firstColumn="0" w:lastColumn="0" w:oddVBand="0" w:evenVBand="0" w:oddHBand="0" w:evenHBand="0" w:firstRowFirstColumn="0" w:firstRowLastColumn="0" w:lastRowFirstColumn="0" w:lastRowLastColumn="0"/>
        </w:trPr>
        <w:tc>
          <w:tcPr>
            <w:tcW w:w="1754" w:type="dxa"/>
            <w:vAlign w:val="center"/>
          </w:tcPr>
          <w:p w14:paraId="7435F450" w14:textId="77777777" w:rsidR="003E7760" w:rsidRDefault="00000000">
            <w:pPr>
              <w:ind w:firstLineChars="0" w:firstLine="0"/>
              <w:jc w:val="center"/>
              <w:rPr>
                <w:b/>
                <w:bCs/>
              </w:rPr>
            </w:pPr>
            <w:r>
              <w:rPr>
                <w:rFonts w:hint="eastAsia"/>
                <w:b/>
                <w:bCs/>
              </w:rPr>
              <w:t>Ref</w:t>
            </w:r>
          </w:p>
        </w:tc>
        <w:tc>
          <w:tcPr>
            <w:tcW w:w="2443" w:type="dxa"/>
            <w:vAlign w:val="center"/>
          </w:tcPr>
          <w:p w14:paraId="5AD23213" w14:textId="77777777" w:rsidR="003E7760" w:rsidRDefault="00000000">
            <w:pPr>
              <w:ind w:firstLineChars="0" w:firstLine="0"/>
              <w:jc w:val="center"/>
              <w:rPr>
                <w:b/>
                <w:bCs/>
              </w:rPr>
            </w:pPr>
            <w:r>
              <w:rPr>
                <w:rFonts w:hint="eastAsia"/>
                <w:b/>
                <w:bCs/>
              </w:rPr>
              <w:t>Data Type</w:t>
            </w:r>
          </w:p>
        </w:tc>
        <w:tc>
          <w:tcPr>
            <w:tcW w:w="0" w:type="auto"/>
            <w:vAlign w:val="center"/>
          </w:tcPr>
          <w:p w14:paraId="44626BAE" w14:textId="77777777" w:rsidR="003E7760" w:rsidRDefault="00000000">
            <w:pPr>
              <w:ind w:firstLineChars="0" w:firstLine="0"/>
              <w:jc w:val="center"/>
              <w:rPr>
                <w:b/>
                <w:bCs/>
              </w:rPr>
            </w:pPr>
            <w:r>
              <w:rPr>
                <w:rFonts w:hint="eastAsia"/>
                <w:b/>
                <w:bCs/>
              </w:rPr>
              <w:t>Focused Area</w:t>
            </w:r>
          </w:p>
        </w:tc>
        <w:tc>
          <w:tcPr>
            <w:tcW w:w="0" w:type="auto"/>
            <w:vAlign w:val="center"/>
          </w:tcPr>
          <w:p w14:paraId="72D606C4" w14:textId="77777777" w:rsidR="003E7760" w:rsidRDefault="00000000">
            <w:pPr>
              <w:ind w:firstLineChars="0" w:firstLine="0"/>
              <w:jc w:val="center"/>
              <w:rPr>
                <w:b/>
                <w:bCs/>
              </w:rPr>
            </w:pPr>
            <w:r>
              <w:rPr>
                <w:rFonts w:hint="eastAsia"/>
                <w:b/>
                <w:bCs/>
              </w:rPr>
              <w:t>Number of Papers</w:t>
            </w:r>
          </w:p>
        </w:tc>
        <w:tc>
          <w:tcPr>
            <w:tcW w:w="0" w:type="auto"/>
            <w:vAlign w:val="center"/>
          </w:tcPr>
          <w:p w14:paraId="5663F5E9" w14:textId="77777777" w:rsidR="003E7760" w:rsidRDefault="00000000">
            <w:pPr>
              <w:ind w:firstLineChars="0" w:firstLine="0"/>
              <w:jc w:val="center"/>
              <w:rPr>
                <w:b/>
                <w:bCs/>
              </w:rPr>
            </w:pPr>
            <w:r>
              <w:rPr>
                <w:rFonts w:hint="eastAsia"/>
                <w:b/>
                <w:bCs/>
              </w:rPr>
              <w:t>Time Period</w:t>
            </w:r>
          </w:p>
        </w:tc>
      </w:tr>
      <w:tr w:rsidR="003E7760" w14:paraId="6CCB55B5" w14:textId="77777777" w:rsidTr="003E7760">
        <w:tc>
          <w:tcPr>
            <w:tcW w:w="1754" w:type="dxa"/>
            <w:vAlign w:val="center"/>
          </w:tcPr>
          <w:p w14:paraId="6E1EC678" w14:textId="77777777" w:rsidR="003E7760" w:rsidRDefault="00000000">
            <w:pPr>
              <w:ind w:firstLineChars="0" w:firstLine="0"/>
              <w:jc w:val="center"/>
            </w:pPr>
            <w:r>
              <w:fldChar w:fldCharType="begin"/>
            </w:r>
            <w:r>
              <w:instrText xml:space="preserve"> ADDIN ZOTERO_ITEM CSL_CITATION {"citationID":"yKPkYrTf","properties":{"formattedCitation":"(Peinado Gonzalo {\\i{}et al.}, 2022a)","plainCitation":"(Peinado Gonzalo et al., 2022a)","noteIndex":0},"citationItems":[{"id":1915,"uris":["http://zotero.org/users/12349779/items/QXP9BF58"],"itemData":{"id":1915,"type":"article-journal","abstract":"Railway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Systems","DOI":"10.1109/TITS.2022.3214121","ISSN":"1558-0016","issue":"12","language":"en","page":"22737-22754","source":"IEEE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fldChar w:fldCharType="separate"/>
            </w:r>
            <w:r>
              <w:rPr>
                <w:rFonts w:cs="Times New Roman"/>
                <w:kern w:val="0"/>
              </w:rPr>
              <w:t xml:space="preserve">(Peinado Gonzalo </w:t>
            </w:r>
            <w:r>
              <w:rPr>
                <w:rFonts w:cs="Times New Roman"/>
                <w:i/>
                <w:iCs/>
                <w:kern w:val="0"/>
              </w:rPr>
              <w:t>et al.</w:t>
            </w:r>
            <w:r>
              <w:rPr>
                <w:rFonts w:cs="Times New Roman"/>
                <w:kern w:val="0"/>
              </w:rPr>
              <w:t>, 2022a)</w:t>
            </w:r>
            <w:r>
              <w:fldChar w:fldCharType="end"/>
            </w:r>
          </w:p>
        </w:tc>
        <w:tc>
          <w:tcPr>
            <w:tcW w:w="2443" w:type="dxa"/>
            <w:vAlign w:val="center"/>
          </w:tcPr>
          <w:p w14:paraId="14BFC2B6" w14:textId="77777777" w:rsidR="003E7760" w:rsidRDefault="00000000">
            <w:pPr>
              <w:ind w:firstLineChars="0" w:firstLine="0"/>
              <w:jc w:val="center"/>
            </w:pPr>
            <w:r>
              <w:rPr>
                <w:rFonts w:hint="eastAsia"/>
              </w:rPr>
              <w:t>D</w:t>
            </w:r>
            <w:r>
              <w:t>ynamic measurement data, traffic/load data, maintenance records</w:t>
            </w:r>
          </w:p>
        </w:tc>
        <w:tc>
          <w:tcPr>
            <w:tcW w:w="0" w:type="auto"/>
            <w:vAlign w:val="center"/>
          </w:tcPr>
          <w:p w14:paraId="773CA679" w14:textId="77777777" w:rsidR="003E7760" w:rsidRDefault="00000000">
            <w:pPr>
              <w:ind w:firstLineChars="0" w:firstLine="0"/>
              <w:jc w:val="center"/>
            </w:pPr>
            <w:r>
              <w:t xml:space="preserve">Track </w:t>
            </w:r>
            <w:r>
              <w:rPr>
                <w:rFonts w:hint="eastAsia"/>
              </w:rPr>
              <w:t>g</w:t>
            </w:r>
            <w:r>
              <w:t xml:space="preserve">eometric </w:t>
            </w:r>
            <w:r>
              <w:rPr>
                <w:rFonts w:hint="eastAsia"/>
              </w:rPr>
              <w:t>c</w:t>
            </w:r>
            <w:r>
              <w:t xml:space="preserve">ondition </w:t>
            </w:r>
            <w:r>
              <w:rPr>
                <w:rFonts w:hint="eastAsia"/>
              </w:rPr>
              <w:t>m</w:t>
            </w:r>
            <w:r>
              <w:t>onitoring</w:t>
            </w:r>
            <w:r>
              <w:rPr>
                <w:rFonts w:hint="eastAsia"/>
              </w:rPr>
              <w:t>,</w:t>
            </w:r>
            <w:r>
              <w:t xml:space="preserve"> </w:t>
            </w:r>
            <w:r>
              <w:rPr>
                <w:rFonts w:hint="eastAsia"/>
              </w:rPr>
              <w:t>d</w:t>
            </w:r>
            <w:r>
              <w:t xml:space="preserve">eterioration </w:t>
            </w:r>
            <w:r>
              <w:rPr>
                <w:rFonts w:hint="eastAsia"/>
              </w:rPr>
              <w:t>p</w:t>
            </w:r>
            <w:r>
              <w:t xml:space="preserve">rediction and </w:t>
            </w:r>
            <w:r>
              <w:rPr>
                <w:rFonts w:hint="eastAsia"/>
              </w:rPr>
              <w:lastRenderedPageBreak/>
              <w:t>m</w:t>
            </w:r>
            <w:r>
              <w:t>aintenance</w:t>
            </w:r>
          </w:p>
        </w:tc>
        <w:tc>
          <w:tcPr>
            <w:tcW w:w="0" w:type="auto"/>
            <w:vAlign w:val="center"/>
          </w:tcPr>
          <w:p w14:paraId="6AF3D670" w14:textId="77777777" w:rsidR="003E7760" w:rsidRDefault="00000000">
            <w:pPr>
              <w:ind w:firstLineChars="0" w:firstLine="0"/>
              <w:jc w:val="center"/>
            </w:pPr>
            <w:r>
              <w:rPr>
                <w:rFonts w:hint="eastAsia"/>
              </w:rPr>
              <w:lastRenderedPageBreak/>
              <w:t>182</w:t>
            </w:r>
          </w:p>
        </w:tc>
        <w:tc>
          <w:tcPr>
            <w:tcW w:w="0" w:type="auto"/>
            <w:vAlign w:val="center"/>
          </w:tcPr>
          <w:p w14:paraId="7D38DFDD" w14:textId="77777777" w:rsidR="003E7760" w:rsidRDefault="00000000">
            <w:pPr>
              <w:ind w:firstLineChars="0" w:firstLine="0"/>
              <w:jc w:val="center"/>
            </w:pPr>
            <w:r>
              <w:rPr>
                <w:rFonts w:hint="eastAsia"/>
              </w:rPr>
              <w:t>2002-2022</w:t>
            </w:r>
          </w:p>
        </w:tc>
      </w:tr>
      <w:tr w:rsidR="003E7760" w14:paraId="0F417037" w14:textId="77777777" w:rsidTr="003E7760">
        <w:tc>
          <w:tcPr>
            <w:tcW w:w="1754" w:type="dxa"/>
            <w:vAlign w:val="center"/>
          </w:tcPr>
          <w:p w14:paraId="4FA3F45E" w14:textId="77777777" w:rsidR="003E7760" w:rsidRDefault="00000000">
            <w:pPr>
              <w:ind w:firstLineChars="0" w:firstLine="0"/>
              <w:jc w:val="center"/>
            </w:pPr>
            <w:r>
              <w:fldChar w:fldCharType="begin"/>
            </w:r>
            <w:r>
              <w:instrText xml:space="preserve"> ADDIN ZOTERO_ITEM CSL_CITATION {"citationID":"tmVq6YGN","properties":{"formattedCitation":"(Tang {\\i{}et al.}, 2022)","plainCitation":"(Tang et al., 2022)","noteIndex":0},"citationItems":[{"id":1917,"uris":["http://zotero.org/users/12349779/items/LDSE6ZYY"],"itemData":{"id":1917,"type":"article-journal","abstract":"Nowadays it is widely accepted that Artificial Intelligence (AI) is significantly influencing a large number of domains, including railways. In this paper, we present a systematic literature review of the current state-of-the-art of AI in railway transport. In particular, we analysed and discussed papers from a holistic railway perspective, covering sub-domains such as maintenance and inspection, planning and management, safety and security, autonomous driving and control, revenue management, transport policy, and passenger mobility. This review makes an initial step towards shaping the role of AI in future railways and provides a summary of the current focuses of AI research connected to rail transport. We reviewed about 139 scientific papers covering the period from 2010 to December 2020. We found that the major research efforts have been put in AI for rail maintenance and inspection, while very limited or no research has been found on AI for rail transport policy and revenue management. The remaining sub-domains received mild to moderate attention. AI applications are promising and tend to act as a game-changer in tackling multiple railway challenges. However, at the moment, AI research in railways is still mostly at its early stages. Future research can be expected towards developing advanced combined AI applications (e.g. with optimization), using AI in decision making, dealing with uncertainty and tackling newly rising cybersecurity challenges.","container-title":"Transportation Research Part C: Emerging Technologies","DOI":"10.1016/j.trc.2022.103679","ISSN":"0968-090X","journalAbbreviation":"Transportation Research Part C: Emerging Technologies","language":"en","page":"103679","source":"ScienceDirect","title":"A literature review of artificial intelligence applications in railway systems","volume":"140","author":[{"family":"Tang","given":"Ruifan"},{"family":"De Donato","given":"Lorenzo"},{"family":"Bes̆inović","given":"Nikola"},{"family":"Flammini","given":"Francesco"},{"family":"Goverde","given":"Rob M. P."},{"family":"Lin","given":"Zhiyuan"},{"family":"Liu","given":"Ronghui"},{"family":"Tang","given":"Tianli"},{"family":"Vittorini","given":"Valeria"},{"family":"Wang","given":"Ziyulong"}],"issued":{"date-parts":[["2022",7,1]]}}}],"schema":"https://github.com/citation-style-language/schema/raw/master/csl-citation.json"} </w:instrText>
            </w:r>
            <w:r>
              <w:fldChar w:fldCharType="separate"/>
            </w:r>
            <w:r>
              <w:rPr>
                <w:rFonts w:cs="Times New Roman"/>
                <w:kern w:val="0"/>
              </w:rPr>
              <w:t xml:space="preserve">(Tang </w:t>
            </w:r>
            <w:r>
              <w:rPr>
                <w:rFonts w:cs="Times New Roman"/>
                <w:i/>
                <w:iCs/>
                <w:kern w:val="0"/>
              </w:rPr>
              <w:t>et al.</w:t>
            </w:r>
            <w:r>
              <w:rPr>
                <w:rFonts w:cs="Times New Roman"/>
                <w:kern w:val="0"/>
              </w:rPr>
              <w:t>, 2022)</w:t>
            </w:r>
            <w:r>
              <w:fldChar w:fldCharType="end"/>
            </w:r>
          </w:p>
        </w:tc>
        <w:tc>
          <w:tcPr>
            <w:tcW w:w="2443" w:type="dxa"/>
            <w:vAlign w:val="center"/>
          </w:tcPr>
          <w:p w14:paraId="0148ECD4" w14:textId="77777777" w:rsidR="003E7760" w:rsidRDefault="00000000">
            <w:pPr>
              <w:ind w:firstLineChars="0" w:firstLine="0"/>
              <w:jc w:val="center"/>
            </w:pPr>
            <w:r>
              <w:t>Vehicle sensor data, audio, vibration signals, LiDAR point clouds, etc.</w:t>
            </w:r>
          </w:p>
        </w:tc>
        <w:tc>
          <w:tcPr>
            <w:tcW w:w="0" w:type="auto"/>
            <w:vAlign w:val="center"/>
          </w:tcPr>
          <w:p w14:paraId="13E6907B" w14:textId="77777777" w:rsidR="003E7760" w:rsidRDefault="00000000">
            <w:pPr>
              <w:ind w:firstLineChars="0" w:firstLine="0"/>
              <w:jc w:val="center"/>
            </w:pPr>
            <w:r>
              <w:t>Maintenance and inspection, traffic planning, safety and security, autonomous driving, etc.</w:t>
            </w:r>
          </w:p>
        </w:tc>
        <w:tc>
          <w:tcPr>
            <w:tcW w:w="0" w:type="auto"/>
            <w:vAlign w:val="center"/>
          </w:tcPr>
          <w:p w14:paraId="07EE1857" w14:textId="77777777" w:rsidR="003E7760" w:rsidRDefault="00000000">
            <w:pPr>
              <w:ind w:firstLineChars="0" w:firstLine="0"/>
              <w:jc w:val="center"/>
            </w:pPr>
            <w:r>
              <w:rPr>
                <w:rFonts w:hint="eastAsia"/>
              </w:rPr>
              <w:t>141</w:t>
            </w:r>
          </w:p>
        </w:tc>
        <w:tc>
          <w:tcPr>
            <w:tcW w:w="0" w:type="auto"/>
            <w:vAlign w:val="center"/>
          </w:tcPr>
          <w:p w14:paraId="01373A67" w14:textId="77777777" w:rsidR="003E7760" w:rsidRDefault="00000000">
            <w:pPr>
              <w:ind w:firstLineChars="0" w:firstLine="0"/>
              <w:jc w:val="center"/>
            </w:pPr>
            <w:r>
              <w:rPr>
                <w:rFonts w:hint="eastAsia"/>
              </w:rPr>
              <w:t>2010-2020</w:t>
            </w:r>
          </w:p>
        </w:tc>
      </w:tr>
      <w:tr w:rsidR="003E7760" w14:paraId="7EC65D31" w14:textId="77777777" w:rsidTr="003E7760">
        <w:tc>
          <w:tcPr>
            <w:tcW w:w="1754" w:type="dxa"/>
            <w:vAlign w:val="center"/>
          </w:tcPr>
          <w:p w14:paraId="723008D5" w14:textId="77777777" w:rsidR="003E7760" w:rsidRDefault="00000000">
            <w:pPr>
              <w:ind w:firstLineChars="0" w:firstLine="0"/>
              <w:jc w:val="center"/>
            </w:pPr>
            <w:r>
              <w:fldChar w:fldCharType="begin"/>
            </w:r>
            <w:r>
              <w:instrText xml:space="preserve"> ADDIN ZOTERO_ITEM CSL_CITATION {"citationID":"qilERz8Q","properties":{"formattedCitation":"(Aela, Chi, {\\i{}et al.}, 2024)","plainCitation":"(Aela, Chi, et al., 2024)","noteIndex":0},"citationItems":[{"id":1903,"uris":["http://zotero.org/users/12349779/items/8QCTKA99"],"itemData":{"id":1903,"type":"article-journal","abstract":"This review paper provides a comprehensive overview of Unmanned Aerial Vehicles (UAV) applications in railway infrastructure studies, with a specific focus on railway track infrastructure. The paper covers various aspects, including UAV types, flight performance, selection criteria, and regulations for railway environments. It explores sensor technologies used in drone-based inspections, such as imaging sensors, LiDAR, and infrared thermography. The application of UAVs in railway tracks, bridges, and tunnels is discussed in detail. The identified future prospects and challenges underscore the need for advancements in sensor technologies, the integration of AI and machine learning, and the importance of regularly updating regulatory frameworks. Overall, the integration of UAVs in railway infrastructure monitoring holds promise for enhancing safety, refining maintenance strategies, and improving operational efficiency in the railway industry. © 2024 Elsevier B.V.","container-title":"Automation in Construction","DOI":"10.1016/j.autcon.2024.105714","ISSN":"0926-5805","journalAbbreviation":"Autom Constr","language":"en","publisher":"Elsevier B.V.","source":"Scopus","title":"UAV-based studies in railway infrastructure monitoring","volume":"167","author":[{"family":"Aela","given":"Peyman"},{"family":"Chi","given":"Hung-Lin"},{"family":"Fares","given":"Ali"},{"family":"Zayed","given":"Tarek"},{"family":"Kim","given":"Minkoo"}],"issued":{"date-parts":[["2024"]]}}}],"schema":"https://github.com/citation-style-language/schema/raw/master/csl-citation.json"} </w:instrText>
            </w:r>
            <w:r>
              <w:fldChar w:fldCharType="separate"/>
            </w:r>
            <w:r>
              <w:rPr>
                <w:rFonts w:cs="Times New Roman"/>
                <w:kern w:val="0"/>
              </w:rPr>
              <w:t xml:space="preserve">(Aela, Chi, </w:t>
            </w:r>
            <w:r>
              <w:rPr>
                <w:rFonts w:cs="Times New Roman"/>
                <w:i/>
                <w:iCs/>
                <w:kern w:val="0"/>
              </w:rPr>
              <w:t>et al.</w:t>
            </w:r>
            <w:r>
              <w:rPr>
                <w:rFonts w:cs="Times New Roman"/>
                <w:kern w:val="0"/>
              </w:rPr>
              <w:t>, 2024)</w:t>
            </w:r>
            <w:r>
              <w:fldChar w:fldCharType="end"/>
            </w:r>
          </w:p>
        </w:tc>
        <w:tc>
          <w:tcPr>
            <w:tcW w:w="2443" w:type="dxa"/>
            <w:vAlign w:val="center"/>
          </w:tcPr>
          <w:p w14:paraId="37CFC951" w14:textId="77777777" w:rsidR="003E7760" w:rsidRDefault="00000000">
            <w:pPr>
              <w:ind w:firstLineChars="0" w:firstLine="0"/>
              <w:jc w:val="center"/>
            </w:pPr>
            <w:r>
              <w:t>Unmanned Aerial Vehicle imaging, LiDAR, infrared thermal imaging, and multispectral sensors</w:t>
            </w:r>
            <w:r>
              <w:rPr>
                <w:rFonts w:hint="eastAsia"/>
              </w:rPr>
              <w:t xml:space="preserve"> data</w:t>
            </w:r>
          </w:p>
        </w:tc>
        <w:tc>
          <w:tcPr>
            <w:tcW w:w="0" w:type="auto"/>
            <w:vAlign w:val="center"/>
          </w:tcPr>
          <w:p w14:paraId="396AFEAB" w14:textId="77777777" w:rsidR="003E7760" w:rsidRDefault="00000000">
            <w:pPr>
              <w:ind w:firstLineChars="0" w:firstLine="0"/>
              <w:jc w:val="center"/>
            </w:pPr>
            <w:r>
              <w:rPr>
                <w:rFonts w:hint="eastAsia"/>
              </w:rPr>
              <w:t>Inspection and monitoring</w:t>
            </w:r>
          </w:p>
        </w:tc>
        <w:tc>
          <w:tcPr>
            <w:tcW w:w="0" w:type="auto"/>
            <w:vAlign w:val="center"/>
          </w:tcPr>
          <w:p w14:paraId="58B8C295" w14:textId="77777777" w:rsidR="003E7760" w:rsidRDefault="00000000">
            <w:pPr>
              <w:ind w:firstLineChars="0" w:firstLine="0"/>
              <w:jc w:val="center"/>
            </w:pPr>
            <w:r>
              <w:rPr>
                <w:rFonts w:hint="eastAsia"/>
              </w:rPr>
              <w:t>115</w:t>
            </w:r>
          </w:p>
        </w:tc>
        <w:tc>
          <w:tcPr>
            <w:tcW w:w="0" w:type="auto"/>
            <w:vAlign w:val="center"/>
          </w:tcPr>
          <w:p w14:paraId="430DAD83" w14:textId="77777777" w:rsidR="003E7760" w:rsidRDefault="00000000">
            <w:pPr>
              <w:ind w:firstLineChars="0" w:firstLine="0"/>
              <w:jc w:val="center"/>
            </w:pPr>
            <w:r>
              <w:rPr>
                <w:rFonts w:hint="eastAsia"/>
              </w:rPr>
              <w:t>2000-2024</w:t>
            </w:r>
          </w:p>
        </w:tc>
      </w:tr>
      <w:tr w:rsidR="003E7760" w14:paraId="31715306" w14:textId="77777777" w:rsidTr="003E7760">
        <w:tc>
          <w:tcPr>
            <w:tcW w:w="1754" w:type="dxa"/>
            <w:vAlign w:val="center"/>
          </w:tcPr>
          <w:p w14:paraId="038659CE" w14:textId="77777777" w:rsidR="003E7760" w:rsidRDefault="00000000">
            <w:pPr>
              <w:ind w:firstLineChars="0" w:firstLine="0"/>
              <w:jc w:val="center"/>
            </w:pPr>
            <w:r>
              <w:fldChar w:fldCharType="begin"/>
            </w:r>
            <w:r>
              <w:instrText xml:space="preserve"> ADDIN ZOTERO_ITEM CSL_CITATION {"citationID":"p2xGhQjY","properties":{"formattedCitation":"(Aela, Cai, {\\i{}et al.}, 2024)","plainCitation":"(Aela, Cai, et al., 2024)","noteIndex":0},"citationItems":[{"id":1909,"uris":["http://zotero.org/users/12349779/items/SG7ZF7SP"],"itemData":{"id":1909,"type":"article-journal","abstract":"The computer vision-based analysis of railway superstructure has gained significant attention in railway engineering. This approach utilises advanced image processing and machine learning techniques to extract valuable information from visual data captured in the railway track environment. By analysing images from various sources such as cameras, drones, or sensors, computer vision algorithms can accurately detect and classify different components of the ballast superstructure, including the catenary system support, rail surface and profile, fastening system, sleeper, and ballast layer. This enables the automated assessment of the railway track's condition, stability, and maintenance needs. This paper comprehensively reviews the recent advancements, challenges, and potential applications of computer vision techniques in analysing railway superstructure. It discusses various vision-based methodologies and machine-learning approaches utilised in this context. Furthermore, it examines the benefits and limitations of computer vision-based analysis and presents future research directions for improving its applicability in railway track engineering.","container-title":"Construction and Building Materials","DOI":"10.1016/j.conbuildmat.2024.137385","ISSN":"0950-0618","journalAbbreviation":"Construction and Building Materials","language":"en","page":"137385","source":"ScienceDirect","title":"Vision-based monitoring of railway superstructure: A review","title-short":"Vision-based monitoring of railway superstructure","volume":"442","author":[{"family":"Aela","given":"Peyman"},{"family":"Cai","given":"Jiafu"},{"family":"Jing","given":"Guoqing"},{"family":"Chi","given":"Hung-Lin"}],"issued":{"date-parts":[["2024",9,6]]}}}],"schema":"https://github.com/citation-style-language/schema/raw/master/csl-citation.json"} </w:instrText>
            </w:r>
            <w:r>
              <w:fldChar w:fldCharType="separate"/>
            </w:r>
            <w:r>
              <w:rPr>
                <w:rFonts w:cs="Times New Roman"/>
                <w:kern w:val="0"/>
              </w:rPr>
              <w:t xml:space="preserve">(Aela, Cai, </w:t>
            </w:r>
            <w:r>
              <w:rPr>
                <w:rFonts w:cs="Times New Roman"/>
                <w:i/>
                <w:iCs/>
                <w:kern w:val="0"/>
              </w:rPr>
              <w:t>et al.</w:t>
            </w:r>
            <w:r>
              <w:rPr>
                <w:rFonts w:cs="Times New Roman"/>
                <w:kern w:val="0"/>
              </w:rPr>
              <w:t>, 2024)</w:t>
            </w:r>
            <w:r>
              <w:fldChar w:fldCharType="end"/>
            </w:r>
          </w:p>
        </w:tc>
        <w:tc>
          <w:tcPr>
            <w:tcW w:w="2443" w:type="dxa"/>
            <w:vAlign w:val="center"/>
          </w:tcPr>
          <w:p w14:paraId="542FE8BC" w14:textId="77777777" w:rsidR="003E7760" w:rsidRDefault="00000000">
            <w:pPr>
              <w:ind w:firstLineChars="0" w:firstLine="0"/>
              <w:jc w:val="center"/>
            </w:pPr>
            <w:r>
              <w:t>Visual data such as images, videos, X-rays, thermal imagery, LiDAR, and digital image processing</w:t>
            </w:r>
          </w:p>
        </w:tc>
        <w:tc>
          <w:tcPr>
            <w:tcW w:w="0" w:type="auto"/>
            <w:vAlign w:val="center"/>
          </w:tcPr>
          <w:p w14:paraId="4D005747" w14:textId="77777777" w:rsidR="003E7760" w:rsidRDefault="00000000">
            <w:pPr>
              <w:ind w:firstLineChars="0" w:firstLine="0"/>
              <w:jc w:val="center"/>
            </w:pPr>
            <w:r>
              <w:t xml:space="preserve">Condition </w:t>
            </w:r>
            <w:r>
              <w:rPr>
                <w:rFonts w:hint="eastAsia"/>
              </w:rPr>
              <w:t>m</w:t>
            </w:r>
            <w:r>
              <w:t xml:space="preserve">onitoring and </w:t>
            </w:r>
            <w:r>
              <w:rPr>
                <w:rFonts w:hint="eastAsia"/>
              </w:rPr>
              <w:t>d</w:t>
            </w:r>
            <w:r>
              <w:t xml:space="preserve">efect </w:t>
            </w:r>
            <w:r>
              <w:rPr>
                <w:rFonts w:hint="eastAsia"/>
              </w:rPr>
              <w:t>d</w:t>
            </w:r>
            <w:r>
              <w:t xml:space="preserve">etection of </w:t>
            </w:r>
            <w:r>
              <w:rPr>
                <w:rFonts w:hint="eastAsia"/>
              </w:rPr>
              <w:t>s</w:t>
            </w:r>
            <w:r>
              <w:t>uperstructures</w:t>
            </w:r>
          </w:p>
        </w:tc>
        <w:tc>
          <w:tcPr>
            <w:tcW w:w="0" w:type="auto"/>
            <w:vAlign w:val="center"/>
          </w:tcPr>
          <w:p w14:paraId="2121169C" w14:textId="77777777" w:rsidR="003E7760" w:rsidRDefault="00000000">
            <w:pPr>
              <w:ind w:firstLineChars="0" w:firstLine="0"/>
              <w:jc w:val="center"/>
            </w:pPr>
            <w:r>
              <w:rPr>
                <w:rFonts w:hint="eastAsia"/>
              </w:rPr>
              <w:t>124</w:t>
            </w:r>
          </w:p>
        </w:tc>
        <w:tc>
          <w:tcPr>
            <w:tcW w:w="0" w:type="auto"/>
            <w:vAlign w:val="center"/>
          </w:tcPr>
          <w:p w14:paraId="0D6D3405" w14:textId="77777777" w:rsidR="003E7760" w:rsidRDefault="00000000">
            <w:pPr>
              <w:ind w:firstLineChars="0" w:firstLine="0"/>
              <w:jc w:val="center"/>
            </w:pPr>
            <w:r>
              <w:rPr>
                <w:rFonts w:hint="eastAsia"/>
              </w:rPr>
              <w:t>2009-2023</w:t>
            </w:r>
          </w:p>
        </w:tc>
      </w:tr>
      <w:tr w:rsidR="003E7760" w14:paraId="19B19F1C" w14:textId="77777777" w:rsidTr="003E7760">
        <w:tc>
          <w:tcPr>
            <w:tcW w:w="1754" w:type="dxa"/>
            <w:vAlign w:val="center"/>
          </w:tcPr>
          <w:p w14:paraId="20F93B12" w14:textId="77777777" w:rsidR="003E7760" w:rsidRDefault="00000000">
            <w:pPr>
              <w:ind w:firstLineChars="0" w:firstLine="0"/>
              <w:jc w:val="center"/>
            </w:pPr>
            <w:r>
              <w:fldChar w:fldCharType="begin"/>
            </w:r>
            <w:r>
              <w:instrText xml:space="preserve"> ADDIN ZOTERO_ITEM CSL_CITATION {"citationID":"MHw5TyH7","properties":{"formattedCitation":"(Koohmishi {\\i{}et al.}, 2024b)","plainCitation":"(Koohmishi et al., 2024b)","noteIndex":0},"citationItems":[{"id":1907,"uris":["http://zotero.org/users/12349779/items/9H9TATNW"],"itemData":{"id":1907,"type":"article-journal","abstract":"Railway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 © 2024 The Authors","container-title":"Automation in Construction","DOI":"10.1016/j.autcon.2024.105378","ISSN":"0926-5805","journalAbbreviation":"Autom Constr","language":"en","publisher":"Elsevier B.V.","source":"Scopus","title":"Advancing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2024b)</w:t>
            </w:r>
            <w:r>
              <w:fldChar w:fldCharType="end"/>
            </w:r>
          </w:p>
        </w:tc>
        <w:tc>
          <w:tcPr>
            <w:tcW w:w="2443" w:type="dxa"/>
            <w:vAlign w:val="center"/>
          </w:tcPr>
          <w:p w14:paraId="145BE786" w14:textId="77777777" w:rsidR="003E7760" w:rsidRDefault="00000000">
            <w:pPr>
              <w:ind w:firstLineChars="0" w:firstLine="0"/>
              <w:jc w:val="center"/>
            </w:pPr>
            <w:r>
              <w:t>Ground-penetrating radar and interferometric synthetic aperture radar data</w:t>
            </w:r>
          </w:p>
        </w:tc>
        <w:tc>
          <w:tcPr>
            <w:tcW w:w="0" w:type="auto"/>
            <w:vAlign w:val="center"/>
          </w:tcPr>
          <w:p w14:paraId="24CDCC2F" w14:textId="77777777" w:rsidR="003E7760" w:rsidRDefault="00000000">
            <w:pPr>
              <w:ind w:firstLineChars="0" w:firstLine="0"/>
              <w:jc w:val="center"/>
            </w:pPr>
            <w:r>
              <w:t xml:space="preserve">Monitoring, </w:t>
            </w:r>
            <w:r>
              <w:rPr>
                <w:rFonts w:hint="eastAsia"/>
              </w:rPr>
              <w:t>a</w:t>
            </w:r>
            <w:r>
              <w:t xml:space="preserve">ssessment, and </w:t>
            </w:r>
            <w:r>
              <w:rPr>
                <w:rFonts w:hint="eastAsia"/>
              </w:rPr>
              <w:t>m</w:t>
            </w:r>
            <w:r>
              <w:t xml:space="preserve">aintenance of </w:t>
            </w:r>
            <w:r>
              <w:rPr>
                <w:rFonts w:hint="eastAsia"/>
              </w:rPr>
              <w:t>s</w:t>
            </w:r>
            <w:r>
              <w:t>ubstructures</w:t>
            </w:r>
          </w:p>
        </w:tc>
        <w:tc>
          <w:tcPr>
            <w:tcW w:w="0" w:type="auto"/>
            <w:vAlign w:val="center"/>
          </w:tcPr>
          <w:p w14:paraId="061EEC03" w14:textId="77777777" w:rsidR="003E7760" w:rsidRDefault="00000000">
            <w:pPr>
              <w:ind w:firstLineChars="0" w:firstLine="0"/>
              <w:jc w:val="center"/>
            </w:pPr>
            <w:r>
              <w:rPr>
                <w:rFonts w:hint="eastAsia"/>
              </w:rPr>
              <w:t>154</w:t>
            </w:r>
          </w:p>
        </w:tc>
        <w:tc>
          <w:tcPr>
            <w:tcW w:w="0" w:type="auto"/>
            <w:vAlign w:val="center"/>
          </w:tcPr>
          <w:p w14:paraId="6B50E6C2" w14:textId="77777777" w:rsidR="003E7760" w:rsidRDefault="00000000">
            <w:pPr>
              <w:ind w:firstLineChars="0" w:firstLine="0"/>
              <w:jc w:val="center"/>
            </w:pPr>
            <w:r>
              <w:rPr>
                <w:rFonts w:hint="eastAsia"/>
              </w:rPr>
              <w:t>2008-2023</w:t>
            </w:r>
          </w:p>
        </w:tc>
      </w:tr>
      <w:tr w:rsidR="003E7760" w14:paraId="1FD15ECE" w14:textId="77777777" w:rsidTr="003E7760">
        <w:tc>
          <w:tcPr>
            <w:tcW w:w="1754" w:type="dxa"/>
            <w:vAlign w:val="center"/>
          </w:tcPr>
          <w:p w14:paraId="71DF029A" w14:textId="540424BA" w:rsidR="003E7760" w:rsidRDefault="00000000">
            <w:pPr>
              <w:ind w:firstLineChars="0" w:firstLine="0"/>
              <w:jc w:val="center"/>
            </w:pPr>
            <w:r>
              <w:fldChar w:fldCharType="begin"/>
            </w:r>
            <w:r w:rsidR="000A3919">
              <w:instrText xml:space="preserve"> ADDIN ZOTERO_ITEM CSL_CITATION {"citationID":"xp6Polcy","properties":{"formattedCitation":"(Rahman {\\i{}et al.}, 2024a)","plainCitation":"(Rahman et al., 2024a)","noteIndex":0},"citationItems":[{"id":1912,"uris":["http://zotero.org/users/12349779/items/9TIHRIBS"],"itemData":{"id":1912,"type":"article-journal","abstract":"Accurate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Processing","language":"en","page":"110983","source":"ScienceDirect","title":"A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Sattarpanah"},{"family":"Arhamnamazi","given":"Seyyedabbas"}],"issued":{"date-parts":[["2024",2,15]]}}}],"schema":"https://github.com/citation-style-language/schema/raw/master/csl-citation.json"} </w:instrText>
            </w:r>
            <w:r>
              <w:fldChar w:fldCharType="separate"/>
            </w:r>
            <w:r w:rsidR="000A3919" w:rsidRPr="000A3919">
              <w:rPr>
                <w:rFonts w:cs="Times New Roman"/>
                <w:kern w:val="0"/>
              </w:rPr>
              <w:t xml:space="preserve">(Rahman </w:t>
            </w:r>
            <w:r w:rsidR="000A3919" w:rsidRPr="000A3919">
              <w:rPr>
                <w:rFonts w:cs="Times New Roman"/>
                <w:i/>
                <w:iCs/>
                <w:kern w:val="0"/>
              </w:rPr>
              <w:t>et al.</w:t>
            </w:r>
            <w:r w:rsidR="000A3919" w:rsidRPr="000A3919">
              <w:rPr>
                <w:rFonts w:cs="Times New Roman"/>
                <w:kern w:val="0"/>
              </w:rPr>
              <w:t>, 2024a)</w:t>
            </w:r>
            <w:r>
              <w:fldChar w:fldCharType="end"/>
            </w:r>
          </w:p>
        </w:tc>
        <w:tc>
          <w:tcPr>
            <w:tcW w:w="2443" w:type="dxa"/>
            <w:vAlign w:val="center"/>
          </w:tcPr>
          <w:p w14:paraId="1373D2CC" w14:textId="77777777" w:rsidR="003E7760" w:rsidRDefault="00000000">
            <w:pPr>
              <w:ind w:firstLineChars="0" w:firstLine="0"/>
              <w:jc w:val="center"/>
            </w:pPr>
            <w:r>
              <w:t>Distributed acoustic sensing data, fiber optic sensing data</w:t>
            </w:r>
          </w:p>
        </w:tc>
        <w:tc>
          <w:tcPr>
            <w:tcW w:w="0" w:type="auto"/>
            <w:vAlign w:val="center"/>
          </w:tcPr>
          <w:p w14:paraId="5D6A9188" w14:textId="77777777" w:rsidR="003E7760" w:rsidRDefault="00000000">
            <w:pPr>
              <w:ind w:firstLineChars="0" w:firstLine="0"/>
              <w:jc w:val="center"/>
            </w:pPr>
            <w:r>
              <w:t xml:space="preserve">Railway </w:t>
            </w:r>
            <w:r>
              <w:rPr>
                <w:rFonts w:hint="eastAsia"/>
              </w:rPr>
              <w:t>s</w:t>
            </w:r>
            <w:r>
              <w:t xml:space="preserve">tructural </w:t>
            </w:r>
            <w:r>
              <w:rPr>
                <w:rFonts w:hint="eastAsia"/>
              </w:rPr>
              <w:t>i</w:t>
            </w:r>
            <w:r>
              <w:t xml:space="preserve">nspection and </w:t>
            </w:r>
            <w:r>
              <w:rPr>
                <w:rFonts w:hint="eastAsia"/>
              </w:rPr>
              <w:t>m</w:t>
            </w:r>
            <w:r>
              <w:t>onitoring</w:t>
            </w:r>
          </w:p>
        </w:tc>
        <w:tc>
          <w:tcPr>
            <w:tcW w:w="0" w:type="auto"/>
            <w:vAlign w:val="center"/>
          </w:tcPr>
          <w:p w14:paraId="5C5DFBCD" w14:textId="77777777" w:rsidR="003E7760" w:rsidRDefault="00000000">
            <w:pPr>
              <w:ind w:firstLineChars="0" w:firstLine="0"/>
              <w:jc w:val="center"/>
            </w:pPr>
            <w:r>
              <w:rPr>
                <w:rFonts w:hint="eastAsia"/>
              </w:rPr>
              <w:t>145</w:t>
            </w:r>
          </w:p>
        </w:tc>
        <w:tc>
          <w:tcPr>
            <w:tcW w:w="0" w:type="auto"/>
            <w:vAlign w:val="center"/>
          </w:tcPr>
          <w:p w14:paraId="1C91C8CF" w14:textId="77777777" w:rsidR="003E7760" w:rsidRDefault="00000000">
            <w:pPr>
              <w:ind w:firstLineChars="0" w:firstLine="0"/>
              <w:jc w:val="center"/>
            </w:pPr>
            <w:r>
              <w:rPr>
                <w:rFonts w:hint="eastAsia"/>
              </w:rPr>
              <w:t>2002-2024</w:t>
            </w:r>
          </w:p>
        </w:tc>
      </w:tr>
      <w:tr w:rsidR="003E7760" w14:paraId="3977B8F4" w14:textId="77777777" w:rsidTr="003E7760">
        <w:tc>
          <w:tcPr>
            <w:tcW w:w="1754" w:type="dxa"/>
            <w:vAlign w:val="center"/>
          </w:tcPr>
          <w:p w14:paraId="22E5D49D" w14:textId="77777777" w:rsidR="003E7760" w:rsidRDefault="00000000">
            <w:pPr>
              <w:ind w:firstLineChars="0" w:firstLine="0"/>
              <w:jc w:val="center"/>
            </w:pPr>
            <w:r>
              <w:fldChar w:fldCharType="begin"/>
            </w:r>
            <w:r>
              <w:instrText xml:space="preserve"> ADDIN ZOTERO_ITEM CSL_CITATION {"citationID":"ZXLAPZmx","properties":{"formattedCitation":"(Khajehdezfuly, Azizipour and Kaewunruen, 2025)","plainCitation":"(Khajehdezfuly, Azizipour and Kaewunruen, 2025)","noteIndex":0},"citationItems":[{"id":1893,"uris":["http://zotero.org/users/12349779/items/TNK2SJZB"],"itemData":{"id":1893,"type":"article-journal","abstract":"With the advancement of Artificial Intelligence (AI)-based methods and the establishment of diverse databases, significant research has been conducted on the application of AI in railway track monitoring, inspection and maintenance. Although several review studies exist in this field, each has been confined to a limited scope, focusing on specific data types, data collection methods, or AI-based techniques. To date, no comprehensive review has been published that encompasses all data types, data collection methods, and AI-based approaches to assess prior research holistically. This study aims to address this critical gap by covering both passenger and freight railway transport systems. Firstly, the available databases used for AI applications in railway track inspection and maintenance were categorized and reviewed, distinguishing between peer-reviewed and non-peer-reviewed sources. Secondly, this review introduces a novel three-level classification framework, based on data acquisition method (including track response methods, on-board data approaches, and remote data methods), target railway track component or feature, and input data type, to systematically organize and analyze 567 studies the field published between 2005 and 2025. The findings reveal that the majority of research in this field (88 %) is concentrated on on-board data methods. Approximately 90 % of these studies focus on railway track components, specifically their identification or damage detection. Among the track components, rails and fastening systems, being both critical and vulnerable, have been the primary focus of most research efforts. Image data emerges as the most prevalent and widely utilized data type in on-board data approaches for all railway track components. An in-depth gap analysis was conducted on the literature to identify the limitations of previous studies and outline a roadmap for future research and open directions from multiple perspectives. A comprehensive review of the literature indicates a pressing need for the development of AI-based methods capable of processing multiple data types simultaneously to identify both internal and external damages across all railway track components. The limited number of studies addressing the integration of multiple data types underscores the significant research opportunities in this area. This review not only synthesizes AI-based methods for railway track monitoring and maintenance but also highlights their role in advancing industrial information integration by enabling scalable and intelligent fusion of multi-source data for real-time decision-making. © 2025 Elsevier Inc.","container-title":"Journal of Industrial Information Integration","DOI":"10.1016/j.jii.2025.101005","ISSN":"2452-414X","journalAbbreviation":"J.  Ind. Infor. Integr.","language":"en","publisher":"Elsevier B.V.","source":"Scopus","title":"A review of applications of AI in monitoring, inspection, and maintenance of railway tracks","volume":"48","author":[{"family":"Khajehdezfuly","given":"Amin"},{"family":"Azizipour","given":"Hadi"},{"family":"Kaewunruen","given":"Sakdirat"}],"issued":{"date-parts":[["2025"]]}}}],"schema":"https://github.com/citation-style-language/schema/raw/master/csl-citation.json"} </w:instrText>
            </w:r>
            <w:r>
              <w:fldChar w:fldCharType="separate"/>
            </w:r>
            <w:r>
              <w:rPr>
                <w:rFonts w:cs="Times New Roman"/>
              </w:rPr>
              <w:t>(Khajehdezfuly, Azizipour and Kaewunruen, 2025)</w:t>
            </w:r>
            <w:r>
              <w:fldChar w:fldCharType="end"/>
            </w:r>
          </w:p>
        </w:tc>
        <w:tc>
          <w:tcPr>
            <w:tcW w:w="2443" w:type="dxa"/>
            <w:vAlign w:val="center"/>
          </w:tcPr>
          <w:p w14:paraId="661A5C68" w14:textId="77777777" w:rsidR="003E7760" w:rsidRDefault="00000000">
            <w:pPr>
              <w:ind w:firstLineChars="0" w:firstLine="0"/>
              <w:jc w:val="center"/>
            </w:pPr>
            <w:r>
              <w:t>Images, videos, acceleration signals, acoustic data, ground-penetrating radar, InSAR, etc.</w:t>
            </w:r>
          </w:p>
        </w:tc>
        <w:tc>
          <w:tcPr>
            <w:tcW w:w="0" w:type="auto"/>
            <w:vAlign w:val="center"/>
          </w:tcPr>
          <w:p w14:paraId="1C57E5AA" w14:textId="77777777" w:rsidR="003E7760" w:rsidRDefault="00000000">
            <w:pPr>
              <w:ind w:firstLineChars="0" w:firstLine="0"/>
              <w:jc w:val="center"/>
            </w:pPr>
            <w:r>
              <w:t xml:space="preserve">Inspection, </w:t>
            </w:r>
            <w:r>
              <w:rPr>
                <w:rFonts w:hint="eastAsia"/>
              </w:rPr>
              <w:t>m</w:t>
            </w:r>
            <w:r>
              <w:t xml:space="preserve">onitoring, </w:t>
            </w:r>
            <w:r>
              <w:rPr>
                <w:rFonts w:hint="eastAsia"/>
              </w:rPr>
              <w:t>f</w:t>
            </w:r>
            <w:r>
              <w:t xml:space="preserve">ault </w:t>
            </w:r>
            <w:r>
              <w:rPr>
                <w:rFonts w:hint="eastAsia"/>
              </w:rPr>
              <w:t>d</w:t>
            </w:r>
            <w:r>
              <w:t xml:space="preserve">etection, and </w:t>
            </w:r>
            <w:r>
              <w:rPr>
                <w:rFonts w:hint="eastAsia"/>
              </w:rPr>
              <w:t>p</w:t>
            </w:r>
            <w:r>
              <w:t xml:space="preserve">redictive </w:t>
            </w:r>
            <w:r>
              <w:rPr>
                <w:rFonts w:hint="eastAsia"/>
              </w:rPr>
              <w:t>m</w:t>
            </w:r>
            <w:r>
              <w:t xml:space="preserve">aintenance </w:t>
            </w:r>
          </w:p>
        </w:tc>
        <w:tc>
          <w:tcPr>
            <w:tcW w:w="0" w:type="auto"/>
            <w:vAlign w:val="center"/>
          </w:tcPr>
          <w:p w14:paraId="7312631A" w14:textId="77777777" w:rsidR="003E7760" w:rsidRDefault="00000000">
            <w:pPr>
              <w:ind w:firstLineChars="0" w:firstLine="0"/>
              <w:jc w:val="center"/>
            </w:pPr>
            <w:r>
              <w:rPr>
                <w:rFonts w:hint="eastAsia"/>
              </w:rPr>
              <w:t>517</w:t>
            </w:r>
          </w:p>
        </w:tc>
        <w:tc>
          <w:tcPr>
            <w:tcW w:w="0" w:type="auto"/>
            <w:vAlign w:val="center"/>
          </w:tcPr>
          <w:p w14:paraId="2370CD11" w14:textId="77777777" w:rsidR="003E7760" w:rsidRDefault="00000000">
            <w:pPr>
              <w:ind w:firstLineChars="0" w:firstLine="0"/>
              <w:jc w:val="center"/>
            </w:pPr>
            <w:r>
              <w:rPr>
                <w:rFonts w:hint="eastAsia"/>
              </w:rPr>
              <w:t>2005-2025</w:t>
            </w:r>
          </w:p>
        </w:tc>
      </w:tr>
      <w:tr w:rsidR="003E7760" w14:paraId="5EB703E3" w14:textId="77777777" w:rsidTr="003E7760">
        <w:tc>
          <w:tcPr>
            <w:tcW w:w="1754" w:type="dxa"/>
            <w:vAlign w:val="center"/>
          </w:tcPr>
          <w:p w14:paraId="32C0A090" w14:textId="77777777" w:rsidR="003E7760" w:rsidRDefault="00000000">
            <w:pPr>
              <w:ind w:firstLineChars="0" w:firstLine="0"/>
              <w:jc w:val="center"/>
            </w:pPr>
            <w:r>
              <w:fldChar w:fldCharType="begin"/>
            </w:r>
            <w:r>
              <w:instrText xml:space="preserve"> ADDIN ZOTERO_ITEM CSL_CITATION {"citationID":"BYgRb2P4","properties":{"formattedCitation":"(Olivier {\\i{}et al.}, 2025)","plainCitation":"(Olivier et al., 2025)","noteIndex":0},"citationItems":[{"id":1898,"uris":["http://zotero.org/users/12349779/items/4JGJ8BNF"],"itemData":{"id":1898,"type":"article-journal","abstract":"Modern railways continue to strive for remote and automated methods to improve the visual inspection procedures for their assets. In some cases, these inspections provide new information that could not previously be collected, while in other cases they help them improve upon the quality control, safety, time and costs associated with manual inspection. As such, computer vision continues to find applications for visually inspecting the track, earthworks, tunnels, overhead line equipment and rolling stock. Considering the recent pace of computer vision related developments, this paper seeks to review the state of the art of the field for railways. First, the hardware and data requirements are discussed, focusing on the unique challenges associated with operating optical equipment in a railway environment, such as contamination, power sources and lighting. This also discusses the most common mounting arrangements for camera hardware, including rolling-stock, satellites and way-side cameras. Next, image processing algorithms are discussed, comparing classical approaches and more modern artificial intelligence approaches, for example You Only Look Once (YOLO) and Region-Based Convolutional Neural Network (R-CNN). Then the most common applications for computer vision in the rail industry are analysed. First the track is studied considering computer vision analysis for the detection of different types of rail surface defects on plain line and turnouts, fastener defects, concrete track slab cracking and ballast particle characterisation. Next, the overhead line equipment is considered with applications related to detecting contact loss between pantograph and contact wire, stagger behaviour and defective catenary components. This is followed by discussion of other applications such as rail tunnelling subsidence, tunnel inspection, level crossings, trespass and on-track safety hazards. Finally, opportunities for future research are discussed such as hyperspectral imaging and generative AI, along with possible frontier technologies such as quantum computing.","container-title":"IEEE Transactions on Intelligent Transportation Systems","DOI":"10.1109/TITS.2025.3552011","ISSN":"1558-0016","issue":"7","language":"en","page":"11034-11065","source":"IEEE Xplore","title":"A review of computer vision for railways","volume":"26","author":[{"family":"Olivier","given":"Bryan"},{"family":"Guo","given":"Feng"},{"family":"Qian","given":"Yu"},{"family":"Connolly","given":"David P."}],"issued":{"date-parts":[["2025",7]]}}}],"schema":"https://github.com/citation-style-language/schema/raw/master/csl-citation.json"} </w:instrText>
            </w:r>
            <w:r>
              <w:fldChar w:fldCharType="separate"/>
            </w:r>
            <w:r>
              <w:rPr>
                <w:rFonts w:cs="Times New Roman"/>
                <w:kern w:val="0"/>
              </w:rPr>
              <w:t xml:space="preserve">(Olivier </w:t>
            </w:r>
            <w:r>
              <w:rPr>
                <w:rFonts w:cs="Times New Roman"/>
                <w:i/>
                <w:iCs/>
                <w:kern w:val="0"/>
              </w:rPr>
              <w:t>et al.</w:t>
            </w:r>
            <w:r>
              <w:rPr>
                <w:rFonts w:cs="Times New Roman"/>
                <w:kern w:val="0"/>
              </w:rPr>
              <w:t>, 2025)</w:t>
            </w:r>
            <w:r>
              <w:fldChar w:fldCharType="end"/>
            </w:r>
          </w:p>
        </w:tc>
        <w:tc>
          <w:tcPr>
            <w:tcW w:w="2443" w:type="dxa"/>
            <w:vAlign w:val="center"/>
          </w:tcPr>
          <w:p w14:paraId="22DC8B62" w14:textId="77777777" w:rsidR="003E7760" w:rsidRDefault="00000000">
            <w:pPr>
              <w:ind w:firstLineChars="0" w:firstLine="0"/>
              <w:jc w:val="center"/>
            </w:pPr>
            <w:r>
              <w:t>Images, 3D point clouds, video, laser scanning</w:t>
            </w:r>
          </w:p>
        </w:tc>
        <w:tc>
          <w:tcPr>
            <w:tcW w:w="0" w:type="auto"/>
            <w:vAlign w:val="center"/>
          </w:tcPr>
          <w:p w14:paraId="01DBE4A1" w14:textId="77777777" w:rsidR="003E7760" w:rsidRDefault="00000000">
            <w:pPr>
              <w:ind w:firstLineChars="0" w:firstLine="0"/>
              <w:jc w:val="center"/>
            </w:pPr>
            <w:r>
              <w:t xml:space="preserve">Visual </w:t>
            </w:r>
            <w:r>
              <w:rPr>
                <w:rFonts w:hint="eastAsia"/>
              </w:rPr>
              <w:t>i</w:t>
            </w:r>
            <w:r>
              <w:t xml:space="preserve">nspection and </w:t>
            </w:r>
            <w:r>
              <w:rPr>
                <w:rFonts w:hint="eastAsia"/>
              </w:rPr>
              <w:t>m</w:t>
            </w:r>
            <w:r>
              <w:t xml:space="preserve">onitoring of </w:t>
            </w:r>
            <w:r>
              <w:rPr>
                <w:rFonts w:hint="eastAsia"/>
              </w:rPr>
              <w:t>r</w:t>
            </w:r>
            <w:r>
              <w:t xml:space="preserve">ailway </w:t>
            </w:r>
            <w:r>
              <w:rPr>
                <w:rFonts w:hint="eastAsia"/>
              </w:rPr>
              <w:t>a</w:t>
            </w:r>
            <w:r>
              <w:t>ssets</w:t>
            </w:r>
          </w:p>
        </w:tc>
        <w:tc>
          <w:tcPr>
            <w:tcW w:w="0" w:type="auto"/>
            <w:vAlign w:val="center"/>
          </w:tcPr>
          <w:p w14:paraId="6BDEA68A" w14:textId="77777777" w:rsidR="003E7760" w:rsidRDefault="00000000">
            <w:pPr>
              <w:ind w:firstLineChars="0" w:firstLine="0"/>
              <w:jc w:val="center"/>
            </w:pPr>
            <w:r>
              <w:rPr>
                <w:rFonts w:hint="eastAsia"/>
              </w:rPr>
              <w:t>191</w:t>
            </w:r>
          </w:p>
        </w:tc>
        <w:tc>
          <w:tcPr>
            <w:tcW w:w="0" w:type="auto"/>
            <w:vAlign w:val="center"/>
          </w:tcPr>
          <w:p w14:paraId="57A7E2DC" w14:textId="77777777" w:rsidR="003E7760" w:rsidRDefault="00000000">
            <w:pPr>
              <w:ind w:firstLineChars="0" w:firstLine="0"/>
              <w:jc w:val="center"/>
            </w:pPr>
            <w:r>
              <w:rPr>
                <w:rFonts w:hint="eastAsia"/>
              </w:rPr>
              <w:t>2000-2025</w:t>
            </w:r>
          </w:p>
        </w:tc>
      </w:tr>
      <w:tr w:rsidR="003E7760" w14:paraId="06E65112" w14:textId="77777777" w:rsidTr="003E7760">
        <w:tc>
          <w:tcPr>
            <w:tcW w:w="1754" w:type="dxa"/>
            <w:vAlign w:val="center"/>
          </w:tcPr>
          <w:p w14:paraId="0193DA12" w14:textId="77777777" w:rsidR="003E7760" w:rsidRDefault="00000000">
            <w:pPr>
              <w:ind w:firstLineChars="0" w:firstLine="0"/>
              <w:jc w:val="center"/>
            </w:pPr>
            <w:r>
              <w:fldChar w:fldCharType="begin"/>
            </w:r>
            <w:r>
              <w:instrText xml:space="preserve"> ADDIN ZOTERO_ITEM CSL_CITATION {"citationID":"GRZKslfT","properties":{"formattedCitation":"(Zhang, Zhang and Dinavahi, 2025)","plainCitation":"(Zhang, Zhang and Dinavahi, 2025)","noteIndex":0},"citationItems":[{"id":1896,"uris":["http://zotero.org/users/12349779/items/Q5M8LJ5T"],"itemData":{"id":1896,"type":"article-journal","abstract":"In recent years, artificial intelligence (AI) has revolutionized numerous sectors, including advanced transportation systems (ATS). This paper presents a comprehensive review of the latest machine learning (ML) applications within ATS, encompassing air, marine, and land transport modes. The review systematically categorizes and evaluates ML applications in four key subdomains: more-electric aircraft (MEA), all-electric ships (AES), high-speed rail (HSR), and electric vehicles (EV). A total of 124 articles were analyzed, spanning January 2014 to December 2023, to identify the global focus and results of ML in ATS. Our findings reveal that ML methods significantly improve predictive maintenance, energy management, fault diagnosis, and system optimization in ATS. However, the adoption and integration of ML face challenges related to data quality, model complexity, and real-time implementation. This review serves as a multidisciplinary research roadmap, considering ATS as a whole and taking a broad perspective of ML applications in ATS; highlighting open challenges and future directions, including dealing with data limitations, computational demands, applying transformers for time series forecasting, applying other emerging ML methods in ATS, and combining different ML approaches. The insights provided aim to facilitate further adoption of ML by both academia and industry, ultimately contributing to the evolution of intelligent and efficient transportation systems. © 2025 The Authors","container-title":"eTransportation","DOI":"10.1016/j.etran.2025.100417","ISSN":"2590-1168","journalAbbreviation":"eTransp.","language":"en","publisher":"Elsevier B.V.","source":"Scopus","title":"A survey of machine learning applications in advanced transportation systems: Trends, techniques, and future directions","title-short":"A survey of machine learning applications in advanced transportation systems","volume":"24","author":[{"family":"Zhang","given":"Yuzhong"},{"family":"Zhang","given":"Songyang"},{"family":"Dinavahi","given":"Venkata"}],"issued":{"date-parts":[["2025"]]}}}],"schema":"https://github.com/citation-style-language/schema/raw/master/csl-citation.json"} </w:instrText>
            </w:r>
            <w:r>
              <w:fldChar w:fldCharType="separate"/>
            </w:r>
            <w:r>
              <w:rPr>
                <w:rFonts w:cs="Times New Roman"/>
              </w:rPr>
              <w:t>(Zhang, Zhang and Dinavahi, 2025)</w:t>
            </w:r>
            <w:r>
              <w:fldChar w:fldCharType="end"/>
            </w:r>
          </w:p>
        </w:tc>
        <w:tc>
          <w:tcPr>
            <w:tcW w:w="2443" w:type="dxa"/>
            <w:vAlign w:val="center"/>
          </w:tcPr>
          <w:p w14:paraId="2021958B" w14:textId="77777777" w:rsidR="003E7760" w:rsidRDefault="00000000">
            <w:pPr>
              <w:ind w:firstLineChars="0" w:firstLine="0"/>
              <w:jc w:val="center"/>
            </w:pPr>
            <w:r>
              <w:t>Machine learning and data related to advanced transportation systems</w:t>
            </w:r>
          </w:p>
        </w:tc>
        <w:tc>
          <w:tcPr>
            <w:tcW w:w="0" w:type="auto"/>
            <w:vAlign w:val="center"/>
          </w:tcPr>
          <w:p w14:paraId="4372C765" w14:textId="77777777" w:rsidR="003E7760" w:rsidRDefault="00000000">
            <w:pPr>
              <w:ind w:firstLineChars="0" w:firstLine="0"/>
              <w:jc w:val="center"/>
            </w:pPr>
            <w:r>
              <w:t xml:space="preserve">Fault </w:t>
            </w:r>
            <w:r>
              <w:rPr>
                <w:rFonts w:hint="eastAsia"/>
              </w:rPr>
              <w:t>d</w:t>
            </w:r>
            <w:r>
              <w:t xml:space="preserve">iagnosis, </w:t>
            </w:r>
            <w:r>
              <w:rPr>
                <w:rFonts w:hint="eastAsia"/>
              </w:rPr>
              <w:t>s</w:t>
            </w:r>
            <w:r>
              <w:t xml:space="preserve">tate </w:t>
            </w:r>
            <w:r>
              <w:rPr>
                <w:rFonts w:hint="eastAsia"/>
              </w:rPr>
              <w:t>e</w:t>
            </w:r>
            <w:r>
              <w:t xml:space="preserve">stimation, </w:t>
            </w:r>
            <w:r>
              <w:rPr>
                <w:rFonts w:hint="eastAsia"/>
              </w:rPr>
              <w:t>c</w:t>
            </w:r>
            <w:r>
              <w:t xml:space="preserve">ondition </w:t>
            </w:r>
            <w:r>
              <w:rPr>
                <w:rFonts w:hint="eastAsia"/>
              </w:rPr>
              <w:t>m</w:t>
            </w:r>
            <w:r>
              <w:t>onitoring</w:t>
            </w:r>
          </w:p>
        </w:tc>
        <w:tc>
          <w:tcPr>
            <w:tcW w:w="0" w:type="auto"/>
            <w:vAlign w:val="center"/>
          </w:tcPr>
          <w:p w14:paraId="25584120" w14:textId="77777777" w:rsidR="003E7760" w:rsidRDefault="00000000">
            <w:pPr>
              <w:ind w:firstLineChars="0" w:firstLine="0"/>
              <w:jc w:val="center"/>
            </w:pPr>
            <w:r>
              <w:rPr>
                <w:rFonts w:hint="eastAsia"/>
              </w:rPr>
              <w:t>124</w:t>
            </w:r>
          </w:p>
        </w:tc>
        <w:tc>
          <w:tcPr>
            <w:tcW w:w="0" w:type="auto"/>
            <w:vAlign w:val="center"/>
          </w:tcPr>
          <w:p w14:paraId="45C73919" w14:textId="77777777" w:rsidR="003E7760" w:rsidRDefault="00000000">
            <w:pPr>
              <w:ind w:firstLineChars="0" w:firstLine="0"/>
              <w:jc w:val="center"/>
            </w:pPr>
            <w:r>
              <w:rPr>
                <w:rFonts w:hint="eastAsia"/>
              </w:rPr>
              <w:t>2014-2023</w:t>
            </w:r>
          </w:p>
        </w:tc>
      </w:tr>
      <w:tr w:rsidR="003E7760" w14:paraId="509F8FB4" w14:textId="77777777" w:rsidTr="003E7760">
        <w:tc>
          <w:tcPr>
            <w:tcW w:w="1754" w:type="dxa"/>
            <w:vAlign w:val="center"/>
          </w:tcPr>
          <w:p w14:paraId="35204D64" w14:textId="77777777" w:rsidR="003E7760" w:rsidRDefault="00000000">
            <w:pPr>
              <w:ind w:firstLineChars="0" w:firstLine="0"/>
              <w:jc w:val="center"/>
            </w:pPr>
            <w:r>
              <w:lastRenderedPageBreak/>
              <w:fldChar w:fldCharType="begin"/>
            </w:r>
            <w:r>
              <w:instrText xml:space="preserve"> ADDIN ZOTERO_ITEM CSL_CITATION {"citationID":"W5A4kr3h","properties":{"formattedCitation":"(Zhang {\\i{}et al.}, 2026)","plainCitation":"(Zhang et al., 2026)","noteIndex":0},"citationItems":[{"id":1889,"uris":["http://zotero.org/users/12349779/items/CA6655AN"],"itemData":{"id":1889,"type":"article-journal","abstract":"Point cloud technology, characterized by its high-precision 3D geometric acquisition in complex railway environments, has become a cornerstone for the...","container-title":"Sensors","DOI":"10.3390/s26041131","ISSN":"1424-8220","issue":"4","language":"en","license":"http://creativecommons.org/licenses/by/3.0/","publisher":"Multidisciplinary Digital Publishing Institute","source":"www.mdpi.com","title":"From point clouds to predictive maintenance: A review of intelligent railway infrastructure monitoring","title-short":"From Point Clouds to Predictive Maintenance","URL":"https://www.mdpi.com/1424-8220/26/4/1131","volume":"26","author":[{"family":"Zhang","given":"Yalin"},{"family":"Dai","given":"Peng"},{"family":"Sysyn","given":"Mykola"},{"family":"Hu","given":"Yuchuan"},{"family":"Kou","given":"Lei"},{"family":"Song","given":"Haoran"},{"family":"Shi","given":"Jing"}],"accessed":{"date-parts":[["2026",3,31]]},"issued":{"date-parts":[["2026",2,10]]}}}],"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2026)</w:t>
            </w:r>
            <w:r>
              <w:fldChar w:fldCharType="end"/>
            </w:r>
          </w:p>
        </w:tc>
        <w:tc>
          <w:tcPr>
            <w:tcW w:w="2443" w:type="dxa"/>
            <w:vAlign w:val="center"/>
          </w:tcPr>
          <w:p w14:paraId="3345B458" w14:textId="77777777" w:rsidR="003E7760" w:rsidRDefault="00000000">
            <w:pPr>
              <w:ind w:firstLineChars="0" w:firstLine="0"/>
              <w:jc w:val="center"/>
            </w:pPr>
            <w:r>
              <w:t>3D point cloud data</w:t>
            </w:r>
          </w:p>
        </w:tc>
        <w:tc>
          <w:tcPr>
            <w:tcW w:w="0" w:type="auto"/>
            <w:vAlign w:val="center"/>
          </w:tcPr>
          <w:p w14:paraId="14246498" w14:textId="77777777" w:rsidR="003E7760" w:rsidRDefault="00000000">
            <w:pPr>
              <w:ind w:firstLineChars="0" w:firstLine="0"/>
              <w:jc w:val="center"/>
            </w:pPr>
            <w:r>
              <w:t xml:space="preserve">Intelligent </w:t>
            </w:r>
            <w:r>
              <w:rPr>
                <w:rFonts w:hint="eastAsia"/>
              </w:rPr>
              <w:t>m</w:t>
            </w:r>
            <w:r>
              <w:t xml:space="preserve">onitoring, </w:t>
            </w:r>
            <w:r>
              <w:rPr>
                <w:rFonts w:hint="eastAsia"/>
              </w:rPr>
              <w:t>d</w:t>
            </w:r>
            <w:r>
              <w:t xml:space="preserve">igital </w:t>
            </w:r>
            <w:r>
              <w:rPr>
                <w:rFonts w:hint="eastAsia"/>
              </w:rPr>
              <w:t>t</w:t>
            </w:r>
            <w:r>
              <w:t xml:space="preserve">wins, and </w:t>
            </w:r>
            <w:r>
              <w:rPr>
                <w:rFonts w:hint="eastAsia"/>
              </w:rPr>
              <w:t>m</w:t>
            </w:r>
            <w:r>
              <w:t xml:space="preserve">aintenance of </w:t>
            </w:r>
            <w:r>
              <w:rPr>
                <w:rFonts w:hint="eastAsia"/>
              </w:rPr>
              <w:t>r</w:t>
            </w:r>
            <w:r>
              <w:t xml:space="preserve">ailway </w:t>
            </w:r>
            <w:r>
              <w:rPr>
                <w:rFonts w:hint="eastAsia"/>
              </w:rPr>
              <w:t>i</w:t>
            </w:r>
            <w:r>
              <w:t>nfrastructure</w:t>
            </w:r>
          </w:p>
        </w:tc>
        <w:tc>
          <w:tcPr>
            <w:tcW w:w="0" w:type="auto"/>
            <w:vAlign w:val="center"/>
          </w:tcPr>
          <w:p w14:paraId="5333DFC7" w14:textId="77777777" w:rsidR="003E7760" w:rsidRDefault="00000000">
            <w:pPr>
              <w:ind w:firstLineChars="0" w:firstLine="0"/>
              <w:jc w:val="center"/>
            </w:pPr>
            <w:r>
              <w:rPr>
                <w:rFonts w:hint="eastAsia"/>
              </w:rPr>
              <w:t>234</w:t>
            </w:r>
          </w:p>
        </w:tc>
        <w:tc>
          <w:tcPr>
            <w:tcW w:w="0" w:type="auto"/>
            <w:vAlign w:val="center"/>
          </w:tcPr>
          <w:p w14:paraId="081CB6DA" w14:textId="77777777" w:rsidR="003E7760" w:rsidRDefault="00000000">
            <w:pPr>
              <w:ind w:firstLineChars="0" w:firstLine="0"/>
              <w:jc w:val="center"/>
            </w:pPr>
            <w:r>
              <w:rPr>
                <w:rFonts w:hint="eastAsia"/>
              </w:rPr>
              <w:t>2000-2024</w:t>
            </w:r>
          </w:p>
        </w:tc>
      </w:tr>
    </w:tbl>
    <w:p>
      <w:pPr>
        <w:pStyle w:val="Caption"/>
      </w:pPr>
      <w:ins w:id="85" w:author="Codex" w:date="2026-07-04T13:34:55Z">
        <w:r>
          <w:t>Table 1b. Coverage matrix of previous railway AI/O&amp;M reviews and the present dual-loop review</w:t>
        </w:r>
      </w:ins>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5"/>
        <w:gridCol w:w="1285"/>
        <w:gridCol w:w="1285"/>
        <w:gridCol w:w="1285"/>
        <w:gridCol w:w="1285"/>
        <w:gridCol w:w="1285"/>
        <w:gridCol w:w="1285"/>
      </w:tblGrid>
      <w:tr>
        <w:tc>
          <w:tcPr>
            <w:shd w:fill="D9EAF7"/>
          </w:tcPr>
          <w:p>
            <w:del w:id="171" w:author="Codex" w:date="2026-07-04T13:34:55Z">
              <w:r>
                <w:delText>Review</w:delText>
              </w:r>
            </w:del>
            <w:ins w:id="172" w:author="Codex" w:date="2026-07-04T13:34:55Z">
              <w:r>
                <w:t>Technology</w:t>
              </w:r>
            </w:ins>
          </w:p>
        </w:tc>
        <w:tc>
          <w:tcPr>
            <w:shd w:fill="D9EAF7"/>
          </w:tcPr>
          <w:p>
            <w:del w:id="173" w:author="Codex" w:date="2026-07-04T13:34:55Z">
              <w:r>
                <w:delText>Perception</w:delText>
              </w:r>
            </w:del>
            <w:ins w:id="174" w:author="Codex" w:date="2026-07-04T13:34:55Z">
              <w:r>
                <w:t>State variable measured</w:t>
              </w:r>
            </w:ins>
          </w:p>
        </w:tc>
        <w:tc>
          <w:tcPr>
            <w:shd w:fill="D9EAF7"/>
          </w:tcPr>
          <w:p>
            <w:del w:id="175" w:author="Codex" w:date="2026-07-04T13:34:55Z">
              <w:r>
                <w:delText>Assessment</w:delText>
              </w:r>
            </w:del>
            <w:ins w:id="176" w:author="Codex" w:date="2026-07-04T13:34:55Z">
              <w:r>
                <w:t>Operational role</w:t>
              </w:r>
            </w:ins>
          </w:p>
        </w:tc>
        <w:tc>
          <w:tcPr>
            <w:shd w:fill="D9EAF7"/>
          </w:tcPr>
          <w:p>
            <w:del w:id="177" w:author="Codex" w:date="2026-07-04T13:34:55Z">
              <w:r>
                <w:delText>Decision optimization</w:delText>
              </w:r>
            </w:del>
            <w:ins w:id="178" w:author="Codex" w:date="2026-07-04T13:34:55Z">
              <w:r>
                <w:t>What it enables</w:t>
              </w:r>
            </w:ins>
          </w:p>
        </w:tc>
        <w:tc>
          <w:tcPr>
            <w:shd w:fill="D9EAF7"/>
          </w:tcPr>
          <w:p>
            <w:del w:id="179" w:author="Codex" w:date="2026-07-04T13:34:55Z">
              <w:r>
                <w:delText>Robotic execution</w:delText>
              </w:r>
            </w:del>
            <w:ins w:id="180" w:author="Codex" w:date="2026-07-04T13:34:55Z">
              <w:r>
                <w:t>What it misses / uncertainty</w:t>
              </w:r>
            </w:ins>
          </w:p>
        </w:tc>
        <w:tc>
          <w:tcPr>
            <w:shd w:fill="D9EAF7"/>
          </w:tcPr>
          <w:p>
            <w:del w:id="181" w:author="Codex" w:date="2026-07-04T13:34:55Z">
              <w:r>
                <w:delText>Lifecycle feedback</w:delText>
              </w:r>
            </w:del>
            <w:ins w:id="182" w:author="Codex" w:date="2026-07-04T13:34:55Z">
              <w:r>
                <w:t>Dual-loop requirement</w:t>
              </w:r>
            </w:ins>
          </w:p>
        </w:tc>
        <w:tc>
          <w:tcPr>
            <w:shd w:fill="D9EAF7"/>
          </w:tcPr>
          <w:p>
            <w:ins w:id="93" w:author="Codex" w:date="2026-07-04T13:34:55Z">
              <w:r>
                <w:t>Field case</w:t>
              </w:r>
            </w:ins>
          </w:p>
        </w:tc>
      </w:tr>
      <w:tr>
        <w:tc>
          <w:tcPr>
            <w:shd w:fill="FFFFFF"/>
          </w:tcPr>
          <w:p>
            <w:del w:id="183" w:author="Codex" w:date="2026-07-04T13:34:55Z">
              <w:r>
                <w:delText>Peinado Gonzalo et al. (2022)</w:delText>
              </w:r>
            </w:del>
            <w:ins w:id="184" w:author="Codex" w:date="2026-07-04T13:34:55Z">
              <w:r>
                <w:t>Eddy current testing</w:t>
              </w:r>
            </w:ins>
          </w:p>
        </w:tc>
        <w:tc>
          <w:tcPr>
            <w:shd w:fill="FFFFFF"/>
          </w:tcPr>
          <w:p>
            <w:del w:id="185" w:author="Codex" w:date="2026-07-04T13:34:55Z">
              <w:r>
                <w:delText>Yes</w:delText>
              </w:r>
            </w:del>
            <w:ins w:id="186" w:author="Codex" w:date="2026-07-04T13:34:55Z">
              <w:r>
                <w:t>Rail-surface and near-surface electromagnetic response</w:t>
              </w:r>
            </w:ins>
          </w:p>
        </w:tc>
        <w:tc>
          <w:tcPr>
            <w:shd w:fill="FFFFFF"/>
          </w:tcPr>
          <w:p>
            <w:del w:id="187" w:author="Codex" w:date="2026-07-04T13:34:55Z">
              <w:r>
                <w:delText>Yes</w:delText>
              </w:r>
            </w:del>
            <w:ins w:id="188" w:author="Codex" w:date="2026-07-04T13:34:55Z">
              <w:r>
                <w:t>Local precision inspection</w:t>
              </w:r>
            </w:ins>
          </w:p>
        </w:tc>
        <w:tc>
          <w:tcPr>
            <w:shd w:fill="FFFFFF"/>
          </w:tcPr>
          <w:p>
            <w:del w:id="189" w:author="Codex" w:date="2026-07-04T13:34:55Z">
              <w:r>
                <w:delText>Partial</w:delText>
              </w:r>
            </w:del>
            <w:ins w:id="190" w:author="Codex" w:date="2026-07-04T13:34:55Z">
              <w:r>
                <w:t>Fast screening of surface rolling-contact fatigue and conductive defects</w:t>
              </w:r>
            </w:ins>
          </w:p>
        </w:tc>
        <w:tc>
          <w:tcPr>
            <w:shd w:fill="FFFFFF"/>
          </w:tcPr>
          <w:p>
            <w:del w:id="191" w:author="Codex" w:date="2026-07-04T13:34:55Z">
              <w:r>
                <w:delText>No</w:delText>
              </w:r>
            </w:del>
            <w:ins w:id="192" w:author="Codex" w:date="2026-07-04T13:34:55Z">
              <w:r>
                <w:t>Sensitive to lift-off, roughness, contamination and non-conductive defects</w:t>
              </w:r>
            </w:ins>
          </w:p>
        </w:tc>
        <w:tc>
          <w:tcPr>
            <w:shd w:fill="FFFFFF"/>
          </w:tcPr>
          <w:p>
            <w:del w:id="193" w:author="Codex" w:date="2026-07-04T13:34:55Z">
              <w:r>
                <w:delText>Partial</w:delText>
              </w:r>
            </w:del>
            <w:ins w:id="194" w:author="Codex" w:date="2026-07-04T13:34:55Z">
              <w:r>
                <w:t>Use as confirmatory evidence after network alerts; report uncertainty before repair decisions</w:t>
              </w:r>
            </w:ins>
          </w:p>
        </w:tc>
        <w:tc>
          <w:tcPr>
            <w:shd w:fill="FFFFFF"/>
          </w:tcPr>
          <w:p>
            <w:ins w:id="100" w:author="Codex" w:date="2026-07-04T13:34:55Z">
              <w:r>
                <w:t>No</w:t>
              </w:r>
            </w:ins>
          </w:p>
        </w:tc>
      </w:tr>
      <w:tr>
        <w:tc>
          <w:tcPr>
            <w:shd w:fill="FFFFFF"/>
          </w:tcPr>
          <w:p>
            <w:del w:id="195" w:author="Codex" w:date="2026-07-04T13:34:55Z">
              <w:r>
                <w:delText>Tang et al. (2022)</w:delText>
              </w:r>
            </w:del>
            <w:ins w:id="196" w:author="Codex" w:date="2026-07-04T13:34:55Z">
              <w:r>
                <w:t>Magnetic flux leakage</w:t>
              </w:r>
            </w:ins>
          </w:p>
        </w:tc>
        <w:tc>
          <w:tcPr>
            <w:shd w:fill="FFFFFF"/>
          </w:tcPr>
          <w:p>
            <w:del w:id="197" w:author="Codex" w:date="2026-07-04T13:34:55Z">
              <w:r>
                <w:delText>Yes</w:delText>
              </w:r>
            </w:del>
            <w:ins w:id="198" w:author="Codex" w:date="2026-07-04T13:34:55Z">
              <w:r>
                <w:t>Magnetic-field disturbance from rail surface or near-surface discontinuities</w:t>
              </w:r>
            </w:ins>
          </w:p>
        </w:tc>
        <w:tc>
          <w:tcPr>
            <w:shd w:fill="FFFFFF"/>
          </w:tcPr>
          <w:p>
            <w:del w:id="199" w:author="Codex" w:date="2026-07-04T13:34:55Z">
              <w:r>
                <w:delText>Partial</w:delText>
              </w:r>
            </w:del>
            <w:ins w:id="200" w:author="Codex" w:date="2026-07-04T13:34:55Z">
              <w:r>
                <w:t>Local precision inspection</w:t>
              </w:r>
            </w:ins>
          </w:p>
        </w:tc>
        <w:tc>
          <w:tcPr>
            <w:shd w:fill="FFFFFF"/>
          </w:tcPr>
          <w:p>
            <w:del w:id="201" w:author="Codex" w:date="2026-07-04T13:34:55Z">
              <w:r>
                <w:delText>Partial</w:delText>
              </w:r>
            </w:del>
            <w:ins w:id="202" w:author="Codex" w:date="2026-07-04T13:34:55Z">
              <w:r>
                <w:t>High-sensitivity detection of rail discontinuities at inspection speed</w:t>
              </w:r>
            </w:ins>
          </w:p>
        </w:tc>
        <w:tc>
          <w:tcPr>
            <w:shd w:fill="FFFFFF"/>
          </w:tcPr>
          <w:p>
            <w:del w:id="203" w:author="Codex" w:date="2026-07-04T13:34:55Z">
              <w:r>
                <w:delText>Partial</w:delText>
              </w:r>
            </w:del>
            <w:ins w:id="204" w:author="Codex" w:date="2026-07-04T13:34:55Z">
              <w:r>
                <w:t>Affected by rust, oil, magnetization history and defect orientation</w:t>
              </w:r>
            </w:ins>
          </w:p>
        </w:tc>
        <w:tc>
          <w:tcPr>
            <w:shd w:fill="FFFFFF"/>
          </w:tcPr>
          <w:p>
            <w:del w:id="205" w:author="Codex" w:date="2026-07-04T13:34:55Z">
              <w:r>
                <w:delText>No</w:delText>
              </w:r>
            </w:del>
            <w:ins w:id="206" w:author="Codex" w:date="2026-07-04T13:34:55Z">
              <w:r>
                <w:t>Fuse with visual/ultrasonic evidence before classifying repairable defect geometry</w:t>
              </w:r>
            </w:ins>
          </w:p>
        </w:tc>
        <w:tc>
          <w:tcPr>
            <w:shd w:fill="FFFFFF"/>
          </w:tcPr>
          <w:p>
            <w:ins w:id="107" w:author="Codex" w:date="2026-07-04T13:34:55Z">
              <w:r>
                <w:t>No</w:t>
              </w:r>
            </w:ins>
          </w:p>
        </w:tc>
      </w:tr>
      <w:tr>
        <w:tc>
          <w:tcPr>
            <w:shd w:fill="FFFFFF"/>
          </w:tcPr>
          <w:p>
            <w:del w:id="207" w:author="Codex" w:date="2026-07-04T13:34:55Z">
              <w:r>
                <w:delText>Aela, Chi, et al. (2024)</w:delText>
              </w:r>
            </w:del>
            <w:ins w:id="208" w:author="Codex" w:date="2026-07-04T13:34:55Z">
              <w:r>
                <w:t>Visual inspection</w:t>
              </w:r>
            </w:ins>
          </w:p>
        </w:tc>
        <w:tc>
          <w:tcPr>
            <w:shd w:fill="FFFFFF"/>
          </w:tcPr>
          <w:p>
            <w:del w:id="209" w:author="Codex" w:date="2026-07-04T13:34:55Z">
              <w:r>
                <w:delText>Yes</w:delText>
              </w:r>
            </w:del>
            <w:ins w:id="210" w:author="Codex" w:date="2026-07-04T13:34:55Z">
              <w:r>
                <w:t>Surface appearance of rails, fasteners, sleepers and visible components</w:t>
              </w:r>
            </w:ins>
          </w:p>
        </w:tc>
        <w:tc>
          <w:tcPr>
            <w:shd w:fill="FFFFFF"/>
          </w:tcPr>
          <w:p>
            <w:del w:id="211" w:author="Codex" w:date="2026-07-04T13:34:55Z">
              <w:r>
                <w:delText>Partial</w:delText>
              </w:r>
            </w:del>
            <w:ins w:id="212" w:author="Codex" w:date="2026-07-04T13:34:55Z">
              <w:r>
                <w:t>Network survey and local inspection</w:t>
              </w:r>
            </w:ins>
          </w:p>
        </w:tc>
        <w:tc>
          <w:tcPr>
            <w:shd w:fill="FFFFFF"/>
          </w:tcPr>
          <w:p>
            <w:del w:id="213" w:author="Codex" w:date="2026-07-04T13:34:55Z">
              <w:r>
                <w:delText>No</w:delText>
              </w:r>
            </w:del>
            <w:ins w:id="214" w:author="Codex" w:date="2026-07-04T13:34:55Z">
              <w:r>
                <w:t>Scalable defect localization, documentation and asset inventory</w:t>
              </w:r>
            </w:ins>
          </w:p>
        </w:tc>
        <w:tc>
          <w:tcPr>
            <w:shd w:fill="FFFFFF"/>
          </w:tcPr>
          <w:p>
            <w:del w:id="215" w:author="Codex" w:date="2026-07-04T13:34:55Z">
              <w:r>
                <w:delText>No</w:delText>
              </w:r>
            </w:del>
            <w:ins w:id="216" w:author="Codex" w:date="2026-07-04T13:34:55Z">
              <w:r>
                <w:t>Cannot observe subsurface damage; affected by lighting, occlusion, weather and label bias</w:t>
              </w:r>
            </w:ins>
          </w:p>
        </w:tc>
        <w:tc>
          <w:tcPr>
            <w:shd w:fill="FFFFFF"/>
          </w:tcPr>
          <w:p>
            <w:del w:id="217" w:author="Codex" w:date="2026-07-04T13:34:55Z">
              <w:r>
                <w:delText>No</w:delText>
              </w:r>
            </w:del>
            <w:ins w:id="218" w:author="Codex" w:date="2026-07-04T13:34:55Z">
              <w:r>
                <w:t>Convert detections into asset-level work orders with confidence scores and human/robot verification</w:t>
              </w:r>
            </w:ins>
          </w:p>
        </w:tc>
        <w:tc>
          <w:tcPr>
            <w:shd w:fill="FFFFFF"/>
          </w:tcPr>
          <w:p>
            <w:ins w:id="114" w:author="Codex" w:date="2026-07-04T13:34:55Z">
              <w:r>
                <w:t>No</w:t>
              </w:r>
            </w:ins>
          </w:p>
        </w:tc>
      </w:tr>
      <w:tr>
        <w:tc>
          <w:tcPr>
            <w:shd w:fill="FFFFFF"/>
          </w:tcPr>
          <w:p>
            <w:del w:id="219" w:author="Codex" w:date="2026-07-04T13:34:55Z">
              <w:r>
                <w:delText>Aela, Cai, et al. (2024)</w:delText>
              </w:r>
            </w:del>
            <w:ins w:id="220" w:author="Codex" w:date="2026-07-04T13:34:55Z">
              <w:r>
                <w:t>Ultrasonic testing</w:t>
              </w:r>
            </w:ins>
          </w:p>
        </w:tc>
        <w:tc>
          <w:tcPr>
            <w:shd w:fill="FFFFFF"/>
          </w:tcPr>
          <w:p>
            <w:del w:id="221" w:author="Codex" w:date="2026-07-04T13:34:55Z">
              <w:r>
                <w:delText>Yes</w:delText>
              </w:r>
            </w:del>
            <w:ins w:id="222" w:author="Codex" w:date="2026-07-04T13:34:55Z">
              <w:r>
                <w:t>Internal acoustic reflections from cracks, breaks and inclusions</w:t>
              </w:r>
            </w:ins>
          </w:p>
        </w:tc>
        <w:tc>
          <w:tcPr>
            <w:shd w:fill="FFFFFF"/>
          </w:tcPr>
          <w:p>
            <w:del w:id="223" w:author="Codex" w:date="2026-07-04T13:34:55Z">
              <w:r>
                <w:delText>Partial</w:delText>
              </w:r>
            </w:del>
            <w:ins w:id="224" w:author="Codex" w:date="2026-07-04T13:34:55Z">
              <w:r>
                <w:t>Local precision diagnosis</w:t>
              </w:r>
            </w:ins>
          </w:p>
        </w:tc>
        <w:tc>
          <w:tcPr>
            <w:shd w:fill="FFFFFF"/>
          </w:tcPr>
          <w:p>
            <w:del w:id="225" w:author="Codex" w:date="2026-07-04T13:34:55Z">
              <w:r>
                <w:delText>No</w:delText>
              </w:r>
            </w:del>
            <w:ins w:id="226" w:author="Codex" w:date="2026-07-04T13:34:55Z">
              <w:r>
                <w:t>Quantifies internal rail defects and supports safety-critical acceptance decisions</w:t>
              </w:r>
            </w:ins>
          </w:p>
        </w:tc>
        <w:tc>
          <w:tcPr>
            <w:shd w:fill="FFFFFF"/>
          </w:tcPr>
          <w:p>
            <w:del w:id="227" w:author="Codex" w:date="2026-07-04T13:34:55Z">
              <w:r>
                <w:delText>No</w:delText>
              </w:r>
            </w:del>
            <w:ins w:id="228" w:author="Codex" w:date="2026-07-04T13:34:55Z">
              <w:r>
                <w:t>Blind zones, coupling condition, speed constraints and incomplete cross-section coverage</w:t>
              </w:r>
            </w:ins>
          </w:p>
        </w:tc>
        <w:tc>
          <w:tcPr>
            <w:shd w:fill="FFFFFF"/>
          </w:tcPr>
          <w:p>
            <w:del w:id="229" w:author="Codex" w:date="2026-07-04T13:34:55Z">
              <w:r>
                <w:delText>No</w:delText>
              </w:r>
            </w:del>
            <w:ins w:id="230" w:author="Codex" w:date="2026-07-04T13:34:55Z">
              <w:r>
                <w:t>Provide defect size/depth uncertainty and trigger repair or speed restriction only with traceable thresholds</w:t>
              </w:r>
            </w:ins>
          </w:p>
        </w:tc>
        <w:tc>
          <w:tcPr>
            <w:shd w:fill="FFFFFF"/>
          </w:tcPr>
          <w:p>
            <w:ins w:id="121" w:author="Codex" w:date="2026-07-04T13:34:55Z">
              <w:r>
                <w:t>No</w:t>
              </w:r>
            </w:ins>
          </w:p>
        </w:tc>
      </w:tr>
      <w:tr>
        <w:tc>
          <w:tcPr>
            <w:shd w:fill="FFFFFF"/>
          </w:tcPr>
          <w:p>
            <w:del w:id="231" w:author="Codex" w:date="2026-07-04T13:34:55Z">
              <w:r>
                <w:delText>Koohmishi et al. (2024)</w:delText>
              </w:r>
            </w:del>
            <w:ins w:id="232" w:author="Codex" w:date="2026-07-04T13:34:55Z">
              <w:r>
                <w:t>Ground penetrating radar</w:t>
              </w:r>
            </w:ins>
          </w:p>
        </w:tc>
        <w:tc>
          <w:tcPr>
            <w:shd w:fill="FFFFFF"/>
          </w:tcPr>
          <w:p>
            <w:del w:id="233" w:author="Codex" w:date="2026-07-04T13:34:55Z">
              <w:r>
                <w:delText>Yes</w:delText>
              </w:r>
            </w:del>
            <w:ins w:id="234" w:author="Codex" w:date="2026-07-04T13:34:55Z">
              <w:r>
                <w:t>Dielectric contrast linked to ballast fouling, voids, moisture and slab/subgrade interfaces</w:t>
              </w:r>
            </w:ins>
          </w:p>
        </w:tc>
        <w:tc>
          <w:tcPr>
            <w:shd w:fill="FFFFFF"/>
          </w:tcPr>
          <w:p>
            <w:del w:id="235" w:author="Codex" w:date="2026-07-04T13:34:55Z">
              <w:r>
                <w:delText>Yes</w:delText>
              </w:r>
            </w:del>
            <w:ins w:id="236" w:author="Codex" w:date="2026-07-04T13:34:55Z">
              <w:r>
                <w:t>Corridor-scale substructure survey plus targeted diagnosis</w:t>
              </w:r>
            </w:ins>
          </w:p>
        </w:tc>
        <w:tc>
          <w:tcPr>
            <w:shd w:fill="FFFFFF"/>
          </w:tcPr>
          <w:p>
            <w:del w:id="237" w:author="Codex" w:date="2026-07-04T13:34:55Z">
              <w:r>
                <w:delText>Partial</w:delText>
              </w:r>
            </w:del>
            <w:ins w:id="238" w:author="Codex" w:date="2026-07-04T13:34:55Z">
              <w:r>
                <w:t>Reveals hidden causal parameters behind repeated geometry defects</w:t>
              </w:r>
            </w:ins>
          </w:p>
        </w:tc>
        <w:tc>
          <w:tcPr>
            <w:shd w:fill="FFFFFF"/>
          </w:tcPr>
          <w:p>
            <w:del w:id="239" w:author="Codex" w:date="2026-07-04T13:34:55Z">
              <w:r>
                <w:delText>No</w:delText>
              </w:r>
            </w:del>
            <w:ins w:id="240" w:author="Codex" w:date="2026-07-04T13:34:55Z">
              <w:r>
                <w:t>Multipath scattering, moisture sensitivity, blurred boundaries and interpretation dependence</w:t>
              </w:r>
            </w:ins>
          </w:p>
        </w:tc>
        <w:tc>
          <w:tcPr>
            <w:shd w:fill="FFFFFF"/>
          </w:tcPr>
          <w:p>
            <w:del w:id="241" w:author="Codex" w:date="2026-07-04T13:34:55Z">
              <w:r>
                <w:delText>Partial</w:delText>
              </w:r>
            </w:del>
            <w:ins w:id="242" w:author="Codex" w:date="2026-07-04T13:34:55Z">
              <w:r>
                <w:t>Link subsurface causes to deterioration forecasts and select tamping, cleaning, drainage or slab repair actions</w:t>
              </w:r>
            </w:ins>
          </w:p>
        </w:tc>
        <w:tc>
          <w:tcPr>
            <w:shd w:fill="FFFFFF"/>
          </w:tcPr>
          <w:p>
            <w:ins w:id="128" w:author="Codex" w:date="2026-07-04T13:34:55Z">
              <w:r>
                <w:t>No</w:t>
              </w:r>
            </w:ins>
          </w:p>
        </w:tc>
      </w:tr>
      <w:tr>
        <w:tc>
          <w:tcPr>
            <w:shd w:fill="FFFFFF"/>
          </w:tcPr>
          <w:p>
            <w:del w:id="243" w:author="Codex" w:date="2026-07-04T13:34:55Z">
              <w:r>
                <w:delText>Rahman et al. (2024)</w:delText>
              </w:r>
            </w:del>
            <w:ins w:id="244" w:author="Codex" w:date="2026-07-04T13:34:55Z">
              <w:r>
                <w:t>On-board vibration/acoustic sensing</w:t>
              </w:r>
            </w:ins>
          </w:p>
        </w:tc>
        <w:tc>
          <w:tcPr>
            <w:shd w:fill="FFFFFF"/>
          </w:tcPr>
          <w:p>
            <w:del w:id="245" w:author="Codex" w:date="2026-07-04T13:34:55Z">
              <w:r>
                <w:delText>Yes</w:delText>
              </w:r>
            </w:del>
            <w:ins w:id="246" w:author="Codex" w:date="2026-07-04T13:34:55Z">
              <w:r>
                <w:t>Vehicle dynamic response and wheel-rail noise induced by track irregularity and local defects</w:t>
              </w:r>
            </w:ins>
          </w:p>
        </w:tc>
        <w:tc>
          <w:tcPr>
            <w:shd w:fill="FFFFFF"/>
          </w:tcPr>
          <w:p>
            <w:del w:id="247" w:author="Codex" w:date="2026-07-04T13:34:55Z">
              <w:r>
                <w:delText>Partial</w:delText>
              </w:r>
            </w:del>
            <w:ins w:id="248" w:author="Codex" w:date="2026-07-04T13:34:55Z">
              <w:r>
                <w:t>High-frequency network census</w:t>
              </w:r>
            </w:ins>
          </w:p>
        </w:tc>
        <w:tc>
          <w:tcPr>
            <w:shd w:fill="FFFFFF"/>
          </w:tcPr>
          <w:p>
            <w:del w:id="249" w:author="Codex" w:date="2026-07-04T13:34:55Z">
              <w:r>
                <w:delText>No</w:delText>
              </w:r>
            </w:del>
            <w:ins w:id="250" w:author="Codex" w:date="2026-07-04T13:34:55Z">
              <w:r>
                <w:t>Low-cost continuous screening and trend monitoring using in-service trains</w:t>
              </w:r>
            </w:ins>
          </w:p>
        </w:tc>
        <w:tc>
          <w:tcPr>
            <w:shd w:fill="FFFFFF"/>
          </w:tcPr>
          <w:p>
            <w:del w:id="251" w:author="Codex" w:date="2026-07-04T13:34:55Z">
              <w:r>
                <w:delText>No</w:delText>
              </w:r>
            </w:del>
            <w:ins w:id="252" w:author="Codex" w:date="2026-07-04T13:34:55Z">
              <w:r>
                <w:t>Inverse mapping is ill-posed; speed, load, vehicle condition and environment confound signals</w:t>
              </w:r>
            </w:ins>
          </w:p>
        </w:tc>
        <w:tc>
          <w:tcPr>
            <w:shd w:fill="FFFFFF"/>
          </w:tcPr>
          <w:p>
            <w:del w:id="253" w:author="Codex" w:date="2026-07-04T13:34:55Z">
              <w:r>
                <w:delText>No</w:delText>
              </w:r>
            </w:del>
            <w:ins w:id="254" w:author="Codex" w:date="2026-07-04T13:34:55Z">
              <w:r>
                <w:t>Use uncertainty-aware inverse models to generate prioritized alerts for the second precision loop</w:t>
              </w:r>
            </w:ins>
          </w:p>
        </w:tc>
        <w:tc>
          <w:tcPr>
            <w:shd w:fill="FFFFFF"/>
          </w:tcPr>
          <w:p>
            <w:ins w:id="135" w:author="Codex" w:date="2026-07-04T13:34:55Z">
              <w:r>
                <w:t>No</w:t>
              </w:r>
            </w:ins>
          </w:p>
        </w:tc>
      </w:tr>
      <w:tr>
        <w:tc>
          <w:tcPr>
            <w:shd w:fill="FFFFFF"/>
          </w:tcPr>
          <w:p>
            <w:del w:id="255" w:author="Codex" w:date="2026-07-04T13:34:55Z">
              <w:r>
                <w:delText>Khajehdezfuly et al. (2025)</w:delText>
              </w:r>
            </w:del>
            <w:ins w:id="256" w:author="Codex" w:date="2026-07-04T13:34:55Z">
              <w:r>
                <w:t>DAS/fibre-optic sensing</w:t>
              </w:r>
            </w:ins>
          </w:p>
        </w:tc>
        <w:tc>
          <w:tcPr>
            <w:shd w:fill="FFFFFF"/>
          </w:tcPr>
          <w:p>
            <w:del w:id="257" w:author="Codex" w:date="2026-07-04T13:34:55Z">
              <w:r>
                <w:delText>Yes</w:delText>
              </w:r>
            </w:del>
            <w:ins w:id="258" w:author="Codex" w:date="2026-07-04T13:34:55Z">
              <w:r>
                <w:t>Distributed strain/acoustic signatures along trackside fibres</w:t>
              </w:r>
            </w:ins>
          </w:p>
        </w:tc>
        <w:tc>
          <w:tcPr>
            <w:shd w:fill="FFFFFF"/>
          </w:tcPr>
          <w:p>
            <w:del w:id="259" w:author="Codex" w:date="2026-07-04T13:34:55Z">
              <w:r>
                <w:delText>Yes</w:delText>
              </w:r>
            </w:del>
            <w:ins w:id="260" w:author="Codex" w:date="2026-07-04T13:34:55Z">
              <w:r>
                <w:t>Continuous corridor monitoring</w:t>
              </w:r>
            </w:ins>
          </w:p>
        </w:tc>
        <w:tc>
          <w:tcPr>
            <w:shd w:fill="FFFFFF"/>
          </w:tcPr>
          <w:p>
            <w:del w:id="261" w:author="Codex" w:date="2026-07-04T13:34:55Z">
              <w:r>
                <w:delText>Partial</w:delText>
              </w:r>
            </w:del>
            <w:ins w:id="262" w:author="Codex" w:date="2026-07-04T13:34:55Z">
              <w:r>
                <w:t>Captures train passages, impacts, intrusion events and evolving dynamic anomalies</w:t>
              </w:r>
            </w:ins>
          </w:p>
        </w:tc>
        <w:tc>
          <w:tcPr>
            <w:shd w:fill="FFFFFF"/>
          </w:tcPr>
          <w:p>
            <w:del w:id="263" w:author="Codex" w:date="2026-07-04T13:34:55Z">
              <w:r>
                <w:delText>No</w:delText>
              </w:r>
            </w:del>
            <w:ins w:id="264" w:author="Codex" w:date="2026-07-04T13:34:55Z">
              <w:r>
                <w:t>Signal interpretation depends on cable coupling, soil condition and noise environment</w:t>
              </w:r>
            </w:ins>
          </w:p>
        </w:tc>
        <w:tc>
          <w:tcPr>
            <w:shd w:fill="FFFFFF"/>
          </w:tcPr>
          <w:p>
            <w:del w:id="265" w:author="Codex" w:date="2026-07-04T13:34:55Z">
              <w:r>
                <w:delText>Partial</w:delText>
              </w:r>
            </w:del>
            <w:ins w:id="266" w:author="Codex" w:date="2026-07-04T13:34:55Z">
              <w:r>
                <w:t>Transform event streams into localized, confidence-ranked maintenance triggers</w:t>
              </w:r>
            </w:ins>
          </w:p>
        </w:tc>
        <w:tc>
          <w:tcPr>
            <w:shd w:fill="FFFFFF"/>
          </w:tcPr>
          <w:p>
            <w:ins w:id="142" w:author="Codex" w:date="2026-07-04T13:34:55Z">
              <w:r>
                <w:t>No</w:t>
              </w:r>
            </w:ins>
          </w:p>
        </w:tc>
      </w:tr>
      <w:tr>
        <w:tc>
          <w:tcPr>
            <w:shd w:fill="FFFFFF"/>
          </w:tcPr>
          <w:p>
            <w:ins w:id="267" w:author="Codex" w:date="2026-07-04T13:34:55Z">
              <w:r>
                <w:t>InSAR/GNSS absolute measurement</w:t>
              </w:r>
            </w:ins>
          </w:p>
        </w:tc>
        <w:tc>
          <w:tcPr>
            <w:shd w:fill="FFFFFF"/>
          </w:tcPr>
          <w:p>
            <w:ins w:id="268" w:author="Codex" w:date="2026-07-04T13:34:55Z">
              <w:r>
                <w:t>Long-wavelength displacement, settlement and geospatial alignment</w:t>
              </w:r>
            </w:ins>
          </w:p>
        </w:tc>
        <w:tc>
          <w:tcPr>
            <w:shd w:fill="FFFFFF"/>
          </w:tcPr>
          <w:p>
            <w:ins w:id="269" w:author="Codex" w:date="2026-07-04T13:34:55Z">
              <w:r>
                <w:t>Network-scale deformation monitoring</w:t>
              </w:r>
            </w:ins>
          </w:p>
        </w:tc>
        <w:tc>
          <w:tcPr>
            <w:shd w:fill="FFFFFF"/>
          </w:tcPr>
          <w:p>
            <w:ins w:id="270" w:author="Codex" w:date="2026-07-04T13:34:55Z">
              <w:r>
                <w:t>Identifies slow deformation and transition-zone settlement over large areas</w:t>
              </w:r>
            </w:ins>
          </w:p>
        </w:tc>
        <w:tc>
          <w:tcPr>
            <w:shd w:fill="FFFFFF"/>
          </w:tcPr>
          <w:p>
            <w:ins w:id="271" w:author="Codex" w:date="2026-07-04T13:34:55Z">
              <w:r>
                <w:t>Temporal decorrelation, tunnel/urban signal loss and limited sensitivity to short-wave defects</w:t>
              </w:r>
            </w:ins>
          </w:p>
        </w:tc>
        <w:tc>
          <w:tcPr>
            <w:shd w:fill="FFFFFF"/>
          </w:tcPr>
          <w:p>
            <w:ins w:id="272" w:author="Codex" w:date="2026-07-04T13:34:55Z">
              <w:r>
                <w:t>Anchor multi-source data to stable spatial coordinates for lifecycle tracking</w:t>
              </w:r>
            </w:ins>
          </w:p>
        </w:tc>
        <w:tc>
          <w:tcPr>
            <w:shd w:fill="FFFFFF"/>
          </w:tcPr>
          <w:p>
            <w:ins w:id="149" w:author="Codex" w:date="2026-07-04T13:34:55Z">
              <w:r>
                <w:t>No</w:t>
              </w:r>
            </w:ins>
          </w:p>
        </w:tc>
      </w:tr>
      <w:tr>
        <w:tc>
          <w:tcPr>
            <w:shd w:fill="FFFFFF"/>
          </w:tcPr>
          <w:p>
            <w:ins w:id="273" w:author="Codex" w:date="2026-07-04T13:34:55Z">
              <w:r>
                <w:t>LiDAR/point cloud</w:t>
              </w:r>
            </w:ins>
          </w:p>
        </w:tc>
        <w:tc>
          <w:tcPr>
            <w:shd w:fill="FFFFFF"/>
          </w:tcPr>
          <w:p>
            <w:ins w:id="274" w:author="Codex" w:date="2026-07-04T13:34:55Z">
              <w:r>
                <w:t>3D geometry of track corridor, ballast profile, clearances and visible assets</w:t>
              </w:r>
            </w:ins>
          </w:p>
        </w:tc>
        <w:tc>
          <w:tcPr>
            <w:shd w:fill="FFFFFF"/>
          </w:tcPr>
          <w:p>
            <w:ins w:id="275" w:author="Codex" w:date="2026-07-04T13:34:55Z">
              <w:r>
                <w:t>Survey, inventory and local reconstruction</w:t>
              </w:r>
            </w:ins>
          </w:p>
        </w:tc>
        <w:tc>
          <w:tcPr>
            <w:shd w:fill="FFFFFF"/>
          </w:tcPr>
          <w:p>
            <w:ins w:id="276" w:author="Codex" w:date="2026-07-04T13:34:55Z">
              <w:r>
                <w:t>Supports digital twins, clearance checks and geometry-aware robotic localization</w:t>
              </w:r>
            </w:ins>
          </w:p>
        </w:tc>
        <w:tc>
          <w:tcPr>
            <w:shd w:fill="FFFFFF"/>
          </w:tcPr>
          <w:p>
            <w:ins w:id="277" w:author="Codex" w:date="2026-07-04T13:34:55Z">
              <w:r>
                <w:t>Occlusion, registration drift, density variation and weak subsurface observability</w:t>
              </w:r>
            </w:ins>
          </w:p>
        </w:tc>
        <w:tc>
          <w:tcPr>
            <w:shd w:fill="FFFFFF"/>
          </w:tcPr>
          <w:p>
            <w:ins w:id="278" w:author="Codex" w:date="2026-07-04T13:34:55Z">
              <w:r>
                <w:t>Provide object-level geometry for decision optimization and executable robotic maintenance</w:t>
              </w:r>
            </w:ins>
          </w:p>
        </w:tc>
        <w:tc>
          <w:tcPr>
            <w:shd w:fill="FFFFFF"/>
          </w:tcPr>
          <w:p>
            <w:ins w:id="156" w:author="Codex" w:date="2026-07-04T13:34:55Z">
              <w:r>
                <w:t>No</w:t>
              </w:r>
            </w:ins>
          </w:p>
        </w:tc>
      </w:tr>
      <w:tr>
        <w:tc>
          <w:tcPr>
            <w:shd w:fill="FFFFFF"/>
          </w:tcPr>
          <w:p>
            <w:ins w:id="157" w:author="Codex" w:date="2026-07-04T13:34:55Z">
              <w:r>
                <w:t>Zhang et al. (2026)</w:t>
              </w:r>
            </w:ins>
          </w:p>
        </w:tc>
        <w:tc>
          <w:tcPr>
            <w:shd w:fill="FFFFFF"/>
          </w:tcPr>
          <w:p>
            <w:ins w:id="158" w:author="Codex" w:date="2026-07-04T13:34:55Z">
              <w:r>
                <w:t>Yes</w:t>
              </w:r>
            </w:ins>
          </w:p>
        </w:tc>
        <w:tc>
          <w:tcPr>
            <w:shd w:fill="FFFFFF"/>
          </w:tcPr>
          <w:p>
            <w:ins w:id="159" w:author="Codex" w:date="2026-07-04T13:34:55Z">
              <w:r>
                <w:t>Yes</w:t>
              </w:r>
            </w:ins>
          </w:p>
        </w:tc>
        <w:tc>
          <w:tcPr>
            <w:shd w:fill="FFFFFF"/>
          </w:tcPr>
          <w:p>
            <w:ins w:id="160" w:author="Codex" w:date="2026-07-04T13:34:55Z">
              <w:r>
                <w:t>Partial</w:t>
              </w:r>
            </w:ins>
          </w:p>
        </w:tc>
        <w:tc>
          <w:tcPr>
            <w:shd w:fill="FFFFFF"/>
          </w:tcPr>
          <w:p>
            <w:ins w:id="161" w:author="Codex" w:date="2026-07-04T13:34:55Z">
              <w:r>
                <w:t>No</w:t>
              </w:r>
            </w:ins>
          </w:p>
        </w:tc>
        <w:tc>
          <w:tcPr>
            <w:shd w:fill="FFFFFF"/>
          </w:tcPr>
          <w:p>
            <w:ins w:id="162" w:author="Codex" w:date="2026-07-04T13:34:55Z">
              <w:r>
                <w:t>Partial</w:t>
              </w:r>
            </w:ins>
          </w:p>
        </w:tc>
        <w:tc>
          <w:tcPr>
            <w:shd w:fill="FFFFFF"/>
          </w:tcPr>
          <w:p>
            <w:ins w:id="163" w:author="Codex" w:date="2026-07-04T13:34:55Z">
              <w:r>
                <w:t>No</w:t>
              </w:r>
            </w:ins>
          </w:p>
        </w:tc>
      </w:tr>
      <w:tr>
        <w:tc>
          <w:tcPr>
            <w:shd w:fill="FFFFFF"/>
          </w:tcPr>
          <w:p>
            <w:ins w:id="164" w:author="Codex" w:date="2026-07-04T13:34:55Z">
              <w:r>
                <w:t>This review</w:t>
              </w:r>
            </w:ins>
          </w:p>
        </w:tc>
        <w:tc>
          <w:tcPr>
            <w:shd w:fill="FFFFFF"/>
          </w:tcPr>
          <w:p>
            <w:ins w:id="165" w:author="Codex" w:date="2026-07-04T13:34:55Z">
              <w:r>
                <w:t>Yes</w:t>
              </w:r>
            </w:ins>
          </w:p>
        </w:tc>
        <w:tc>
          <w:tcPr>
            <w:shd w:fill="FFFFFF"/>
          </w:tcPr>
          <w:p>
            <w:ins w:id="166" w:author="Codex" w:date="2026-07-04T13:34:55Z">
              <w:r>
                <w:t>Yes</w:t>
              </w:r>
            </w:ins>
          </w:p>
        </w:tc>
        <w:tc>
          <w:tcPr>
            <w:shd w:fill="FFFFFF"/>
          </w:tcPr>
          <w:p>
            <w:ins w:id="167" w:author="Codex" w:date="2026-07-04T13:34:55Z">
              <w:r>
                <w:t>Yes</w:t>
              </w:r>
            </w:ins>
          </w:p>
        </w:tc>
        <w:tc>
          <w:tcPr>
            <w:shd w:fill="FFFFFF"/>
          </w:tcPr>
          <w:p>
            <w:ins w:id="168" w:author="Codex" w:date="2026-07-04T13:34:55Z">
              <w:r>
                <w:t>Yes</w:t>
              </w:r>
            </w:ins>
          </w:p>
        </w:tc>
        <w:tc>
          <w:tcPr>
            <w:shd w:fill="FFFFFF"/>
          </w:tcPr>
          <w:p>
            <w:ins w:id="169" w:author="Codex" w:date="2026-07-04T13:34:55Z">
              <w:r>
                <w:t>Yes</w:t>
              </w:r>
            </w:ins>
          </w:p>
        </w:tc>
        <w:tc>
          <w:tcPr>
            <w:shd w:fill="FFFFFF"/>
          </w:tcPr>
          <w:p>
            <w:ins w:id="170" w:author="Codex" w:date="2026-07-04T13:34:55Z">
              <w:r>
                <w:t>Yes</w:t>
              </w:r>
            </w:ins>
          </w:p>
        </w:tc>
      </w:tr>
    </w:tbl>
    <w:p>
      <w:ins w:id="86" w:author="Codex" w:date="2026-07-04T13:34:55Z">
        <w:r>
          <w:t>The matrix clarifies that prior reviews mainly emphasize sensing, monitoring, assessment or AI algorithms, whereas this review explicitly connects decision optimization, physical/robotic execution, lifecycle feedback and field validation within a dual closed-loop O&amp;M architecture.</w:t>
        </w:r>
      </w:ins>
    </w:p>
    <w:p w14:paraId="4B105CD1" w14:textId="77777777" w:rsidR="003E7760" w:rsidRDefault="003E7760">
      <w:pPr>
        <w:ind w:firstLine="480"/>
      </w:pPr>
    </w:p>
    <w:p w14:paraId="41915EA2" w14:textId="77777777" w:rsidR="003E7760" w:rsidRDefault="00000000">
      <w:pPr>
        <w:pStyle w:val="2"/>
      </w:pPr>
      <w:r>
        <w:rPr>
          <w:rFonts w:hint="eastAsia"/>
        </w:rPr>
        <w:t>Research Objectives</w:t>
      </w:r>
    </w:p>
    <w:p w14:paraId="54923377" w14:textId="77777777" w:rsidR="003E7760" w:rsidRDefault="00000000">
      <w:pPr>
        <w:ind w:firstLineChars="300" w:firstLine="720"/>
      </w:pPr>
      <w:r>
        <w:t>This paper pursues four objectives: (1) To systematically review and analyze the inherent limitations of traditional railway operation and maintenance systems in areas such as perception, assessment, and execution.</w:t>
      </w:r>
      <w:r>
        <w:rPr>
          <w:rFonts w:hint="eastAsia"/>
        </w:rPr>
        <w:t xml:space="preserve"> </w:t>
      </w:r>
      <w:r>
        <w:t>(2) To propose and justify a dual-loop intelligent O&amp;M architecture that integrates an AI-driven decision loop — spanning the full infrastructure lifecycle — with a highly automated physical execution loop. (3) To evaluate the feasibility and performance of the proposed architecture through engineering case studies drawn from operational long-distance railway lines. (4) To identify open research challenges and outline a development roadmap for AI-driven intelligent O&amp;M in large-scale railway networks.</w:t>
      </w:r>
    </w:p>
    <w:p w14:paraId="16672DA6" w14:textId="77777777" w:rsidR="003E7760" w:rsidRDefault="00000000">
      <w:pPr>
        <w:pStyle w:val="2"/>
      </w:pPr>
      <w:r>
        <w:rPr>
          <w:rFonts w:hint="eastAsia"/>
        </w:rPr>
        <w:t>Section Description</w:t>
      </w:r>
    </w:p>
    <w:p w14:paraId="720D8259" w14:textId="77777777" w:rsidR="003E7760" w:rsidRDefault="00000000">
      <w:pPr>
        <w:ind w:firstLineChars="300" w:firstLine="720"/>
      </w:pPr>
      <w:r>
        <w:t>The subsequent sections of this paper are organized as follows: Section 2 analyzes the inherent limitations of existing railway operation and maintenance systems, discussing bottlenecks in current sensing, precise measurement, condition assessment, and traditional maintenance methods. Section 3 elaborates on the design logic and key technologies of the “dual-loop” intelligent operation and maintenance system, including the artificial intelligence decision-making loop covering the entire lifecycle and the highly automated precise execution loop. Section 4 evaluates the deployment and performance of the AI methods reviewed in Section 3 through engineering case studies drawn from operational railway lines. Finally, Section 5 summarizes the main research conclusions of this paper and outlines future development directions in the field of intelligent railway O&amp;M.</w:t>
      </w:r>
    </w:p>
    <w:p w14:paraId="3319AD3D" w14:textId="77777777" w:rsidR="003E7760" w:rsidRDefault="00000000">
      <w:pPr>
        <w:pStyle w:val="1"/>
      </w:pPr>
      <w:del w:id="67" w:author="Codex" w:date="2026-07-04T13:34:55Z">
        <w:r>
          <w:delText>Inherent Constraints in the Existing O&amp;M System</w:delText>
        </w:r>
      </w:del>
      <w:ins w:id="68" w:author="Codex" w:date="2026-07-04T13:34:55Z">
        <w:r>
          <w:t>Systemic Bottlenecks in Existing Railway O&amp;M Systems</w:t>
        </w:r>
      </w:ins>
    </w:p>
    <w:p w14:paraId="0508F0FF" w14:textId="77777777" w:rsidR="003E7760" w:rsidRDefault="00000000">
      <w:pPr>
        <w:ind w:firstLine="480"/>
      </w:pPr>
      <w:del w:id="69" w:author="Codex" w:date="2026-07-04T13:34:55Z">
        <w:r>
          <w:delText>This section reviews railway infrastructure O&amp;M from four main aspects: perception, assessment, decision-making, and maintenance. It summarizes the representative technologies and methods at each stage, covering condition detection, state evaluation, maintenance decision support, and maintenance implementation. These aspects provide a systematic view of the technical chain in railway infrastructure O&amp;M.</w:delText>
        </w:r>
      </w:del>
      <w:ins w:id="70" w:author="Codex" w:date="2026-07-04T13:34:55Z">
        <w:r>
          <w:t>This section reframes the literature around O&amp;M bottlenecks rather than around isolated technologies. For each sensing or decision method, the review asks four questions: what state variable it measures, what maintenance function it enables, what uncertainty or blind spot it leaves, and what the dual closed-loop system requires to convert the observation into verified intervention.</w:t>
        </w:r>
      </w:ins>
    </w:p>
    <w:p w14:paraId="62F284AD" w14:textId="77777777" w:rsidR="003E7760" w:rsidRDefault="00000000">
      <w:pPr>
        <w:pStyle w:val="2"/>
      </w:pPr>
      <w:r>
        <w:t>Perception</w:t>
      </w:r>
    </w:p>
    <w:p w14:paraId="3F32A849" w14:textId="77777777" w:rsidR="003E7760" w:rsidRDefault="00000000">
      <w:pPr>
        <w:pStyle w:val="3"/>
        <w:spacing w:before="156"/>
      </w:pPr>
      <w:del w:id="71" w:author="Codex" w:date="2026-07-04T13:34:55Z">
        <w:r>
          <w:delText>Precision Measurement Technologies</w:delText>
        </w:r>
      </w:del>
      <w:ins w:id="72" w:author="Codex" w:date="2026-07-04T13:34:55Z">
        <w:r>
          <w:t>Precision Measurement Bottlenecks: Observability, Uncertainty and Actionability</w:t>
        </w:r>
      </w:ins>
    </w:p>
    <w:bookmarkEnd w:id="11"/>
    <w:p w14:paraId="565D6543" w14:textId="6A28AD99" w:rsidR="003E7760" w:rsidRDefault="00000000">
      <w:pPr>
        <w:ind w:firstLine="480"/>
      </w:pPr>
      <w:del w:id="73" w:author="Codex" w:date="2026-07-04T13:34:55Z">
        <w:r>
          <w:delText>Precision measurement technologies for railway infrastructure can be categorized by their observation targets into two complementary groups: explicit surface defects detectable via direct sensing, and implicit subsurface conditions requiring indirect non-destructive methods. Table 2 provides a systematic comparison, and key technologies are summarized in the following paragraphs.</w:delText>
        </w:r>
      </w:del>
      <w:ins w:id="74" w:author="Codex" w:date="2026-07-04T13:34:55Z">
        <w:r>
          <w:t>Precision measurement technologies should be evaluated by their contribution to an O&amp;M loop, not only by their physical principle. A useful method must identify the state variable being observed, indicate whether it supports network-level census or local precision diagnosis, quantify uncertainty, and clarify whether its output can be translated into a maintenance action.</w:t>
        </w:r>
      </w:ins>
    </w:p>
    <w:p w14:paraId="4478100E" w14:textId="6983641A" w:rsidR="003E7760" w:rsidRDefault="00000000">
      <w:pPr>
        <w:pStyle w:val="a3"/>
        <w:keepNext/>
      </w:pPr>
      <w:del w:id="293" w:author="Codex" w:date="2026-07-04T13:37:42Z">
        <w:r>
          <w:delText>Table 2. Comparison of Precision Detection Technologies for Railway Infrastructure</w:delText>
        </w:r>
      </w:del>
      <w:ins w:id="294" w:author="Codex" w:date="2026-07-04T13:37:42Z">
        <w:r>
          <w:t>Table 2. Precision detection technologies evaluated against dual-loop O&amp;M requirements</w:t>
        </w:r>
      </w:ins>
    </w:p>
    <w:tbl>
      <w:tblPr>
        <w:tblStyle w:val="afa"/>
        <w:tblW w:w="5000" w:type="pct"/>
        <w:tblLayout w:type="fixed"/>
        <w:tblLook w:val="04A0" w:firstRow="1" w:lastRow="0" w:firstColumn="1" w:lastColumn="0" w:noHBand="0" w:noVBand="1"/>
      </w:tblPr>
      <w:tblGrid>
        <w:gridCol w:w="1560"/>
        <w:gridCol w:w="1417"/>
        <w:gridCol w:w="1558"/>
        <w:gridCol w:w="1419"/>
        <w:gridCol w:w="1417"/>
        <w:gridCol w:w="935"/>
      </w:tblGrid>
      <w:tr w:rsidR="003E7760" w14:paraId="3BF06E53" w14:textId="77777777" w:rsidTr="003E7760">
        <w:trPr>
          <w:cnfStyle w:val="100000000000" w:firstRow="1" w:lastRow="0" w:firstColumn="0" w:lastColumn="0" w:oddVBand="0" w:evenVBand="0" w:oddHBand="0" w:evenHBand="0" w:firstRowFirstColumn="0" w:firstRowLastColumn="0" w:lastRowFirstColumn="0" w:lastRowLastColumn="0"/>
        </w:trPr>
        <w:tc>
          <w:tcPr>
            <w:tcW w:w="939" w:type="pct"/>
            <w:vAlign w:val="center"/>
          </w:tcPr>
          <w:p w14:paraId="23B7B969" w14:textId="77777777" w:rsidR="003E7760" w:rsidRDefault="00000000">
            <w:pPr>
              <w:ind w:firstLineChars="0" w:firstLine="0"/>
              <w:jc w:val="center"/>
              <w:rPr>
                <w:b/>
                <w:bCs/>
              </w:rPr>
            </w:pPr>
            <w:r>
              <w:rPr>
                <w:b/>
                <w:bCs/>
              </w:rPr>
              <w:t>Technology</w:t>
            </w:r>
          </w:p>
        </w:tc>
        <w:tc>
          <w:tcPr>
            <w:tcW w:w="853" w:type="pct"/>
            <w:vAlign w:val="center"/>
          </w:tcPr>
          <w:p w14:paraId="5A50C4D7" w14:textId="77777777" w:rsidR="003E7760" w:rsidRDefault="00000000">
            <w:pPr>
              <w:ind w:firstLineChars="0" w:firstLine="0"/>
              <w:jc w:val="center"/>
              <w:rPr>
                <w:b/>
                <w:bCs/>
              </w:rPr>
            </w:pPr>
            <w:r>
              <w:rPr>
                <w:b/>
                <w:bCs/>
              </w:rPr>
              <w:t xml:space="preserve">Detection Target </w:t>
            </w:r>
          </w:p>
        </w:tc>
        <w:tc>
          <w:tcPr>
            <w:tcW w:w="938" w:type="pct"/>
            <w:vAlign w:val="center"/>
          </w:tcPr>
          <w:p w14:paraId="679C41D2" w14:textId="77777777" w:rsidR="003E7760" w:rsidRDefault="00000000">
            <w:pPr>
              <w:ind w:firstLineChars="0" w:firstLine="0"/>
              <w:jc w:val="center"/>
              <w:rPr>
                <w:b/>
                <w:bCs/>
              </w:rPr>
            </w:pPr>
            <w:r>
              <w:rPr>
                <w:b/>
                <w:bCs/>
              </w:rPr>
              <w:t xml:space="preserve">Principle </w:t>
            </w:r>
          </w:p>
        </w:tc>
        <w:tc>
          <w:tcPr>
            <w:tcW w:w="854" w:type="pct"/>
            <w:vAlign w:val="center"/>
          </w:tcPr>
          <w:p w14:paraId="70960DB2" w14:textId="77777777" w:rsidR="003E7760" w:rsidRDefault="00000000">
            <w:pPr>
              <w:ind w:firstLineChars="0" w:firstLine="0"/>
              <w:jc w:val="center"/>
              <w:rPr>
                <w:b/>
                <w:bCs/>
              </w:rPr>
            </w:pPr>
            <w:r>
              <w:rPr>
                <w:b/>
                <w:bCs/>
              </w:rPr>
              <w:t xml:space="preserve">Advantages </w:t>
            </w:r>
          </w:p>
        </w:tc>
        <w:tc>
          <w:tcPr>
            <w:tcW w:w="853" w:type="pct"/>
            <w:vAlign w:val="center"/>
          </w:tcPr>
          <w:p w14:paraId="479861E5" w14:textId="77777777" w:rsidR="003E7760" w:rsidRDefault="00000000">
            <w:pPr>
              <w:ind w:firstLineChars="0" w:firstLine="0"/>
              <w:jc w:val="center"/>
              <w:rPr>
                <w:b/>
                <w:bCs/>
              </w:rPr>
            </w:pPr>
            <w:r>
              <w:rPr>
                <w:b/>
                <w:bCs/>
              </w:rPr>
              <w:t xml:space="preserve">Limitations </w:t>
            </w:r>
          </w:p>
        </w:tc>
        <w:tc>
          <w:tcPr>
            <w:tcW w:w="563" w:type="pct"/>
          </w:tcPr>
          <w:p w14:paraId="5F856D07" w14:textId="77777777" w:rsidR="003E7760" w:rsidRDefault="00000000">
            <w:pPr>
              <w:ind w:firstLineChars="0" w:firstLine="0"/>
              <w:jc w:val="center"/>
              <w:rPr>
                <w:b/>
                <w:bCs/>
              </w:rPr>
            </w:pPr>
            <w:r>
              <w:rPr>
                <w:b/>
                <w:bCs/>
              </w:rPr>
              <w:t>Key References</w:t>
            </w:r>
          </w:p>
        </w:tc>
      </w:tr>
      <w:tr w:rsidR="003E7760" w14:paraId="29CABE01" w14:textId="77777777" w:rsidTr="003E7760">
        <w:tc>
          <w:tcPr>
            <w:tcW w:w="939" w:type="pct"/>
          </w:tcPr>
          <w:p w14:paraId="11C541B8" w14:textId="77777777" w:rsidR="003E7760" w:rsidRDefault="00000000">
            <w:pPr>
              <w:ind w:firstLineChars="0" w:firstLine="0"/>
              <w:jc w:val="center"/>
            </w:pPr>
            <w:r>
              <w:t>Eddy Current Testing</w:t>
            </w:r>
          </w:p>
        </w:tc>
        <w:tc>
          <w:tcPr>
            <w:tcW w:w="853" w:type="pct"/>
          </w:tcPr>
          <w:p w14:paraId="5776E1F8" w14:textId="77777777" w:rsidR="003E7760" w:rsidRDefault="00000000">
            <w:pPr>
              <w:ind w:firstLineChars="0" w:firstLine="0"/>
              <w:jc w:val="center"/>
            </w:pPr>
            <w:r>
              <w:t>Rail surface defects</w:t>
            </w:r>
          </w:p>
        </w:tc>
        <w:tc>
          <w:tcPr>
            <w:tcW w:w="938" w:type="pct"/>
          </w:tcPr>
          <w:p w14:paraId="06C7D4CB" w14:textId="77777777" w:rsidR="003E7760" w:rsidRDefault="00000000">
            <w:pPr>
              <w:ind w:firstLineChars="0" w:firstLine="0"/>
              <w:jc w:val="center"/>
            </w:pPr>
            <w:r>
              <w:t>Electromagnetic induction</w:t>
            </w:r>
          </w:p>
        </w:tc>
        <w:tc>
          <w:tcPr>
            <w:tcW w:w="854" w:type="pct"/>
          </w:tcPr>
          <w:p w14:paraId="3B3B203A" w14:textId="77777777" w:rsidR="003E7760" w:rsidRDefault="00000000">
            <w:pPr>
              <w:ind w:firstLineChars="0" w:firstLine="0"/>
              <w:jc w:val="center"/>
            </w:pPr>
            <w:r>
              <w:t>Non-contact</w:t>
            </w:r>
            <w:r>
              <w:rPr>
                <w:rFonts w:hint="eastAsia"/>
              </w:rPr>
              <w:t>,</w:t>
            </w:r>
            <w:r>
              <w:t xml:space="preserve"> high speed</w:t>
            </w:r>
          </w:p>
        </w:tc>
        <w:tc>
          <w:tcPr>
            <w:tcW w:w="853" w:type="pct"/>
          </w:tcPr>
          <w:p w14:paraId="6650188D" w14:textId="77777777" w:rsidR="003E7760" w:rsidRDefault="00000000">
            <w:pPr>
              <w:ind w:firstLineChars="0" w:firstLine="0"/>
              <w:jc w:val="center"/>
            </w:pPr>
            <w:r>
              <w:t>Applicable to conductive surfaces only</w:t>
            </w:r>
            <w:r>
              <w:rPr>
                <w:rFonts w:hint="eastAsia"/>
              </w:rPr>
              <w:t xml:space="preserve">, </w:t>
            </w:r>
            <w:r>
              <w:t>sensitive to rail surface roughness</w:t>
            </w:r>
          </w:p>
        </w:tc>
        <w:tc>
          <w:tcPr>
            <w:tcW w:w="563" w:type="pct"/>
          </w:tcPr>
          <w:p w14:paraId="56C65EE6" w14:textId="3E178D20" w:rsidR="003E7760" w:rsidRDefault="00000000">
            <w:pPr>
              <w:ind w:firstLineChars="0" w:firstLine="0"/>
              <w:jc w:val="center"/>
            </w:pPr>
            <w:r>
              <w:fldChar w:fldCharType="begin"/>
            </w:r>
            <w:r w:rsidR="000A3919">
              <w:instrText xml:space="preserve"> ADDIN ZOTERO_ITEM CSL_CITATION {"citationID":"vDaJp7LK","properties":{"unsorted":false,"formattedCitation":"(Peng,Jianping, 2017)","plainCitation":"(Peng,Jianping, 2017)","noteIndex":0},"citationItems":[{"id":"owbJ2Ida/v3anQf3O","uris":["http://zotero.or</w:instrText>
            </w:r>
            <w:r w:rsidR="000A3919">
              <w:rPr>
                <w:rFonts w:hint="eastAsia"/>
              </w:rPr>
              <w:instrText>g/users/18998733/items/MNSSBXFV"],"itemData":{"id":236,"type":"thesis","abstract":"</w:instrText>
            </w:r>
            <w:r w:rsidR="000A3919">
              <w:rPr>
                <w:rFonts w:hint="eastAsia"/>
              </w:rPr>
              <w:instrText>步入</w:instrText>
            </w:r>
            <w:r w:rsidR="000A3919">
              <w:rPr>
                <w:rFonts w:hint="eastAsia"/>
              </w:rPr>
              <w:instrText>21</w:instrText>
            </w:r>
            <w:r w:rsidR="000A3919">
              <w:rPr>
                <w:rFonts w:hint="eastAsia"/>
              </w:rPr>
              <w:instrText>世纪</w:instrText>
            </w:r>
            <w:r w:rsidR="000A3919">
              <w:rPr>
                <w:rFonts w:hint="eastAsia"/>
              </w:rPr>
              <w:instrText>,</w:instrText>
            </w:r>
            <w:r w:rsidR="000A3919">
              <w:rPr>
                <w:rFonts w:hint="eastAsia"/>
              </w:rPr>
              <w:instrText>铁路作为重要的交通运输工具</w:instrText>
            </w:r>
            <w:r w:rsidR="000A3919">
              <w:rPr>
                <w:rFonts w:hint="eastAsia"/>
              </w:rPr>
              <w:instrText>,</w:instrText>
            </w:r>
            <w:r w:rsidR="000A3919">
              <w:rPr>
                <w:rFonts w:hint="eastAsia"/>
              </w:rPr>
              <w:instrText>迎来了蓬勃发展机遇。钢轨滚动接触疲劳裂纹</w:instrText>
            </w:r>
            <w:r w:rsidR="000A3919">
              <w:rPr>
                <w:rFonts w:hint="eastAsia"/>
              </w:rPr>
              <w:instrText>(RCF)</w:instrText>
            </w:r>
            <w:r w:rsidR="000A3919">
              <w:rPr>
                <w:rFonts w:hint="eastAsia"/>
              </w:rPr>
              <w:instrText>存在于各类铁路钢轨中的一种普遍的安全隐患</w:instrText>
            </w:r>
            <w:r w:rsidR="000A3919">
              <w:rPr>
                <w:rFonts w:hint="eastAsia"/>
              </w:rPr>
              <w:instrText>,</w:instrText>
            </w:r>
            <w:r w:rsidR="000A3919">
              <w:rPr>
                <w:rFonts w:hint="eastAsia"/>
              </w:rPr>
              <w:instrText>备受关注。在重载运输铁路中直接导致钢轨维护和更换量的增加</w:instrText>
            </w:r>
            <w:r w:rsidR="000A3919">
              <w:rPr>
                <w:rFonts w:hint="eastAsia"/>
              </w:rPr>
              <w:instrText>,</w:instrText>
            </w:r>
            <w:r w:rsidR="000A3919">
              <w:rPr>
                <w:rFonts w:hint="eastAsia"/>
              </w:rPr>
              <w:instrText>在高铁领域</w:instrText>
            </w:r>
            <w:r w:rsidR="000A3919">
              <w:rPr>
                <w:rFonts w:hint="eastAsia"/>
              </w:rPr>
              <w:instrText>,</w:instrText>
            </w:r>
            <w:r w:rsidR="000A3919">
              <w:rPr>
                <w:rFonts w:hint="eastAsia"/>
              </w:rPr>
              <w:instrText>由于缺乏足够的检测时间而成为铁路安全的重要隐患。本论文旨在研究和改善一种新颖的兼具涡流和热成像优势的无损检测方法——涡流脉冲热成像方法</w:instrText>
            </w:r>
            <w:r w:rsidR="000A3919">
              <w:rPr>
                <w:rFonts w:hint="eastAsia"/>
              </w:rPr>
              <w:instrText>,</w:instrText>
            </w:r>
            <w:r w:rsidR="000A3919">
              <w:rPr>
                <w:rFonts w:hint="eastAsia"/>
              </w:rPr>
              <w:instrText>开展早期钢轨</w:instrText>
            </w:r>
            <w:r w:rsidR="000A3919">
              <w:rPr>
                <w:rFonts w:hint="eastAsia"/>
              </w:rPr>
              <w:instrText>RCF</w:instrText>
            </w:r>
            <w:r w:rsidR="000A3919">
              <w:rPr>
                <w:rFonts w:hint="eastAsia"/>
              </w:rPr>
              <w:instrText>裂纹检测</w:instrText>
            </w:r>
            <w:r w:rsidR="000A3919">
              <w:rPr>
                <w:rFonts w:hint="eastAsia"/>
              </w:rPr>
              <w:instrText>,</w:instrText>
            </w:r>
            <w:r w:rsidR="000A3919">
              <w:rPr>
                <w:rFonts w:hint="eastAsia"/>
              </w:rPr>
              <w:instrText>提高钢轨运营安全性。钢轨</w:instrText>
            </w:r>
            <w:r w:rsidR="000A3919">
              <w:rPr>
                <w:rFonts w:hint="eastAsia"/>
              </w:rPr>
              <w:instrText>RCF</w:instrText>
            </w:r>
            <w:r w:rsidR="000A3919">
              <w:rPr>
                <w:rFonts w:hint="eastAsia"/>
              </w:rPr>
              <w:instrText>裂纹分布在钢轨轨面表层</w:instrText>
            </w:r>
            <w:r w:rsidR="000A3919">
              <w:rPr>
                <w:rFonts w:hint="eastAsia"/>
              </w:rPr>
              <w:instrText>,</w:instrText>
            </w:r>
            <w:r w:rsidR="000A3919">
              <w:rPr>
                <w:rFonts w:hint="eastAsia"/>
              </w:rPr>
              <w:instrText>向轨头以一定倾角度生长且密集分布</w:instrText>
            </w:r>
            <w:r w:rsidR="000A3919">
              <w:rPr>
                <w:rFonts w:hint="eastAsia"/>
              </w:rPr>
              <w:instrText>,</w:instrText>
            </w:r>
            <w:r w:rsidR="000A3919">
              <w:rPr>
                <w:rFonts w:hint="eastAsia"/>
              </w:rPr>
              <w:instrText>对常规的钢轨探伤技术</w:instrText>
            </w:r>
            <w:r w:rsidR="000A3919">
              <w:rPr>
                <w:rFonts w:hint="eastAsia"/>
              </w:rPr>
              <w:instrText>,</w:instrText>
            </w:r>
            <w:r w:rsidR="000A3919">
              <w:rPr>
                <w:rFonts w:hint="eastAsia"/>
              </w:rPr>
              <w:instrText>如超声、电磁方法都面临巨大的挑战。本文基于涡流脉冲热成像方法</w:instrText>
            </w:r>
            <w:r w:rsidR="000A3919">
              <w:rPr>
                <w:rFonts w:hint="eastAsia"/>
              </w:rPr>
              <w:instrText>,</w:instrText>
            </w:r>
            <w:r w:rsidR="000A3919">
              <w:rPr>
                <w:rFonts w:hint="eastAsia"/>
              </w:rPr>
              <w:instrText>研究钢轨</w:instrText>
            </w:r>
            <w:r w:rsidR="000A3919">
              <w:rPr>
                <w:rFonts w:hint="eastAsia"/>
              </w:rPr>
              <w:instrText>RCF</w:instrText>
            </w:r>
            <w:r w:rsidR="000A3919">
              <w:rPr>
                <w:rFonts w:hint="eastAsia"/>
              </w:rPr>
              <w:instrText>裂纹的特征</w:instrText>
            </w:r>
            <w:r w:rsidR="000A3919">
              <w:rPr>
                <w:rFonts w:hint="eastAsia"/>
              </w:rPr>
              <w:instrText>,</w:instrText>
            </w:r>
            <w:r w:rsidR="000A3919">
              <w:rPr>
                <w:rFonts w:hint="eastAsia"/>
              </w:rPr>
              <w:instrText>以角度裂纹模型为基础</w:instrText>
            </w:r>
            <w:r w:rsidR="000A3919">
              <w:rPr>
                <w:rFonts w:hint="eastAsia"/>
              </w:rPr>
              <w:instrText>,</w:instrText>
            </w:r>
            <w:r w:rsidR="000A3919">
              <w:rPr>
                <w:rFonts w:hint="eastAsia"/>
              </w:rPr>
              <w:instrText>基于仿真和实验方法开展热响应特征研究和验证；在此基础上</w:instrText>
            </w:r>
            <w:r w:rsidR="000A3919">
              <w:rPr>
                <w:rFonts w:hint="eastAsia"/>
              </w:rPr>
              <w:instrText>,</w:instrText>
            </w:r>
            <w:r w:rsidR="000A3919">
              <w:rPr>
                <w:rFonts w:hint="eastAsia"/>
              </w:rPr>
              <w:instrText>提出了闭合型角度裂纹模型</w:instrText>
            </w:r>
            <w:r w:rsidR="000A3919">
              <w:rPr>
                <w:rFonts w:hint="eastAsia"/>
              </w:rPr>
              <w:instrText>,</w:instrText>
            </w:r>
            <w:r w:rsidR="000A3919">
              <w:rPr>
                <w:rFonts w:hint="eastAsia"/>
              </w:rPr>
              <w:instrText>研究自然</w:instrText>
            </w:r>
            <w:r w:rsidR="000A3919">
              <w:rPr>
                <w:rFonts w:hint="eastAsia"/>
              </w:rPr>
              <w:instrText>RCF</w:instrText>
            </w:r>
            <w:r w:rsidR="000A3919">
              <w:rPr>
                <w:rFonts w:hint="eastAsia"/>
              </w:rPr>
              <w:instrText>裂纹存在的局部接触、受力形变等问题；其次针对自然裂纹存在方向随机性和裂纹缝隙的异物填充对热特征的影响开展研究</w:instrText>
            </w:r>
            <w:r w:rsidR="000A3919">
              <w:rPr>
                <w:rFonts w:hint="eastAsia"/>
              </w:rPr>
              <w:instrText>,</w:instrText>
            </w:r>
            <w:r w:rsidR="000A3919">
              <w:rPr>
                <w:rFonts w:hint="eastAsia"/>
              </w:rPr>
              <w:instrText>进一步验证了自然裂纹的温度场特征；最后</w:instrText>
            </w:r>
            <w:r w:rsidR="000A3919">
              <w:rPr>
                <w:rFonts w:hint="eastAsia"/>
              </w:rPr>
              <w:instrText>,</w:instrText>
            </w:r>
            <w:r w:rsidR="000A3919">
              <w:rPr>
                <w:rFonts w:hint="eastAsia"/>
              </w:rPr>
              <w:instrText>开展了钢轨自然</w:instrText>
            </w:r>
            <w:r w:rsidR="000A3919">
              <w:rPr>
                <w:rFonts w:hint="eastAsia"/>
              </w:rPr>
              <w:instrText>RCF</w:instrText>
            </w:r>
            <w:r w:rsidR="000A3919">
              <w:rPr>
                <w:rFonts w:hint="eastAsia"/>
              </w:rPr>
              <w:instrText>缺陷的检测和热特征提取和验证实验。论文的主要贡献如下：</w:instrText>
            </w:r>
            <w:r w:rsidR="000A3919">
              <w:rPr>
                <w:rFonts w:hint="eastAsia"/>
              </w:rPr>
              <w:instrText>(1)</w:instrText>
            </w:r>
            <w:r w:rsidR="000A3919">
              <w:rPr>
                <w:rFonts w:hint="eastAsia"/>
              </w:rPr>
              <w:instrText>分析了涡流脉冲热成像方法理论基础</w:instrText>
            </w:r>
            <w:r w:rsidR="000A3919">
              <w:rPr>
                <w:rFonts w:hint="eastAsia"/>
              </w:rPr>
              <w:instrText>,</w:instrText>
            </w:r>
            <w:r w:rsidR="000A3919">
              <w:rPr>
                <w:rFonts w:hint="eastAsia"/>
              </w:rPr>
              <w:instrText>以铁磁性材料表面开口裂纹为例</w:instrText>
            </w:r>
            <w:r w:rsidR="000A3919">
              <w:rPr>
                <w:rFonts w:hint="eastAsia"/>
              </w:rPr>
              <w:instrText>,</w:instrText>
            </w:r>
            <w:r w:rsidR="000A3919">
              <w:rPr>
                <w:rFonts w:hint="eastAsia"/>
              </w:rPr>
              <w:instrText>分析了表面裂纹的热传导模</w:instrText>
            </w:r>
            <w:r w:rsidR="000A3919">
              <w:rPr>
                <w:rFonts w:hint="eastAsia"/>
              </w:rPr>
              <w:instrText xml:space="preserve">...","genre":"PhD thesis","language":"en","note":"Major: </w:instrText>
            </w:r>
            <w:r w:rsidR="000A3919">
              <w:rPr>
                <w:rFonts w:hint="eastAsia"/>
              </w:rPr>
              <w:instrText>电磁场与微波技术</w:instrText>
            </w:r>
            <w:r w:rsidR="000A3919">
              <w:rPr>
                <w:rFonts w:hint="eastAsia"/>
              </w:rPr>
              <w:instrText xml:space="preserve">\nFund: </w:instrText>
            </w:r>
            <w:r w:rsidR="000A3919">
              <w:rPr>
                <w:rFonts w:hint="eastAsia"/>
              </w:rPr>
              <w:instrText>国家自然基金</w:instrText>
            </w:r>
            <w:r w:rsidR="000A3919">
              <w:rPr>
                <w:rFonts w:hint="eastAsia"/>
              </w:rPr>
              <w:instrText>;</w:instrText>
            </w:r>
            <w:r w:rsidR="000A3919">
              <w:rPr>
                <w:rFonts w:hint="eastAsia"/>
              </w:rPr>
              <w:instrText>中国留学基金</w:instrText>
            </w:r>
            <w:r w:rsidR="000A3919">
              <w:rPr>
                <w:rFonts w:hint="eastAsia"/>
              </w:rPr>
              <w:instrText>;</w:instrText>
            </w:r>
            <w:r w:rsidR="000A3919">
              <w:rPr>
                <w:rFonts w:hint="eastAsia"/>
              </w:rPr>
              <w:instrText>；</w:instrText>
            </w:r>
            <w:r w:rsidR="000A3919">
              <w:rPr>
                <w:rFonts w:hint="eastAsia"/>
              </w:rPr>
              <w:instrText>","publisher":"Southwest Jiaotong University","source":"CNKI","title":"Research on the method</w:instrText>
            </w:r>
            <w:r w:rsidR="000A3919">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fldChar w:fldCharType="separate"/>
            </w:r>
            <w:r>
              <w:rPr>
                <w:rFonts w:cs="Times New Roman"/>
              </w:rPr>
              <w:t>(Peng,Jianping, 2017)</w:t>
            </w:r>
            <w:r>
              <w:fldChar w:fldCharType="end"/>
            </w:r>
          </w:p>
        </w:tc>
      </w:tr>
      <w:tr w:rsidR="003E7760" w14:paraId="6B411B5B" w14:textId="77777777" w:rsidTr="003E7760">
        <w:tc>
          <w:tcPr>
            <w:tcW w:w="939" w:type="pct"/>
          </w:tcPr>
          <w:p w14:paraId="61E7EB9A" w14:textId="77777777" w:rsidR="003E7760" w:rsidRDefault="00000000">
            <w:pPr>
              <w:ind w:firstLineChars="0" w:firstLine="0"/>
              <w:jc w:val="center"/>
            </w:pPr>
            <w:r>
              <w:t xml:space="preserve">Magnetic Flux Leakage </w:t>
            </w:r>
          </w:p>
        </w:tc>
        <w:tc>
          <w:tcPr>
            <w:tcW w:w="853" w:type="pct"/>
          </w:tcPr>
          <w:p w14:paraId="1946587A" w14:textId="77777777" w:rsidR="003E7760" w:rsidRDefault="00000000">
            <w:pPr>
              <w:ind w:firstLineChars="0" w:firstLine="0"/>
              <w:jc w:val="center"/>
            </w:pPr>
            <w:r>
              <w:t>Rail surface / near-surface</w:t>
            </w:r>
          </w:p>
        </w:tc>
        <w:tc>
          <w:tcPr>
            <w:tcW w:w="938" w:type="pct"/>
          </w:tcPr>
          <w:p w14:paraId="3ABCF884" w14:textId="77777777" w:rsidR="003E7760" w:rsidRDefault="00000000">
            <w:pPr>
              <w:ind w:firstLineChars="0" w:firstLine="0"/>
              <w:jc w:val="center"/>
            </w:pPr>
            <w:r>
              <w:t>Magnetic field distortion</w:t>
            </w:r>
          </w:p>
        </w:tc>
        <w:tc>
          <w:tcPr>
            <w:tcW w:w="854" w:type="pct"/>
          </w:tcPr>
          <w:p w14:paraId="7E96C2A1" w14:textId="77777777" w:rsidR="003E7760" w:rsidRDefault="00000000">
            <w:pPr>
              <w:ind w:firstLineChars="0" w:firstLine="0"/>
              <w:jc w:val="center"/>
            </w:pPr>
            <w:r>
              <w:t>High sensitivity</w:t>
            </w:r>
          </w:p>
        </w:tc>
        <w:tc>
          <w:tcPr>
            <w:tcW w:w="853" w:type="pct"/>
          </w:tcPr>
          <w:p w14:paraId="78B5A328" w14:textId="77777777" w:rsidR="003E7760" w:rsidRDefault="00000000">
            <w:pPr>
              <w:ind w:firstLineChars="0" w:firstLine="0"/>
              <w:jc w:val="center"/>
            </w:pPr>
            <w:r>
              <w:t>Susceptible to rust and oil contamination</w:t>
            </w:r>
            <w:r>
              <w:rPr>
                <w:rFonts w:hint="eastAsia"/>
              </w:rPr>
              <w:t xml:space="preserve">, </w:t>
            </w:r>
            <w:r>
              <w:t>accuracy fluctuates</w:t>
            </w:r>
          </w:p>
        </w:tc>
        <w:tc>
          <w:tcPr>
            <w:tcW w:w="563" w:type="pct"/>
          </w:tcPr>
          <w:p w14:paraId="3824D31D" w14:textId="173147D1" w:rsidR="003E7760" w:rsidRDefault="00000000">
            <w:pPr>
              <w:ind w:firstLineChars="0" w:firstLine="0"/>
              <w:jc w:val="center"/>
            </w:pPr>
            <w:r>
              <w:fldChar w:fldCharType="begin"/>
            </w:r>
            <w:r w:rsidR="000A3919">
              <w:instrText xml:space="preserve"> ADDIN ZOTERO_ITEM CSL_CITATION {"citationID":"mJrQoEGM","properties":{"unsorted":false,"formattedCitation":"(Wang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p>
        </w:tc>
      </w:tr>
      <w:tr w:rsidR="003E7760" w14:paraId="6E04EB82" w14:textId="77777777" w:rsidTr="003E7760">
        <w:tc>
          <w:tcPr>
            <w:tcW w:w="939" w:type="pct"/>
          </w:tcPr>
          <w:p w14:paraId="3BC36C91" w14:textId="77777777" w:rsidR="003E7760" w:rsidRDefault="00000000">
            <w:pPr>
              <w:ind w:firstLineChars="0" w:firstLine="0"/>
              <w:jc w:val="center"/>
            </w:pPr>
            <w:r>
              <w:t>Visual Inspection</w:t>
            </w:r>
          </w:p>
        </w:tc>
        <w:tc>
          <w:tcPr>
            <w:tcW w:w="853" w:type="pct"/>
          </w:tcPr>
          <w:p w14:paraId="5328CFEA" w14:textId="77777777" w:rsidR="003E7760" w:rsidRDefault="00000000">
            <w:pPr>
              <w:ind w:firstLineChars="0" w:firstLine="0"/>
              <w:jc w:val="center"/>
            </w:pPr>
            <w:r>
              <w:t>Rail surface, fasteners</w:t>
            </w:r>
          </w:p>
        </w:tc>
        <w:tc>
          <w:tcPr>
            <w:tcW w:w="938" w:type="pct"/>
          </w:tcPr>
          <w:p w14:paraId="5FBD2AA8" w14:textId="77777777" w:rsidR="003E7760" w:rsidRDefault="00000000">
            <w:pPr>
              <w:ind w:firstLineChars="0" w:firstLine="0"/>
              <w:jc w:val="center"/>
            </w:pPr>
            <w:r>
              <w:t xml:space="preserve">Image recognition </w:t>
            </w:r>
          </w:p>
        </w:tc>
        <w:tc>
          <w:tcPr>
            <w:tcW w:w="854" w:type="pct"/>
          </w:tcPr>
          <w:p w14:paraId="771A6963" w14:textId="77777777" w:rsidR="003E7760" w:rsidRDefault="00000000">
            <w:pPr>
              <w:ind w:firstLineChars="0" w:firstLine="0"/>
              <w:jc w:val="center"/>
            </w:pPr>
            <w:r>
              <w:t>Intuitive</w:t>
            </w:r>
            <w:r>
              <w:rPr>
                <w:rFonts w:hint="eastAsia"/>
              </w:rPr>
              <w:t xml:space="preserve">, </w:t>
            </w:r>
            <w:r>
              <w:t>recordable</w:t>
            </w:r>
            <w:r>
              <w:rPr>
                <w:rFonts w:hint="eastAsia"/>
              </w:rPr>
              <w:t>,</w:t>
            </w:r>
            <w:r>
              <w:t xml:space="preserve"> scalable</w:t>
            </w:r>
          </w:p>
        </w:tc>
        <w:tc>
          <w:tcPr>
            <w:tcW w:w="853" w:type="pct"/>
          </w:tcPr>
          <w:p w14:paraId="4B49EC8E" w14:textId="77777777" w:rsidR="003E7760" w:rsidRDefault="00000000">
            <w:pPr>
              <w:ind w:firstLineChars="0" w:firstLine="0"/>
              <w:jc w:val="center"/>
            </w:pPr>
            <w:r>
              <w:t>Cannot detect subsurface defects</w:t>
            </w:r>
            <w:r>
              <w:rPr>
                <w:rFonts w:hint="eastAsia"/>
              </w:rPr>
              <w:t>,</w:t>
            </w:r>
            <w:r>
              <w:t xml:space="preserve"> sensitive to illumination and occlusion</w:t>
            </w:r>
          </w:p>
        </w:tc>
        <w:tc>
          <w:tcPr>
            <w:tcW w:w="563" w:type="pct"/>
          </w:tcPr>
          <w:p w14:paraId="300F62B2" w14:textId="459B6AA2" w:rsidR="003E7760" w:rsidRDefault="00000000">
            <w:pPr>
              <w:ind w:firstLineChars="0" w:firstLine="0"/>
              <w:jc w:val="center"/>
            </w:pPr>
            <w:r>
              <w:fldChar w:fldCharType="begin"/>
            </w:r>
            <w:r w:rsidR="000A3919">
              <w:instrText xml:space="preserve"> ADDIN ZOTERO_ITEM CSL_CITATION {"citationID":"XdoNgifj","properties":{"unsorted":false,"formattedCitation":"(Zhang,Xiangyang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p>
        </w:tc>
      </w:tr>
      <w:tr w:rsidR="003E7760" w14:paraId="345503AB" w14:textId="77777777" w:rsidTr="003E7760">
        <w:tc>
          <w:tcPr>
            <w:tcW w:w="939" w:type="pct"/>
          </w:tcPr>
          <w:p w14:paraId="4DCBD7F5" w14:textId="77777777" w:rsidR="003E7760" w:rsidRDefault="00000000">
            <w:pPr>
              <w:ind w:firstLineChars="0" w:firstLine="0"/>
              <w:jc w:val="center"/>
            </w:pPr>
            <w:r>
              <w:t xml:space="preserve">Ultrasonic Testing </w:t>
            </w:r>
          </w:p>
        </w:tc>
        <w:tc>
          <w:tcPr>
            <w:tcW w:w="853" w:type="pct"/>
          </w:tcPr>
          <w:p w14:paraId="2028A40D" w14:textId="77777777" w:rsidR="003E7760" w:rsidRDefault="00000000">
            <w:pPr>
              <w:ind w:firstLineChars="0" w:firstLine="0"/>
              <w:jc w:val="center"/>
            </w:pPr>
            <w:r>
              <w:t>Internal cracks, rail breaks</w:t>
            </w:r>
          </w:p>
        </w:tc>
        <w:tc>
          <w:tcPr>
            <w:tcW w:w="938" w:type="pct"/>
          </w:tcPr>
          <w:p w14:paraId="522A5C97" w14:textId="77777777" w:rsidR="003E7760" w:rsidRDefault="00000000">
            <w:pPr>
              <w:ind w:firstLineChars="0" w:firstLine="0"/>
              <w:jc w:val="center"/>
            </w:pPr>
            <w:r>
              <w:t>Acoustic wave reflection</w:t>
            </w:r>
          </w:p>
        </w:tc>
        <w:tc>
          <w:tcPr>
            <w:tcW w:w="854" w:type="pct"/>
          </w:tcPr>
          <w:p w14:paraId="3E2EECD7" w14:textId="77777777" w:rsidR="003E7760" w:rsidRDefault="00000000">
            <w:pPr>
              <w:ind w:firstLineChars="0" w:firstLine="0"/>
              <w:jc w:val="center"/>
            </w:pPr>
            <w:r>
              <w:t>High penetration</w:t>
            </w:r>
            <w:r>
              <w:rPr>
                <w:rFonts w:hint="eastAsia"/>
              </w:rPr>
              <w:t>,</w:t>
            </w:r>
            <w:r>
              <w:t xml:space="preserve"> high sensitivity</w:t>
            </w:r>
          </w:p>
        </w:tc>
        <w:tc>
          <w:tcPr>
            <w:tcW w:w="853" w:type="pct"/>
          </w:tcPr>
          <w:p w14:paraId="2940C1BC" w14:textId="77777777" w:rsidR="003E7760" w:rsidRDefault="00000000">
            <w:pPr>
              <w:ind w:firstLineChars="0" w:firstLine="0"/>
              <w:jc w:val="center"/>
            </w:pPr>
            <w:r>
              <w:t>Incomplete cross-sectional coverage</w:t>
            </w:r>
            <w:r>
              <w:rPr>
                <w:rFonts w:hint="eastAsia"/>
              </w:rPr>
              <w:t xml:space="preserve">, </w:t>
            </w:r>
            <w:r>
              <w:t>blind zones</w:t>
            </w:r>
            <w:r>
              <w:rPr>
                <w:rFonts w:hint="eastAsia"/>
              </w:rPr>
              <w:t>,</w:t>
            </w:r>
            <w:r>
              <w:t xml:space="preserve"> </w:t>
            </w:r>
            <w:r>
              <w:lastRenderedPageBreak/>
              <w:t xml:space="preserve">low speed </w:t>
            </w:r>
          </w:p>
        </w:tc>
        <w:tc>
          <w:tcPr>
            <w:tcW w:w="563" w:type="pct"/>
          </w:tcPr>
          <w:p w14:paraId="07C2F519" w14:textId="76078873" w:rsidR="003E7760" w:rsidRDefault="00000000">
            <w:pPr>
              <w:ind w:firstLineChars="0" w:firstLine="0"/>
              <w:jc w:val="center"/>
            </w:pPr>
            <w:r>
              <w:lastRenderedPageBreak/>
              <w:fldChar w:fldCharType="begin"/>
            </w:r>
            <w:r w:rsidR="000A3919">
              <w:rPr>
                <w:rFonts w:hint="eastAsia"/>
              </w:rPr>
              <w:instrText xml:space="preserve"> ADDIN ZOTERO_ITEM CSL_CITATION {"citationID":"I20JlLhG","properties":{"unsorted":false,"formattedCitation":"(Han\\uc0\\u65292{}Xue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w:t>
            </w:r>
            <w:r>
              <w:rPr>
                <w:szCs w:val="24"/>
              </w:rPr>
              <w:lastRenderedPageBreak/>
              <w:t>g, 2021)</w:t>
            </w:r>
            <w:r>
              <w:fldChar w:fldCharType="end"/>
            </w:r>
          </w:p>
        </w:tc>
      </w:tr>
      <w:tr w:rsidR="003E7760" w14:paraId="2BD3A5F1" w14:textId="77777777" w:rsidTr="003E7760">
        <w:tc>
          <w:tcPr>
            <w:tcW w:w="939" w:type="pct"/>
          </w:tcPr>
          <w:p w14:paraId="3C7A7DB4" w14:textId="77777777" w:rsidR="003E7760" w:rsidRDefault="00000000">
            <w:pPr>
              <w:ind w:firstLineChars="0" w:firstLine="0"/>
              <w:jc w:val="center"/>
            </w:pPr>
            <w:r>
              <w:lastRenderedPageBreak/>
              <w:t>Ground Penetrating Radar</w:t>
            </w:r>
          </w:p>
        </w:tc>
        <w:tc>
          <w:tcPr>
            <w:tcW w:w="853" w:type="pct"/>
          </w:tcPr>
          <w:p w14:paraId="42354047" w14:textId="77777777" w:rsidR="003E7760" w:rsidRDefault="00000000">
            <w:pPr>
              <w:ind w:firstLineChars="0" w:firstLine="0"/>
              <w:jc w:val="center"/>
            </w:pPr>
            <w:r>
              <w:t>Ballast fouling, voids under slab</w:t>
            </w:r>
          </w:p>
        </w:tc>
        <w:tc>
          <w:tcPr>
            <w:tcW w:w="938" w:type="pct"/>
          </w:tcPr>
          <w:p w14:paraId="0FEFAE20" w14:textId="77777777" w:rsidR="003E7760" w:rsidRDefault="00000000">
            <w:pPr>
              <w:ind w:firstLineChars="0" w:firstLine="0"/>
              <w:jc w:val="center"/>
            </w:pPr>
            <w:r>
              <w:t>Electromagnetic wave reflection</w:t>
            </w:r>
          </w:p>
        </w:tc>
        <w:tc>
          <w:tcPr>
            <w:tcW w:w="854" w:type="pct"/>
          </w:tcPr>
          <w:p w14:paraId="78F7BC4A" w14:textId="77777777" w:rsidR="003E7760" w:rsidRDefault="00000000">
            <w:pPr>
              <w:ind w:firstLineChars="0" w:firstLine="0"/>
              <w:jc w:val="center"/>
            </w:pPr>
            <w:r>
              <w:t>Continuous acquisition</w:t>
            </w:r>
            <w:r>
              <w:rPr>
                <w:rFonts w:hint="eastAsia"/>
              </w:rPr>
              <w:t>,</w:t>
            </w:r>
            <w:r>
              <w:t xml:space="preserve"> non-destructive</w:t>
            </w:r>
          </w:p>
        </w:tc>
        <w:tc>
          <w:tcPr>
            <w:tcW w:w="853" w:type="pct"/>
          </w:tcPr>
          <w:p w14:paraId="52FF6BB3" w14:textId="77777777" w:rsidR="003E7760" w:rsidRDefault="00000000">
            <w:pPr>
              <w:ind w:firstLineChars="0" w:firstLine="0"/>
              <w:jc w:val="center"/>
            </w:pPr>
            <w:r>
              <w:t>Multi-path effects from granular media</w:t>
            </w:r>
            <w:r>
              <w:rPr>
                <w:rFonts w:hint="eastAsia"/>
              </w:rPr>
              <w:t>,</w:t>
            </w:r>
            <w:r>
              <w:t xml:space="preserve"> relies on manual interpretation</w:t>
            </w:r>
          </w:p>
        </w:tc>
        <w:tc>
          <w:tcPr>
            <w:tcW w:w="563" w:type="pct"/>
          </w:tcPr>
          <w:p w14:paraId="3106DD20" w14:textId="02C192A9" w:rsidR="003E7760" w:rsidRDefault="00000000">
            <w:pPr>
              <w:ind w:firstLineChars="0" w:firstLine="0"/>
              <w:jc w:val="center"/>
            </w:pPr>
            <w:r>
              <w:fldChar w:fldCharType="begin"/>
            </w:r>
            <w:r w:rsidR="000A3919">
              <w:rPr>
                <w:rFonts w:hint="eastAsia"/>
              </w:rPr>
              <w:instrText xml:space="preserve"> ADDIN ZOTERO_ITEM CSL_CITATION {"citationID":"F8Ps6P7c","properties":{"unsorted":false,"formattedCitation":"(Wang\\uc0\\u65292{}Shilei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p>
        </w:tc>
      </w:tr>
      <w:tr w:rsidR="003E7760" w14:paraId="3AF796E1" w14:textId="77777777" w:rsidTr="003E7760">
        <w:tc>
          <w:tcPr>
            <w:tcW w:w="939" w:type="pct"/>
          </w:tcPr>
          <w:p w14:paraId="7191E850" w14:textId="77777777" w:rsidR="003E7760" w:rsidRDefault="00000000">
            <w:pPr>
              <w:ind w:firstLineChars="0" w:firstLine="0"/>
              <w:jc w:val="center"/>
            </w:pPr>
            <w:r>
              <w:t>Absolute Measurement (GNSS/InSAR)</w:t>
            </w:r>
          </w:p>
        </w:tc>
        <w:tc>
          <w:tcPr>
            <w:tcW w:w="853" w:type="pct"/>
          </w:tcPr>
          <w:p w14:paraId="058A3622" w14:textId="77777777" w:rsidR="003E7760" w:rsidRDefault="00000000">
            <w:pPr>
              <w:ind w:firstLineChars="0" w:firstLine="0"/>
              <w:jc w:val="center"/>
            </w:pPr>
            <w:r>
              <w:t>Long-wave irregularity, spatial coordinates</w:t>
            </w:r>
          </w:p>
        </w:tc>
        <w:tc>
          <w:tcPr>
            <w:tcW w:w="938" w:type="pct"/>
          </w:tcPr>
          <w:p w14:paraId="224B6D93" w14:textId="77777777" w:rsidR="003E7760" w:rsidRDefault="00000000">
            <w:pPr>
              <w:ind w:firstLineChars="0" w:firstLine="0"/>
              <w:jc w:val="center"/>
            </w:pPr>
            <w:r>
              <w:t xml:space="preserve">Inertial navigation </w:t>
            </w:r>
            <w:r>
              <w:rPr>
                <w:rFonts w:hint="eastAsia"/>
              </w:rPr>
              <w:t>and</w:t>
            </w:r>
            <w:r>
              <w:t xml:space="preserve"> control network</w:t>
            </w:r>
          </w:p>
        </w:tc>
        <w:tc>
          <w:tcPr>
            <w:tcW w:w="854" w:type="pct"/>
          </w:tcPr>
          <w:p w14:paraId="42B77539" w14:textId="77777777" w:rsidR="003E7760" w:rsidRDefault="00000000">
            <w:pPr>
              <w:ind w:firstLineChars="0" w:firstLine="0"/>
              <w:jc w:val="center"/>
            </w:pPr>
            <w:r>
              <w:t>High absolute accuracy</w:t>
            </w:r>
          </w:p>
        </w:tc>
        <w:tc>
          <w:tcPr>
            <w:tcW w:w="853" w:type="pct"/>
          </w:tcPr>
          <w:p w14:paraId="1318D6DD" w14:textId="77777777" w:rsidR="003E7760" w:rsidRDefault="00000000">
            <w:pPr>
              <w:ind w:firstLineChars="0" w:firstLine="0"/>
              <w:jc w:val="center"/>
            </w:pPr>
            <w:r>
              <w:t>Extremely low speed (0.3-0.5 km/h)</w:t>
            </w:r>
            <w:r>
              <w:rPr>
                <w:rFonts w:hint="eastAsia"/>
              </w:rPr>
              <w:t>,</w:t>
            </w:r>
            <w:r>
              <w:t xml:space="preserve"> GPS signal loss in tunnels/urban areas</w:t>
            </w:r>
          </w:p>
        </w:tc>
        <w:tc>
          <w:tcPr>
            <w:tcW w:w="563" w:type="pct"/>
          </w:tcPr>
          <w:p w14:paraId="7FBAB21C" w14:textId="44345514" w:rsidR="003E7760" w:rsidRDefault="00000000">
            <w:pPr>
              <w:ind w:firstLineChars="0" w:firstLine="0"/>
              <w:jc w:val="center"/>
            </w:pPr>
            <w:r>
              <w:fldChar w:fldCharType="begin"/>
            </w:r>
            <w:r w:rsidR="000A3919">
              <w:instrText xml:space="preserve"> ADDIN ZOTERO_ITEM CSL_CITATION {"citationID":"QZSNnBDV","properties":{"unsorted":false,"formattedCitation":"(Y.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p>
        </w:tc>
      </w:tr>
      <w:tr w:rsidR="003E7760" w14:paraId="53D0D109" w14:textId="77777777" w:rsidTr="003E7760">
        <w:tc>
          <w:tcPr>
            <w:tcW w:w="939" w:type="pct"/>
          </w:tcPr>
          <w:p w14:paraId="4764113A" w14:textId="77777777" w:rsidR="003E7760" w:rsidRDefault="00000000">
            <w:pPr>
              <w:ind w:firstLineChars="0" w:firstLine="0"/>
              <w:jc w:val="center"/>
            </w:pPr>
            <w:r>
              <w:t>Chord Measurement</w:t>
            </w:r>
          </w:p>
        </w:tc>
        <w:tc>
          <w:tcPr>
            <w:tcW w:w="853" w:type="pct"/>
          </w:tcPr>
          <w:p w14:paraId="64F5AF97" w14:textId="77777777" w:rsidR="003E7760" w:rsidRDefault="00000000">
            <w:pPr>
              <w:ind w:firstLineChars="0" w:firstLine="0"/>
              <w:jc w:val="center"/>
            </w:pPr>
            <w:r>
              <w:t>Medium/short-wave irregularity</w:t>
            </w:r>
          </w:p>
        </w:tc>
        <w:tc>
          <w:tcPr>
            <w:tcW w:w="938" w:type="pct"/>
          </w:tcPr>
          <w:p w14:paraId="405E25AC" w14:textId="77777777" w:rsidR="003E7760" w:rsidRDefault="00000000">
            <w:pPr>
              <w:ind w:firstLineChars="0" w:firstLine="0"/>
              <w:jc w:val="center"/>
            </w:pPr>
            <w:r>
              <w:t>Relative displacement</w:t>
            </w:r>
          </w:p>
        </w:tc>
        <w:tc>
          <w:tcPr>
            <w:tcW w:w="854" w:type="pct"/>
          </w:tcPr>
          <w:p w14:paraId="76D80DF3" w14:textId="77777777" w:rsidR="003E7760" w:rsidRDefault="00000000">
            <w:pPr>
              <w:ind w:firstLineChars="0" w:firstLine="0"/>
              <w:jc w:val="center"/>
            </w:pPr>
            <w:r>
              <w:t>High speed (&gt;3 km/h)</w:t>
            </w:r>
            <w:r>
              <w:rPr>
                <w:rFonts w:hint="eastAsia"/>
              </w:rPr>
              <w:t xml:space="preserve">, </w:t>
            </w:r>
            <w:r>
              <w:t>cost-effective</w:t>
            </w:r>
          </w:p>
        </w:tc>
        <w:tc>
          <w:tcPr>
            <w:tcW w:w="853" w:type="pct"/>
          </w:tcPr>
          <w:p w14:paraId="599C14A5" w14:textId="77777777" w:rsidR="003E7760" w:rsidRDefault="00000000">
            <w:pPr>
              <w:ind w:firstLineChars="0" w:firstLine="0"/>
              <w:jc w:val="center"/>
            </w:pPr>
            <w:r>
              <w:t>TICE error accumulation</w:t>
            </w:r>
            <w:r>
              <w:rPr>
                <w:rFonts w:hint="eastAsia"/>
              </w:rPr>
              <w:t xml:space="preserve">, </w:t>
            </w:r>
            <w:r>
              <w:t>results depend on chord length selection</w:t>
            </w:r>
          </w:p>
        </w:tc>
        <w:tc>
          <w:tcPr>
            <w:tcW w:w="563" w:type="pct"/>
          </w:tcPr>
          <w:p w14:paraId="68873A7C" w14:textId="0CF09ADE" w:rsidR="003E7760" w:rsidRDefault="00000000">
            <w:pPr>
              <w:ind w:firstLineChars="0" w:firstLine="0"/>
              <w:jc w:val="center"/>
            </w:pPr>
            <w:r>
              <w:fldChar w:fldCharType="begin"/>
            </w:r>
            <w:r w:rsidR="000A3919">
              <w:instrText xml:space="preserve"> ADDIN ZOTERO_ITEM CSL_CITATION {"citationID":"fGykq3Y0","properties":{"unsorted":false,"formattedCitation":"(YAZAWA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t>(YAZAWA and TAKESHITA, 2002)</w:t>
            </w:r>
            <w:r>
              <w:fldChar w:fldCharType="end"/>
            </w:r>
          </w:p>
        </w:tc>
      </w:tr>
    </w:tbl>
    <w:p w14:paraId="58029973" w14:textId="5027665B" w:rsidR="003E7760" w:rsidRDefault="00000000">
      <w:pPr>
        <w:ind w:firstLineChars="0" w:firstLine="420"/>
      </w:pPr>
      <w:bookmarkStart w:id="13" w:name="OLE_LINK50"/>
      <w:r>
        <w:t>Among them, surface defects such as rail surface damage, slab track cracks, and missing fastening systems can be explicitly detected via visual inspection or various types of sensing signals including images, giving rise to a series of non-contact, non-destructive precision detection technologies such as eddy current testing</w:t>
      </w:r>
      <w:bookmarkStart w:id="14" w:name="OLE_LINK23"/>
      <w:r>
        <w:t xml:space="preserve"> </w:t>
      </w:r>
      <w:bookmarkStart w:id="15" w:name="OLE_LINK27"/>
      <w:bookmarkEnd w:id="14"/>
      <w:r>
        <w:rPr>
          <w:kern w:val="0"/>
        </w:rPr>
        <w:fldChar w:fldCharType="begin"/>
      </w:r>
      <w:r w:rsidR="000A3919">
        <w:rPr>
          <w:kern w:val="0"/>
        </w:rPr>
        <w:instrText xml:space="preserve"> ADDIN ZOTERO_ITEM CSL_CITATION {"citationID":"UQWSRUTD","properties":{"unsorted":false,"formattedCitation":"(Peng,Jianping, 2017)","plainCitation":"(Peng,Jianping, 2017)","noteIndex":0},"citationItems":[{"id":"owbJ2Ida/v3anQf3O","uris":["http://zotero.or</w:instrText>
      </w:r>
      <w:r w:rsidR="000A3919">
        <w:rPr>
          <w:rFonts w:hint="eastAsia"/>
          <w:kern w:val="0"/>
        </w:rPr>
        <w:instrText>g/users/18998733/items/MNSSBXFV"],"itemData":{"id":236,"type":"thesis","abstract":"</w:instrText>
      </w:r>
      <w:r w:rsidR="000A3919">
        <w:rPr>
          <w:rFonts w:hint="eastAsia"/>
          <w:kern w:val="0"/>
        </w:rPr>
        <w:instrText>步入</w:instrText>
      </w:r>
      <w:r w:rsidR="000A3919">
        <w:rPr>
          <w:rFonts w:hint="eastAsia"/>
          <w:kern w:val="0"/>
        </w:rPr>
        <w:instrText>21</w:instrText>
      </w:r>
      <w:r w:rsidR="000A3919">
        <w:rPr>
          <w:rFonts w:hint="eastAsia"/>
          <w:kern w:val="0"/>
        </w:rPr>
        <w:instrText>世纪</w:instrText>
      </w:r>
      <w:r w:rsidR="000A3919">
        <w:rPr>
          <w:rFonts w:hint="eastAsia"/>
          <w:kern w:val="0"/>
        </w:rPr>
        <w:instrText>,</w:instrText>
      </w:r>
      <w:r w:rsidR="000A3919">
        <w:rPr>
          <w:rFonts w:hint="eastAsia"/>
          <w:kern w:val="0"/>
        </w:rPr>
        <w:instrText>铁路作为重要的交通运输工具</w:instrText>
      </w:r>
      <w:r w:rsidR="000A3919">
        <w:rPr>
          <w:rFonts w:hint="eastAsia"/>
          <w:kern w:val="0"/>
        </w:rPr>
        <w:instrText>,</w:instrText>
      </w:r>
      <w:r w:rsidR="000A3919">
        <w:rPr>
          <w:rFonts w:hint="eastAsia"/>
          <w:kern w:val="0"/>
        </w:rPr>
        <w:instrText>迎来了蓬勃发展机遇。钢轨滚动接触疲劳裂纹</w:instrText>
      </w:r>
      <w:r w:rsidR="000A3919">
        <w:rPr>
          <w:rFonts w:hint="eastAsia"/>
          <w:kern w:val="0"/>
        </w:rPr>
        <w:instrText>(RCF)</w:instrText>
      </w:r>
      <w:r w:rsidR="000A3919">
        <w:rPr>
          <w:rFonts w:hint="eastAsia"/>
          <w:kern w:val="0"/>
        </w:rPr>
        <w:instrText>存在于各类铁路钢轨中的一种普遍的安全隐患</w:instrText>
      </w:r>
      <w:r w:rsidR="000A3919">
        <w:rPr>
          <w:rFonts w:hint="eastAsia"/>
          <w:kern w:val="0"/>
        </w:rPr>
        <w:instrText>,</w:instrText>
      </w:r>
      <w:r w:rsidR="000A3919">
        <w:rPr>
          <w:rFonts w:hint="eastAsia"/>
          <w:kern w:val="0"/>
        </w:rPr>
        <w:instrText>备受关注。在重载运输铁路中直接导致钢轨维护和更换量的增加</w:instrText>
      </w:r>
      <w:r w:rsidR="000A3919">
        <w:rPr>
          <w:rFonts w:hint="eastAsia"/>
          <w:kern w:val="0"/>
        </w:rPr>
        <w:instrText>,</w:instrText>
      </w:r>
      <w:r w:rsidR="000A3919">
        <w:rPr>
          <w:rFonts w:hint="eastAsia"/>
          <w:kern w:val="0"/>
        </w:rPr>
        <w:instrText>在高铁领域</w:instrText>
      </w:r>
      <w:r w:rsidR="000A3919">
        <w:rPr>
          <w:rFonts w:hint="eastAsia"/>
          <w:kern w:val="0"/>
        </w:rPr>
        <w:instrText>,</w:instrText>
      </w:r>
      <w:r w:rsidR="000A3919">
        <w:rPr>
          <w:rFonts w:hint="eastAsia"/>
          <w:kern w:val="0"/>
        </w:rPr>
        <w:instrText>由于缺乏足够的检测时间而成为铁路安全的重要隐患。本论文旨在研究和改善一种新颖的兼具涡流和热成像优势的无损检测方法——涡流脉冲热成像方法</w:instrText>
      </w:r>
      <w:r w:rsidR="000A3919">
        <w:rPr>
          <w:rFonts w:hint="eastAsia"/>
          <w:kern w:val="0"/>
        </w:rPr>
        <w:instrText>,</w:instrText>
      </w:r>
      <w:r w:rsidR="000A3919">
        <w:rPr>
          <w:rFonts w:hint="eastAsia"/>
          <w:kern w:val="0"/>
        </w:rPr>
        <w:instrText>开展早期钢轨</w:instrText>
      </w:r>
      <w:r w:rsidR="000A3919">
        <w:rPr>
          <w:rFonts w:hint="eastAsia"/>
          <w:kern w:val="0"/>
        </w:rPr>
        <w:instrText>RCF</w:instrText>
      </w:r>
      <w:r w:rsidR="000A3919">
        <w:rPr>
          <w:rFonts w:hint="eastAsia"/>
          <w:kern w:val="0"/>
        </w:rPr>
        <w:instrText>裂纹检测</w:instrText>
      </w:r>
      <w:r w:rsidR="000A3919">
        <w:rPr>
          <w:rFonts w:hint="eastAsia"/>
          <w:kern w:val="0"/>
        </w:rPr>
        <w:instrText>,</w:instrText>
      </w:r>
      <w:r w:rsidR="000A3919">
        <w:rPr>
          <w:rFonts w:hint="eastAsia"/>
          <w:kern w:val="0"/>
        </w:rPr>
        <w:instrText>提高钢轨运营安全性。钢轨</w:instrText>
      </w:r>
      <w:r w:rsidR="000A3919">
        <w:rPr>
          <w:rFonts w:hint="eastAsia"/>
          <w:kern w:val="0"/>
        </w:rPr>
        <w:instrText>RCF</w:instrText>
      </w:r>
      <w:r w:rsidR="000A3919">
        <w:rPr>
          <w:rFonts w:hint="eastAsia"/>
          <w:kern w:val="0"/>
        </w:rPr>
        <w:instrText>裂纹分布在钢轨轨面表层</w:instrText>
      </w:r>
      <w:r w:rsidR="000A3919">
        <w:rPr>
          <w:rFonts w:hint="eastAsia"/>
          <w:kern w:val="0"/>
        </w:rPr>
        <w:instrText>,</w:instrText>
      </w:r>
      <w:r w:rsidR="000A3919">
        <w:rPr>
          <w:rFonts w:hint="eastAsia"/>
          <w:kern w:val="0"/>
        </w:rPr>
        <w:instrText>向轨头以一定倾角度生长且密集分布</w:instrText>
      </w:r>
      <w:r w:rsidR="000A3919">
        <w:rPr>
          <w:rFonts w:hint="eastAsia"/>
          <w:kern w:val="0"/>
        </w:rPr>
        <w:instrText>,</w:instrText>
      </w:r>
      <w:r w:rsidR="000A3919">
        <w:rPr>
          <w:rFonts w:hint="eastAsia"/>
          <w:kern w:val="0"/>
        </w:rPr>
        <w:instrText>对常规的钢轨探伤技术</w:instrText>
      </w:r>
      <w:r w:rsidR="000A3919">
        <w:rPr>
          <w:rFonts w:hint="eastAsia"/>
          <w:kern w:val="0"/>
        </w:rPr>
        <w:instrText>,</w:instrText>
      </w:r>
      <w:r w:rsidR="000A3919">
        <w:rPr>
          <w:rFonts w:hint="eastAsia"/>
          <w:kern w:val="0"/>
        </w:rPr>
        <w:instrText>如超声、电磁方法都面临巨大的挑战。本文基于涡流脉冲热成像方法</w:instrText>
      </w:r>
      <w:r w:rsidR="000A3919">
        <w:rPr>
          <w:rFonts w:hint="eastAsia"/>
          <w:kern w:val="0"/>
        </w:rPr>
        <w:instrText>,</w:instrText>
      </w:r>
      <w:r w:rsidR="000A3919">
        <w:rPr>
          <w:rFonts w:hint="eastAsia"/>
          <w:kern w:val="0"/>
        </w:rPr>
        <w:instrText>研究钢轨</w:instrText>
      </w:r>
      <w:r w:rsidR="000A3919">
        <w:rPr>
          <w:rFonts w:hint="eastAsia"/>
          <w:kern w:val="0"/>
        </w:rPr>
        <w:instrText>RCF</w:instrText>
      </w:r>
      <w:r w:rsidR="000A3919">
        <w:rPr>
          <w:rFonts w:hint="eastAsia"/>
          <w:kern w:val="0"/>
        </w:rPr>
        <w:instrText>裂纹的特征</w:instrText>
      </w:r>
      <w:r w:rsidR="000A3919">
        <w:rPr>
          <w:rFonts w:hint="eastAsia"/>
          <w:kern w:val="0"/>
        </w:rPr>
        <w:instrText>,</w:instrText>
      </w:r>
      <w:r w:rsidR="000A3919">
        <w:rPr>
          <w:rFonts w:hint="eastAsia"/>
          <w:kern w:val="0"/>
        </w:rPr>
        <w:instrText>以角度裂纹模型为基础</w:instrText>
      </w:r>
      <w:r w:rsidR="000A3919">
        <w:rPr>
          <w:rFonts w:hint="eastAsia"/>
          <w:kern w:val="0"/>
        </w:rPr>
        <w:instrText>,</w:instrText>
      </w:r>
      <w:r w:rsidR="000A3919">
        <w:rPr>
          <w:rFonts w:hint="eastAsia"/>
          <w:kern w:val="0"/>
        </w:rPr>
        <w:instrText>基于仿真和实验方法开展热响应特征研究和验证；在此基础上</w:instrText>
      </w:r>
      <w:r w:rsidR="000A3919">
        <w:rPr>
          <w:rFonts w:hint="eastAsia"/>
          <w:kern w:val="0"/>
        </w:rPr>
        <w:instrText>,</w:instrText>
      </w:r>
      <w:r w:rsidR="000A3919">
        <w:rPr>
          <w:rFonts w:hint="eastAsia"/>
          <w:kern w:val="0"/>
        </w:rPr>
        <w:instrText>提出了闭合型角度裂纹模型</w:instrText>
      </w:r>
      <w:r w:rsidR="000A3919">
        <w:rPr>
          <w:rFonts w:hint="eastAsia"/>
          <w:kern w:val="0"/>
        </w:rPr>
        <w:instrText>,</w:instrText>
      </w:r>
      <w:r w:rsidR="000A3919">
        <w:rPr>
          <w:rFonts w:hint="eastAsia"/>
          <w:kern w:val="0"/>
        </w:rPr>
        <w:instrText>研究自然</w:instrText>
      </w:r>
      <w:r w:rsidR="000A3919">
        <w:rPr>
          <w:rFonts w:hint="eastAsia"/>
          <w:kern w:val="0"/>
        </w:rPr>
        <w:instrText>RCF</w:instrText>
      </w:r>
      <w:r w:rsidR="000A3919">
        <w:rPr>
          <w:rFonts w:hint="eastAsia"/>
          <w:kern w:val="0"/>
        </w:rPr>
        <w:instrText>裂纹存在的局部接触、受力形变等问题；其次针对自然裂纹存在方向随机性和裂纹缝隙的异物填充对热特征的影响开展研究</w:instrText>
      </w:r>
      <w:r w:rsidR="000A3919">
        <w:rPr>
          <w:rFonts w:hint="eastAsia"/>
          <w:kern w:val="0"/>
        </w:rPr>
        <w:instrText>,</w:instrText>
      </w:r>
      <w:r w:rsidR="000A3919">
        <w:rPr>
          <w:rFonts w:hint="eastAsia"/>
          <w:kern w:val="0"/>
        </w:rPr>
        <w:instrText>进一步验证了自然裂纹的温度场特征；最后</w:instrText>
      </w:r>
      <w:r w:rsidR="000A3919">
        <w:rPr>
          <w:rFonts w:hint="eastAsia"/>
          <w:kern w:val="0"/>
        </w:rPr>
        <w:instrText>,</w:instrText>
      </w:r>
      <w:r w:rsidR="000A3919">
        <w:rPr>
          <w:rFonts w:hint="eastAsia"/>
          <w:kern w:val="0"/>
        </w:rPr>
        <w:instrText>开展了钢轨自然</w:instrText>
      </w:r>
      <w:r w:rsidR="000A3919">
        <w:rPr>
          <w:rFonts w:hint="eastAsia"/>
          <w:kern w:val="0"/>
        </w:rPr>
        <w:instrText>RCF</w:instrText>
      </w:r>
      <w:r w:rsidR="000A3919">
        <w:rPr>
          <w:rFonts w:hint="eastAsia"/>
          <w:kern w:val="0"/>
        </w:rPr>
        <w:instrText>缺陷的检测和热特征提取和验证实验。论文的主要贡献如下：</w:instrText>
      </w:r>
      <w:r w:rsidR="000A3919">
        <w:rPr>
          <w:rFonts w:hint="eastAsia"/>
          <w:kern w:val="0"/>
        </w:rPr>
        <w:instrText>(1)</w:instrText>
      </w:r>
      <w:r w:rsidR="000A3919">
        <w:rPr>
          <w:rFonts w:hint="eastAsia"/>
          <w:kern w:val="0"/>
        </w:rPr>
        <w:instrText>分析了涡流脉冲热成像方法理论基础</w:instrText>
      </w:r>
      <w:r w:rsidR="000A3919">
        <w:rPr>
          <w:rFonts w:hint="eastAsia"/>
          <w:kern w:val="0"/>
        </w:rPr>
        <w:instrText>,</w:instrText>
      </w:r>
      <w:r w:rsidR="000A3919">
        <w:rPr>
          <w:rFonts w:hint="eastAsia"/>
          <w:kern w:val="0"/>
        </w:rPr>
        <w:instrText>以铁磁性材料表面开口裂纹为例</w:instrText>
      </w:r>
      <w:r w:rsidR="000A3919">
        <w:rPr>
          <w:rFonts w:hint="eastAsia"/>
          <w:kern w:val="0"/>
        </w:rPr>
        <w:instrText>,</w:instrText>
      </w:r>
      <w:r w:rsidR="000A3919">
        <w:rPr>
          <w:rFonts w:hint="eastAsia"/>
          <w:kern w:val="0"/>
        </w:rPr>
        <w:instrText>分析了表面裂纹的热传导模</w:instrText>
      </w:r>
      <w:r w:rsidR="000A3919">
        <w:rPr>
          <w:rFonts w:hint="eastAsia"/>
          <w:kern w:val="0"/>
        </w:rPr>
        <w:instrText xml:space="preserve">...","genre":"PhD thesis","language":"en","note":"Major: </w:instrText>
      </w:r>
      <w:r w:rsidR="000A3919">
        <w:rPr>
          <w:rFonts w:hint="eastAsia"/>
          <w:kern w:val="0"/>
        </w:rPr>
        <w:instrText>电磁场与微波技术</w:instrText>
      </w:r>
      <w:r w:rsidR="000A3919">
        <w:rPr>
          <w:rFonts w:hint="eastAsia"/>
          <w:kern w:val="0"/>
        </w:rPr>
        <w:instrText xml:space="preserve">\nFund: </w:instrText>
      </w:r>
      <w:r w:rsidR="000A3919">
        <w:rPr>
          <w:rFonts w:hint="eastAsia"/>
          <w:kern w:val="0"/>
        </w:rPr>
        <w:instrText>国家自然基金</w:instrText>
      </w:r>
      <w:r w:rsidR="000A3919">
        <w:rPr>
          <w:rFonts w:hint="eastAsia"/>
          <w:kern w:val="0"/>
        </w:rPr>
        <w:instrText>;</w:instrText>
      </w:r>
      <w:r w:rsidR="000A3919">
        <w:rPr>
          <w:rFonts w:hint="eastAsia"/>
          <w:kern w:val="0"/>
        </w:rPr>
        <w:instrText>中国留学基金</w:instrText>
      </w:r>
      <w:r w:rsidR="000A3919">
        <w:rPr>
          <w:rFonts w:hint="eastAsia"/>
          <w:kern w:val="0"/>
        </w:rPr>
        <w:instrText>;</w:instrText>
      </w:r>
      <w:r w:rsidR="000A3919">
        <w:rPr>
          <w:rFonts w:hint="eastAsia"/>
          <w:kern w:val="0"/>
        </w:rPr>
        <w:instrText>；</w:instrText>
      </w:r>
      <w:r w:rsidR="000A3919">
        <w:rPr>
          <w:rFonts w:hint="eastAsia"/>
          <w:kern w:val="0"/>
        </w:rPr>
        <w:instrText>","publisher":"Southwest Jiaotong University","source":"CNKI","title":"Research on the method</w:instrText>
      </w:r>
      <w:r w:rsidR="000A3919">
        <w:rPr>
          <w:kern w:val="0"/>
        </w:rPr>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rPr>
          <w:kern w:val="0"/>
        </w:rPr>
        <w:fldChar w:fldCharType="separate"/>
      </w:r>
      <w:r>
        <w:rPr>
          <w:kern w:val="0"/>
        </w:rPr>
        <w:t>(Peng,Jianping, 2017)</w:t>
      </w:r>
      <w:bookmarkEnd w:id="15"/>
      <w:r>
        <w:rPr>
          <w:kern w:val="0"/>
        </w:rPr>
        <w:fldChar w:fldCharType="end"/>
      </w:r>
      <w:r>
        <w:t>, magnetic flux leakage testing</w:t>
      </w:r>
      <w:bookmarkStart w:id="16" w:name="OLE_LINK28"/>
      <w:r>
        <w:t xml:space="preserve"> </w:t>
      </w:r>
      <w:r>
        <w:fldChar w:fldCharType="begin"/>
      </w:r>
      <w:r w:rsidR="000A3919">
        <w:instrText xml:space="preserve"> ADDIN ZOTERO_ITEM CSL_CITATION {"citationID":"7nOSya4a","properties":{"unsorted":false,"formattedCitation":"(Wang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r>
        <w:t>,</w:t>
      </w:r>
      <w:bookmarkEnd w:id="16"/>
      <w:r>
        <w:t xml:space="preserve"> and visual inspection </w:t>
      </w:r>
      <w:bookmarkStart w:id="17" w:name="OLE_LINK29"/>
      <w:r>
        <w:fldChar w:fldCharType="begin"/>
      </w:r>
      <w:r w:rsidR="000A3919">
        <w:instrText xml:space="preserve"> ADDIN ZOTERO_ITEM CSL_CITATION {"citationID":"QiDILVLR","properties":{"unsorted":false,"formattedCitation":"(Zhang,Xiangyang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bookmarkEnd w:id="17"/>
      <w:r>
        <w:t>. The limitations of each single-source method are summarized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 In brief: eddy current testing is restricted to conductive surfaces and is sensitive to rail roughness; magnetic flux leakage is susceptible to rust and surface contamination; visual inspection cannot resolve subsurface damage or provide depth information. These individual limitations motivate multi-source fusion approaches.</w:t>
      </w:r>
    </w:p>
    <w:p w14:paraId="76C5B002" w14:textId="1A8ADCCC" w:rsidR="003E7760" w:rsidRDefault="00000000">
      <w:pPr>
        <w:ind w:firstLineChars="0" w:firstLine="420"/>
      </w:pPr>
      <w:r>
        <w:t xml:space="preserve">Obviously, defect detection methods based on a single data source suffer from a high missed detection rate, which will inevitably cause continuous degradation of the </w:t>
      </w:r>
      <w:r>
        <w:lastRenderedPageBreak/>
        <w:t>dynamic performance of rails, worsen train running quality, and even induce potential safety hazards. With long-term service of line infrastructures, deep-seated defects such as rail fractures, ballast consolidation, and subgrade voids will occur in track structures. These hidden defects lack obvious external characteristics at the initial formation stage; if not identified in a timely manner, they will accumulate under long-term dynamic loads and trigger abrupt changes in structural stiffness or even local instability. Most precision measurement technologies for such conditions rely on non-destructive non-contact testing methods such as radar or electromagnetic waves to obtain "indirect signals" reflecting structural states. For example, in the detection of internal rail defects, ultrasonic testing</w:t>
      </w:r>
      <w:bookmarkStart w:id="18" w:name="OLE_LINK31"/>
      <w:r>
        <w:t xml:space="preserve"> </w:t>
      </w:r>
      <w:r>
        <w:fldChar w:fldCharType="begin"/>
      </w:r>
      <w:r w:rsidR="000A3919">
        <w:rPr>
          <w:rFonts w:hint="eastAsia"/>
        </w:rPr>
        <w:instrText xml:space="preserve"> ADDIN ZOTERO_ITEM CSL_CITATION {"citationID":"PlGFiNDv","properties":{"unsorted":false,"formattedCitation":"(Han\\uc0\\u65292{}Xue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Huilong, 2021)</w:t>
      </w:r>
      <w:r>
        <w:fldChar w:fldCharType="end"/>
      </w:r>
      <w:bookmarkEnd w:id="18"/>
      <w:r>
        <w:t xml:space="preserve"> is one of the most widely used non-destructive testing methods at present, with advantages including strong penetration capability, high sensitivity, low cost, rapid detection, and harmlessness to human bodies. Ultrasonic testing exploits differential sound-wave propagation to locate and size internal defects</w:t>
      </w:r>
      <w:r>
        <w:rPr>
          <w:rFonts w:hint="eastAsia"/>
        </w:rPr>
        <w:t xml:space="preserve"> </w:t>
      </w:r>
      <w:r>
        <w:fldChar w:fldCharType="begin"/>
      </w:r>
      <w:r w:rsidR="000A3919">
        <w:instrText xml:space="preserve"> ADDIN ZOTERO_ITEM CSL_CITATION {"citationID":"8TtREn7M","properties":{"unsorted":false,"formattedCitation":"(Hu,Jinping and Ren,Jianping, 2006)","plainCitation":"(Hu,Jinping and Ren,Jianping, 2006)","noteIndex":0},"citationItems":[{"id":"owbJ2Ida/vXNCn5q</w:instrText>
      </w:r>
      <w:r w:rsidR="000A3919">
        <w:rPr>
          <w:rFonts w:hint="eastAsia"/>
        </w:rPr>
        <w:instrText>J","uris":["http://zotero.org/users/18998733/items/CIHLBZW9"],"itemData":{"id":233,"type":"article-journal","abstract":"</w:instrText>
      </w:r>
      <w:r w:rsidR="000A3919">
        <w:rPr>
          <w:rFonts w:hint="eastAsia"/>
        </w:rPr>
        <w:instrText>超声波探伤技术是超声波特性与现代电子技术以及微电脑技术相结合的产物。从钢轨探伤的实际出发</w:instrText>
      </w:r>
      <w:r w:rsidR="000A3919">
        <w:rPr>
          <w:rFonts w:hint="eastAsia"/>
        </w:rPr>
        <w:instrText>,</w:instrText>
      </w:r>
      <w:r w:rsidR="000A3919">
        <w:rPr>
          <w:rFonts w:hint="eastAsia"/>
        </w:rPr>
        <w:instrText>将超声波技术运用于现代钢轨探伤中</w:instrText>
      </w:r>
      <w:r w:rsidR="000A3919">
        <w:rPr>
          <w:rFonts w:hint="eastAsia"/>
        </w:rPr>
        <w:instrText>,</w:instrText>
      </w:r>
      <w:r w:rsidR="000A3919">
        <w:rPr>
          <w:rFonts w:hint="eastAsia"/>
        </w:rPr>
        <w:instrText>阐述了超声波探伤的一般原理</w:instrText>
      </w:r>
      <w:r w:rsidR="000A3919">
        <w:rPr>
          <w:rFonts w:hint="eastAsia"/>
        </w:rPr>
        <w:instrText>,</w:instrText>
      </w:r>
      <w:r w:rsidR="000A3919">
        <w:rPr>
          <w:rFonts w:hint="eastAsia"/>
        </w:rPr>
        <w:instrText>分析了超声波在钢轨探伤中优越性</w:instrText>
      </w:r>
      <w:r w:rsidR="000A3919">
        <w:rPr>
          <w:rFonts w:hint="eastAsia"/>
        </w:rPr>
        <w:instrText>,</w:instrText>
      </w:r>
      <w:r w:rsidR="000A3919">
        <w:rPr>
          <w:rFonts w:hint="eastAsia"/>
        </w:rPr>
        <w:instrText>以及今后的发展方向。</w:instrText>
      </w:r>
      <w:r w:rsidR="000A3919">
        <w:rPr>
          <w:rFonts w:hint="eastAsia"/>
        </w:rPr>
        <w:instrText>","container-title":"Shanxi Elect</w:instrText>
      </w:r>
      <w:r w:rsidR="000A3919">
        <w:instrText xml:space="preserve">ronic Technology","issue":"3","language":"zh","page":"52-53","source":"CNKI","title":"Application of ultrasonic waves in rail flaw detection","author":[{"literal":"Hu,Jinping"},{"literal":"Ren,Jianping"}],"issued":{"date-parts":[["2006"]]}}}],"schema":"https://github.com/citation-style-language/schema/raw/master/csl-citation.json"} </w:instrText>
      </w:r>
      <w:r>
        <w:fldChar w:fldCharType="separate"/>
      </w:r>
      <w:r>
        <w:rPr>
          <w:rFonts w:cs="Times New Roman"/>
        </w:rPr>
        <w:t>(Hu,Jinping and Ren,Jianping, 2006)</w:t>
      </w:r>
      <w:r>
        <w:fldChar w:fldCharType="end"/>
      </w:r>
      <w:r>
        <w:t>. Current limitations — low precision in vehicle-mounted systems, low speed in portable units, and incomplete cross-sectional coverage — are detailed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w:t>
      </w:r>
    </w:p>
    <w:p w14:paraId="18FE37C3" w14:textId="6BC7ECED" w:rsidR="003E7760" w:rsidRDefault="00000000">
      <w:pPr>
        <w:ind w:firstLineChars="0" w:firstLine="420"/>
      </w:pPr>
      <w:bookmarkStart w:id="19" w:name="OLE_LINK51"/>
      <w:bookmarkEnd w:id="13"/>
      <w:r>
        <w:t>In ballast detection, ground penetrating radar (GPR) is one of the important means for detecting the internal conditions of slab tracks or ballast layers. It features rapid detection, non-destructiveness, and continuous data acquisition; vehicle-mounted GPR further offers the advantages of simple operation, high detection speed, and no interference with train operation, effectively solving the difficulty in rapidly and continuously acquiring ballast condition data for existing lines</w:t>
      </w:r>
      <w:bookmarkStart w:id="20" w:name="OLE_LINK32"/>
      <w:r>
        <w:t xml:space="preserve"> </w:t>
      </w:r>
      <w:r>
        <w:fldChar w:fldCharType="begin"/>
      </w:r>
      <w:r w:rsidR="000A3919">
        <w:rPr>
          <w:rFonts w:hint="eastAsia"/>
        </w:rPr>
        <w:instrText xml:space="preserve"> ADDIN ZOTERO_ITEM CSL_CITATION {"citationID":"LYk46R3B","properties":{"unsorted":false,"formattedCitation":"(Wang\\uc0\\u65292{}Shilei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bookmarkEnd w:id="20"/>
      <w:r>
        <w:t xml:space="preserve">. Its fundamental principle is that a transmitting antenna emits electromagnetic waves into the ballast; when the waves encounter regions with different dielectric properties, reflection and scattering occur, and a receiving antenna records the relevant signals to form A-scan and B-scan data. The basic condition of the ballast is then judged by analyzing differences in the data </w:t>
      </w:r>
      <w:r>
        <w:fldChar w:fldCharType="begin"/>
      </w:r>
      <w:r w:rsidR="000A3919">
        <w:instrText xml:space="preserve"> ADDIN ZOTERO_ITEM CSL_CITATION {"citationID":"xv6f7Zyk","properties":{"unsorted":false,"formattedCitation":"(Huang,Xing, 2022)","plainCitation":"(Huang,Xing, 2022)","noteIndex":0},"citationItems":[{"id":"owbJ2Ida/h6YUA4jX","uris":["http://zotero.org/user</w:instrText>
      </w:r>
      <w:r w:rsidR="000A3919">
        <w:rPr>
          <w:rFonts w:hint="eastAsia"/>
        </w:rPr>
        <w:instrText>s/18998733/items/PUDEZA7W"],"itemData":{"id":231,"type":"article-journal","abstract":"</w:instrText>
      </w:r>
      <w:r w:rsidR="000A3919">
        <w:rPr>
          <w:rFonts w:hint="eastAsia"/>
        </w:rPr>
        <w:instrText>针对有砟铁路道床缺砟快速无损检测需求，本文基于空气耦合探地雷达，建立了探地雷达理论分析模型，并同步设计对应的电磁仿真数值模型，从理论及数值计算两方面分析道床缺砟的雷达回波特性，在此基础上提出雷达波与道床缺砟特征点位置相互关系判断表达式，从而采用探地雷达方法，实现有砟铁路道床缺砟病害的快速无损检测。经一段有砟铁路的应用实践表明该方法是可行的。</w:instrText>
      </w:r>
      <w:r w:rsidR="000A3919">
        <w:rPr>
          <w:rFonts w:hint="eastAsia"/>
        </w:rPr>
        <w:instrText>","container-title":"railway construction","issue":"3","language":"zh","page":"61-65","source":"CNKI","title":"Rapid non-destructive testing method for ballast defects in ballasted railway track bed using ground-penetrating radar","volume":"62","author"</w:instrText>
      </w:r>
      <w:r w:rsidR="000A3919">
        <w:instrText xml:space="preserve">:[{"literal":"Huang,Xing"}],"issued":{"date-parts":[["2022"]]}}}],"schema":"https://github.com/citation-style-language/schema/raw/master/csl-citation.json"} </w:instrText>
      </w:r>
      <w:r>
        <w:fldChar w:fldCharType="separate"/>
      </w:r>
      <w:r>
        <w:rPr>
          <w:rFonts w:cs="Times New Roman"/>
        </w:rPr>
        <w:t>(Huang,Xing, 2022)</w:t>
      </w:r>
      <w:r>
        <w:fldChar w:fldCharType="end"/>
      </w:r>
      <w:r>
        <w:t>. Meanwhile, relevant explorations mainly focus on ballast cleanliness, interlayer structures, and local defect identification. Signal feature and data processing methods such as</w:t>
      </w:r>
      <w:r>
        <w:rPr>
          <w:rFonts w:hint="eastAsia"/>
        </w:rPr>
        <w:t xml:space="preserve"> </w:t>
      </w:r>
      <w:r>
        <w:t xml:space="preserve">time-frequency analysis </w:t>
      </w:r>
      <w:r>
        <w:fldChar w:fldCharType="begin"/>
      </w:r>
      <w:r w:rsidR="000A3919">
        <w:instrText xml:space="preserve"> ADDIN ZOTERO_ITEM CSL_CITATION {"citationID":"7ix3rIOx","properties":{"unsorted":false,"formattedCitation":"(Yu and Wang, 2016)","plainCitation":"(Yu and Wang, 2016)","noteIndex":0},"citationItems":[{"id":"owbJ2Ida/lTkPv797","uris":["http://zotero.org/users/18998733/items/A925WRG7"],"itemData":{"id":224,"type":"paper-conference","container-title":"2016 International Forum on Management, Education and Information Technology Application","page":"678–681","publisher":"Atlantis Press","source":"Google Scholar","title":"Ultrasonic signal processing using wavelet transform for automatic rail defect detection","URL":"https://www.atlantis-press.com/proceedings/ifmeita-16/25850430","author":[{"family":"Yu","given":"Gang"},{"family":"Wang","given":"Xiaoman"}],"accessed":{"date-parts":[["2026",4,3]]},"issued":{"date-parts":[["2016"]]}}}],"schema":"https://github.com/citation-style-language/schema/raw/master/csl-citation.json"} </w:instrText>
      </w:r>
      <w:r>
        <w:fldChar w:fldCharType="separate"/>
      </w:r>
      <w:r>
        <w:rPr>
          <w:rFonts w:cs="Times New Roman"/>
        </w:rPr>
        <w:t>(Yu and Wang, 2016)</w:t>
      </w:r>
      <w:r>
        <w:fldChar w:fldCharType="end"/>
      </w:r>
      <w:r>
        <w:t>, machine learning</w:t>
      </w:r>
      <w:r>
        <w:fldChar w:fldCharType="begin"/>
      </w:r>
      <w:r w:rsidR="000A3919">
        <w:instrText xml:space="preserve"> ADDIN ZOTERO_ITEM CSL_CITATION {"citationID":"qQ8bEyB2","properties":{"unsorted":false,"formattedCitation":"(Hao, 2009)","plainCitation":"(Hao, 2009)","noteIndex":0},"citationItems":[{"id":"owbJ2Ida/ZKJAqh24","uris":["http://zotero.org/users/18998733/ite</w:instrText>
      </w:r>
      <w:r w:rsidR="000A3919">
        <w:rPr>
          <w:rFonts w:hint="eastAsia"/>
        </w:rPr>
        <w:instrText>ms/ZU9HQLPU"],"itemData":{"id":223,"type":"article-journal","abstract":"&lt;p&gt;</w:instrText>
      </w:r>
      <w:r w:rsidR="000A3919">
        <w:rPr>
          <w:rFonts w:hint="eastAsia"/>
        </w:rPr>
        <w:instrText>介绍了一个更有效的基于支持向量机的实时超声波钢轨伤损自动检测分类系统</w:instrText>
      </w:r>
      <w:r w:rsidR="000A3919">
        <w:rPr>
          <w:rFonts w:hint="eastAsia"/>
        </w:rPr>
        <w:instrText>.</w:instrText>
      </w:r>
      <w:r w:rsidR="000A3919">
        <w:rPr>
          <w:rFonts w:hint="eastAsia"/>
        </w:rPr>
        <w:instrText>根据钢轨伤损的特点提取特征量</w:instrText>
      </w:r>
      <w:r w:rsidR="000A3919">
        <w:rPr>
          <w:rFonts w:hint="eastAsia"/>
        </w:rPr>
        <w:instrText>,</w:instrText>
      </w:r>
      <w:r w:rsidR="000A3919">
        <w:rPr>
          <w:rFonts w:hint="eastAsia"/>
        </w:rPr>
        <w:instrText>利用基于支持向量机的分类预测算法实现钢轨伤损的实时检测分类</w:instrText>
      </w:r>
      <w:r w:rsidR="000A3919">
        <w:rPr>
          <w:rFonts w:hint="eastAsia"/>
        </w:rPr>
        <w:instrText>,</w:instrText>
      </w:r>
      <w:r w:rsidR="000A3919">
        <w:rPr>
          <w:rFonts w:hint="eastAsia"/>
        </w:rPr>
        <w:instrText>并基于统计处理的计算伤损尺寸</w:instrText>
      </w:r>
      <w:r w:rsidR="000A3919">
        <w:rPr>
          <w:rFonts w:hint="eastAsia"/>
        </w:rPr>
        <w:instrText>.</w:instrText>
      </w:r>
      <w:r w:rsidR="000A3919">
        <w:rPr>
          <w:rFonts w:hint="eastAsia"/>
        </w:rPr>
        <w:instrText>在嵌入式系统</w:instrText>
      </w:r>
      <w:r w:rsidR="000A3919">
        <w:rPr>
          <w:rFonts w:hint="eastAsia"/>
        </w:rPr>
        <w:instrText>DSP</w:instrText>
      </w:r>
      <w:r w:rsidR="000A3919">
        <w:rPr>
          <w:rFonts w:hint="eastAsia"/>
        </w:rPr>
        <w:instrText>中利用该机器学习算法实现了伤损的实时处理和测试</w:instrText>
      </w:r>
      <w:r w:rsidR="000A3919">
        <w:rPr>
          <w:rFonts w:hint="eastAsia"/>
        </w:rPr>
        <w:instrText>.</w:instrText>
      </w:r>
      <w:r w:rsidR="000A3919">
        <w:rPr>
          <w:rFonts w:hint="eastAsia"/>
        </w:rPr>
        <w:instrText>实现了钢轨伤损实时报警、显示伤损类型、所处轨内位置及程度</w:instrText>
      </w:r>
      <w:r w:rsidR="000A3919">
        <w:rPr>
          <w:rFonts w:hint="eastAsia"/>
        </w:rPr>
        <w:instrText>.&lt;/p&gt;","container-title"</w:instrText>
      </w:r>
      <w:r w:rsidR="000A3919">
        <w:instrText xml:space="preserve">:"Journal of University of Chinese Academy of Sciences","DOI":"10.7523/j.issn.2095-6134.2009.4.013","issue":"4","page":"517","source":"DOI.org (CSL JSON)","title":"Real-time Automatic Ultrasonic Rail Damage Detection and Classification System Based on SVM","volume":"26","author":[{"family":"Hao","given":"Wei"}],"issued":{"date-parts":[["2009"]]}}}],"schema":"https://github.com/citation-style-language/schema/raw/master/csl-citation.json"} </w:instrText>
      </w:r>
      <w:r>
        <w:fldChar w:fldCharType="separate"/>
      </w:r>
      <w:r>
        <w:rPr>
          <w:rFonts w:cs="Times New Roman"/>
        </w:rPr>
        <w:t>(Hao, 2009)</w:t>
      </w:r>
      <w:r>
        <w:fldChar w:fldCharType="end"/>
      </w:r>
      <w:r>
        <w:t xml:space="preserve">, and deep learning </w:t>
      </w:r>
      <w:r>
        <w:fldChar w:fldCharType="begin"/>
      </w:r>
      <w:r w:rsidR="000A3919">
        <w:instrText xml:space="preserve"> ADDIN ZOTERO_ITEM CSL_CITATION {"citationID":"a0GG73pD","properties":{"unsorted":false,"formattedCitation":"(Xu, Zhang and Sun, 2021)","plainCitation":"(Xu, Zhang and Sun, 2021)","noteIndex":0},"citationItems":[{"id":"owbJ2Ida/OQIQy8Uq","uris":["http://zotero.org/users/18998733/items/EQMNSGJT"],"itemData":{"id":283,"type":"article-journal","container-title":"Remote Sensing","issue":"12","page":"2375","publisher":"MDPI","source":"Google Scholar","title":"Recognition of the typical distress in concrete pavement based on GPR and 1D-CNN","volume":"13","author":[{"family":"Xu","given":"Juncai"},{"family":"Zhang","given":"Jingkui"},{"family":"Sun","given":"Weigang"}],"issued":{"date-parts":[["2021"]]}}}],"schema":"https://github.com/citation-style-language/schema/raw/master/csl-citation.json"} </w:instrText>
      </w:r>
      <w:r>
        <w:fldChar w:fldCharType="separate"/>
      </w:r>
      <w:r>
        <w:rPr>
          <w:rFonts w:cs="Times New Roman"/>
        </w:rPr>
        <w:t>(Xu, Zhang and Sun, 2021)</w:t>
      </w:r>
      <w:r>
        <w:fldChar w:fldCharType="end"/>
      </w:r>
      <w:r>
        <w:t xml:space="preserve"> have been successively introduced into the interactive process of "structural defect characteristics–radar signal processing", promoting the gradual extension of related technologies toward refined perception of multiple types of internal conditions of ballast layers.</w:t>
      </w:r>
    </w:p>
    <w:p w14:paraId="6BADF134" w14:textId="2108ADB9" w:rsidR="003E7760" w:rsidRDefault="00000000">
      <w:pPr>
        <w:ind w:firstLineChars="0" w:firstLine="420"/>
      </w:pPr>
      <w:r>
        <w:t xml:space="preserve">GPR limitations include multi-path effects from ballast granular media, reliance on manual signal interpretation, and blurred defect boundaries in slab-track applications — see </w:t>
      </w:r>
      <w:r>
        <w:fldChar w:fldCharType="begin"/>
      </w:r>
      <w:r>
        <w:instrText xml:space="preserve"> REF _Ref229833378 \h </w:instrText>
      </w:r>
      <w:r>
        <w:fldChar w:fldCharType="separate"/>
      </w:r>
      <w:r w:rsidR="00BA048F">
        <w:t xml:space="preserve">Table </w:t>
      </w:r>
      <w:r w:rsidR="00BA048F">
        <w:rPr>
          <w:noProof/>
        </w:rPr>
        <w:t>2</w:t>
      </w:r>
      <w:r>
        <w:fldChar w:fldCharType="end"/>
      </w:r>
      <w:r>
        <w:rPr>
          <w:rFonts w:hint="eastAsia"/>
        </w:rPr>
        <w:t xml:space="preserve"> </w:t>
      </w:r>
      <w:r>
        <w:t>for a structured comparison.</w:t>
      </w:r>
    </w:p>
    <w:p w14:paraId="0B0B4F08" w14:textId="60D48E78" w:rsidR="003E7760" w:rsidRDefault="00000000">
      <w:pPr>
        <w:ind w:firstLineChars="0" w:firstLine="420"/>
      </w:pPr>
      <w:r>
        <w:t xml:space="preserve">The interaction of the above two types of defects manifests as track alignment </w:t>
      </w:r>
      <w:r>
        <w:lastRenderedPageBreak/>
        <w:t>deviation and deterioration of track geometry on the line, causing irreversible damage to line infrastructure operations and potential operational risks. As the most intuitive indicators reflecting the overall condition of long-distance lines, the measurement of track geometry and irregularities is critical. At present, a relatively mature technical system for broadband track smoothness perception has been developed. For example, absolute measurement technology</w:t>
      </w:r>
      <w:bookmarkStart w:id="21" w:name="OLE_LINK33"/>
      <w:r>
        <w:rPr>
          <w:rFonts w:hint="eastAsia"/>
        </w:rPr>
        <w:t xml:space="preserve"> </w:t>
      </w:r>
      <w:r>
        <w:fldChar w:fldCharType="begin"/>
      </w:r>
      <w:r w:rsidR="000A3919">
        <w:instrText xml:space="preserve"> ADDIN ZOTERO_ITEM CSL_CITATION {"citationID":"e6EuwRfb","properties":{"unsorted":false,"formattedCitation":"(Y.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bookmarkEnd w:id="21"/>
      <w:r>
        <w:t xml:space="preserve"> takes the operation and maintenance control network—one of the high-speed railway inspection and control networks—as a reference benchmark. Through the collaboration of "CPIII control points–total station–track inspection vehicle", it can accurately acquire multi-dimensional information such as spatial coordinates, track geometry deviation, and long-wave irregularities, but its measurement speed is generally 0.3~0.5 km/h. To further improve the efficiency of this technical approach, a series of new technologies have been derived, including self-levelling-free total stations, GNSS/InSAR integrated inertial navigation measurement</w:t>
      </w:r>
      <w:r>
        <w:rPr>
          <w:rFonts w:hint="eastAsia"/>
        </w:rPr>
        <w:t xml:space="preserve"> </w:t>
      </w:r>
      <w:r>
        <w:fldChar w:fldCharType="begin"/>
      </w:r>
      <w:r w:rsidR="000A3919">
        <w:instrText xml:space="preserve"> ADDIN ZOTERO_ITEM CSL_CITATION {"citationID":"aO9WKDWY","properties":{"unsorted":false,"formattedCitation":"(Parizzi, Gonzalez and Brcic, 2020)","plainCitation":"(Parizzi, Gonzalez and Brcic, 2020)","noteIndex":0},"citationItems":[{"id":"owbJ2Ida/zyLcXRES","uris":["http://zotero.org/users/18998733/items/4Y3FD85H"],"itemData":{"id":284,"type":"article-journal","abstract":"This paper deals with the integration of deformation rates derived from Synthetic Aperture Radar Interferometry (InSAR) and Global Navigation Satellit...","container-title":"Remote Sensing","DOI":"10.3390/rs12020300","ISSN":"2072-4292","issue":"2","language":"en","license":"http://creativecommons.org/licenses/by/3.0/","publisher":"Multidisciplinary Digital Publishing Institute","source":"www.mdpi.com","title":"A Covariance-Based Approach to Merging InSAR and GNSS Displacement Rate Measurements","URL":"https://www.mdpi.com/2072-4292/12/2/300","volume":"12","author":[{"family":"Parizzi","given":"Alessandro"},{"family":"Gonzalez","given":"Fernando Rodriguez"},{"family":"Brcic","given":"Ramon"}],"accessed":{"date-parts":[["2026",4,3]]},"issued":{"date-parts":[["2020",1,16]]}}}],"schema":"https://github.com/citation-style-language/schema/raw/master/csl-citation.json"} </w:instrText>
      </w:r>
      <w:r>
        <w:fldChar w:fldCharType="separate"/>
      </w:r>
      <w:r>
        <w:rPr>
          <w:rFonts w:cs="Times New Roman"/>
        </w:rPr>
        <w:t>(Parizzi, Gonzalez and Brcic, 2020)</w:t>
      </w:r>
      <w:r>
        <w:fldChar w:fldCharType="end"/>
      </w:r>
      <w:r>
        <w:t>, etc.</w:t>
      </w:r>
    </w:p>
    <w:p w14:paraId="4BE39230" w14:textId="2AAD17CA" w:rsidR="003E7760" w:rsidRDefault="00000000">
      <w:pPr>
        <w:ind w:firstLineChars="0" w:firstLine="420"/>
      </w:pPr>
      <w:r>
        <w:t>In addition, relative measurement technology based on the chord measurement method indirectly characterizes the actual track irregularity state through the relative positional relationship between different points on the measuring chord, enabling compatibility with shorter wavelength ranges. Since it does not require acquisition of absolute spatial coordinates, its maximum measurement speed can generally reach more than 3 km/h</w:t>
      </w:r>
      <w:bookmarkStart w:id="22" w:name="OLE_LINK34"/>
      <w:r>
        <w:rPr>
          <w:rFonts w:hint="eastAsia"/>
        </w:rPr>
        <w:t xml:space="preserve"> </w:t>
      </w:r>
      <w:r>
        <w:fldChar w:fldCharType="begin"/>
      </w:r>
      <w:r w:rsidR="000A3919">
        <w:instrText xml:space="preserve"> ADDIN ZOTERO_ITEM CSL_CITATION {"citationID":"sVscIauW","properties":{"unsorted":false,"formattedCitation":"(YAZAWA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rPr>
          <w:rFonts w:cs="Times New Roman"/>
        </w:rPr>
        <w:t>(YAZAWA and TAKESHITA, 2002)</w:t>
      </w:r>
      <w:r>
        <w:fldChar w:fldCharType="end"/>
      </w:r>
      <w:bookmarkEnd w:id="22"/>
      <w:r>
        <w:t>. It is generally classified into three categories: mid-chord , eccentric chord , and multi-point chord , covering detection objects such as rail corrugation, joint irregularities, and medium-short wavelength irregularities.</w:t>
      </w:r>
    </w:p>
    <w:bookmarkEnd w:id="19"/>
    <w:p w14:paraId="34E55115" w14:textId="77777777" w:rsidR="003E7760" w:rsidRDefault="00000000">
      <w:pPr>
        <w:pStyle w:val="3"/>
        <w:spacing w:before="156"/>
      </w:pPr>
      <w:del w:id="75" w:author="Codex" w:date="2026-07-04T13:34:55Z">
        <w:r>
          <w:delText>General Survey</w:delText>
        </w:r>
      </w:del>
      <w:ins w:id="76" w:author="Codex" w:date="2026-07-04T13:34:55Z">
        <w:r>
          <w:t>Network-Level General Survey Bottlenecks</w:t>
        </w:r>
      </w:ins>
    </w:p>
    <w:p w14:paraId="23E25435" w14:textId="77777777" w:rsidR="003E7760" w:rsidRDefault="00000000">
      <w:pPr>
        <w:ind w:firstLine="480"/>
      </w:pPr>
      <w:bookmarkStart w:id="23" w:name="OLE_LINK43"/>
      <w:r>
        <w:t xml:space="preserve">In the context of modern railway infrastructure management, "census measurement" refers to the long-term, long-distance, and full-life-cycle inspection of the track network. This macroscopic evaluation is predominantly executed by dedicated Track Geometry Cars or Track Recording Vehicles, which provide continuous, high-speed, and non-destructive evaluations of the track's condition. While macroscopic census techniques provide essential network-level health screening, their architecture is not designed for localized, microscopic diagnostics. As networks evolve toward higher traffic densities and heavier axle loads, four systemic limitation categories have emerged — summarized in Table 2 and Figure 5. These vulnerabilities not only compromise the reliability of track assessments but also severely hinder the transition toward proactive maintenance. Through a comprehensive review of existing literature, the inadequacies of current macroscopic census technologies can be systematically deconstructed across four critical dimensions: spatiotemporal resolution constraints, physical sensing disconnects, data aggregation flaws, and the resultant reactive </w:t>
      </w:r>
      <w:r>
        <w:lastRenderedPageBreak/>
        <w:t>maintenance trap.</w:t>
      </w:r>
    </w:p>
    <w:bookmarkEnd w:id="23"/>
    <w:p w14:paraId="09400677" w14:textId="77777777" w:rsidR="003E7760" w:rsidRDefault="00000000">
      <w:pPr>
        <w:keepNext/>
        <w:spacing w:line="240" w:lineRule="auto"/>
        <w:ind w:firstLineChars="0" w:firstLine="0"/>
        <w:jc w:val="center"/>
      </w:pPr>
      <w:ins w:id="24" w:author="魏奇亮" w:date="2026-03-31T15:56:00Z">
        <w:r>
          <w:rPr>
            <w:noProof/>
          </w:rPr>
          <w:drawing>
            <wp:inline distT="0" distB="0" distL="114300" distR="114300" wp14:anchorId="03AD32AE" wp14:editId="267DF722">
              <wp:extent cx="3956050" cy="2157730"/>
              <wp:effectExtent l="0" t="0" r="6350" b="6350"/>
              <wp:docPr id="1" name="图片 1" descr="Gemini_Generated_Image_n1tf74n1tf74n1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n1tf74n1tf74n1tf"/>
                      <pic:cNvPicPr>
                        <a:picLocks noChangeAspect="1"/>
                      </pic:cNvPicPr>
                    </pic:nvPicPr>
                    <pic:blipFill>
                      <a:blip r:embed="rId18"/>
                      <a:stretch>
                        <a:fillRect/>
                      </a:stretch>
                    </pic:blipFill>
                    <pic:spPr>
                      <a:xfrm>
                        <a:off x="0" y="0"/>
                        <a:ext cx="3956050" cy="2157730"/>
                      </a:xfrm>
                      <a:prstGeom prst="rect">
                        <a:avLst/>
                      </a:prstGeom>
                    </pic:spPr>
                  </pic:pic>
                </a:graphicData>
              </a:graphic>
            </wp:inline>
          </w:drawing>
        </w:r>
      </w:ins>
    </w:p>
    <w:p w14:paraId="6E6B427B" w14:textId="5A7DCFDE" w:rsidR="003E7760" w:rsidRDefault="00000000">
      <w:pPr>
        <w:pStyle w:val="a3"/>
      </w:pPr>
      <w:r>
        <w:t xml:space="preserve">Figure </w:t>
      </w:r>
      <w:fldSimple w:instr=" SEQ Figure \* ARABIC ">
        <w:r w:rsidR="000C69C2">
          <w:rPr>
            <w:noProof/>
          </w:rPr>
          <w:t>4</w:t>
        </w:r>
      </w:fldSimple>
      <w:r>
        <w:rPr>
          <w:rFonts w:hint="eastAsia"/>
        </w:rPr>
        <w:t xml:space="preserve"> </w:t>
      </w:r>
      <w:r>
        <w:t>The theoretical framework of systemic limitations in macroscopic census measurements</w:t>
      </w:r>
    </w:p>
    <w:p w14:paraId="6F550407" w14:textId="3A90BC51" w:rsidR="003E7760" w:rsidRDefault="00000000">
      <w:pPr>
        <w:ind w:firstLineChars="0" w:firstLine="420"/>
      </w:pPr>
      <w:bookmarkStart w:id="25" w:name="OLE_LINK44"/>
      <w:r>
        <w:t xml:space="preserve">Spatiotemporal Resolution Constraints. Running dedicated TRVs is operationally expensive and disruptive, forcing a constant conflict between safety inspections and commercial train services. These specialized vehicles require exclusive "track possessions," forcing infrastructure managers into a constant conflict between conducting safety inspections and maintaining profitable, regular commercial train services </w:t>
      </w:r>
      <w:r>
        <w:rPr>
          <w:rFonts w:hint="eastAsia"/>
        </w:rPr>
        <w:fldChar w:fldCharType="begin"/>
      </w:r>
      <w:r w:rsidR="000A3919">
        <w:instrText xml:space="preserve"> ADDIN ZOTERO_ITEM CSL_CITATION {"citationID":"rDqXeN9r","properties":{"formattedCitation":"(Paix\\uc0\\u227{}o, Fortunato and Cal\\uc0\\u231{}ada, 2019; Malekjafarian {\\i{}et al.}, 2023)","plainCitation":"(Paixão, Fortunato and Calçada, 2019; 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Arslan"},{"family":"Golpayegani","given":"Fatemeh"}],"issued":{"date-parts":[["2023",8,31]]}}},{"id":"owbJ2Ida/bmij2W8V","uris":["http://zotero.org/users/17096852/items/8IF83VQP"],"itemData":{"id":1398,"type":"article-journal","abstract":"Railway infrastructure managers run dedicated inspection vehicles to monitor the geometric quality of the track (among other aspects) to detect irregularities and ensure safe running conditions of railway lines, in accordance with specific regulations. Unfortunately, these inspections disturb the normal traffic operation, especially in networks with intense traffic; are generally carried out only a few times per year; and, consequently, do not provide prompt identification of critical situations. Considering the recent developments and cost reduction in sensing capabilities of smartphones, the authors pr</w:instrText>
      </w:r>
      <w:r w:rsidR="000A3919">
        <w:rPr>
          <w:rFonts w:hint="eastAsia"/>
        </w:rPr>
        <w:instrText>esent an approach to use these technologies to perform constant acceleration measurements inside in</w:instrText>
      </w:r>
      <w:r w:rsidR="000A3919">
        <w:rPr>
          <w:rFonts w:hint="eastAsia"/>
        </w:rPr>
        <w:instrText>‐</w:instrText>
      </w:r>
      <w:r w:rsidR="000A3919">
        <w:rPr>
          <w:rFonts w:hint="eastAsia"/>
        </w:rPr>
        <w:instrText>service trains to complement the assessment of the structural performance and geometrical degradation of the tracks. Cross</w:instrText>
      </w:r>
      <w:r w:rsidR="000A3919">
        <w:rPr>
          <w:rFonts w:hint="eastAsia"/>
        </w:rPr>
        <w:instrText>‐</w:instrText>
      </w:r>
      <w:r w:rsidR="000A3919">
        <w:rPr>
          <w:rFonts w:hint="eastAsia"/>
        </w:rPr>
        <w:instrText>correlation values above 0.85 were obtained between the standard deviations of the longitudinal level and the experimental vertical accelerations measured on</w:instrText>
      </w:r>
      <w:r w:rsidR="000A3919">
        <w:rPr>
          <w:rFonts w:hint="eastAsia"/>
        </w:rPr>
        <w:instrText>‐</w:instrText>
      </w:r>
      <w:r w:rsidR="000A3919">
        <w:rPr>
          <w:rFonts w:hint="eastAsia"/>
        </w:rPr>
        <w:instrText>board a passenger train on an 11</w:instrText>
      </w:r>
      <w:r w:rsidR="000A3919">
        <w:rPr>
          <w:rFonts w:hint="eastAsia"/>
        </w:rPr>
        <w:instrText>‐</w:instrText>
      </w:r>
      <w:r w:rsidR="000A3919">
        <w:rPr>
          <w:rFonts w:hint="eastAsia"/>
        </w:rPr>
        <w:instrText>km railway stretch. The results showed that the approach can be used to identify critical situations that affect the performance of the track, regarding passenger comfort, degradation rates, and risk of derailment. It may comprise a low</w:instrText>
      </w:r>
      <w:r w:rsidR="000A3919">
        <w:rPr>
          <w:rFonts w:hint="eastAsia"/>
        </w:rPr>
        <w:instrText>‐</w:instrText>
      </w:r>
      <w:r w:rsidR="000A3919">
        <w:rPr>
          <w:rFonts w:hint="eastAsia"/>
        </w:rPr>
        <w:instrText>cost and crowdsourced complement to the general current practice of track geometric inspection by dedicated vehicl</w:instrText>
      </w:r>
      <w:r w:rsidR="000A3919">
        <w:instrText xml:space="preserve">es and contribute to an earlier detection of track malfunctions, consequently, to a more efficient maintenance planning and infrastructure management.","container-title":"Advances in Civil Engineering","DOI":"10.1155/2019/1729153","ISSN":"1687-8086, 1687-8094","issue":"1","journalAbbreviation":"Adv. Civ. Eng.","language":"en","page":"1729153","source":"DOI.org (Crossref)","title":"Smartphone’s sensing capabilities for on-board railway track monitoring: structural performance and geometrical degradation assessment","title-short":"Smartphone’s sensing capabilities for on-board railway track monitoring","volume":"2019","author":[{"family":"Paixão","given":"André"},{"family":"Fortunato","given":"Eduardo"},{"family":"Calçada","given":"Rui"}],"editor":[{"family":"Rizos","given":"Dimitris"}],"issued":{"date-parts":[["2019",1]]}}}],"schema":"https://github.com/citation-style-language/schema/raw/master/csl-citation.json"} </w:instrText>
      </w:r>
      <w:r>
        <w:rPr>
          <w:rFonts w:hint="eastAsia"/>
        </w:rPr>
        <w:fldChar w:fldCharType="separate"/>
      </w:r>
      <w:r>
        <w:rPr>
          <w:rFonts w:cs="Times New Roman"/>
          <w:kern w:val="0"/>
        </w:rPr>
        <w:t xml:space="preserve">(Paixão, Fortunato and Calçada, 2019; Malekjafarian </w:t>
      </w:r>
      <w:r>
        <w:rPr>
          <w:rFonts w:cs="Times New Roman"/>
          <w:i/>
          <w:iCs/>
          <w:kern w:val="0"/>
        </w:rPr>
        <w:t>et al.</w:t>
      </w:r>
      <w:r>
        <w:rPr>
          <w:rFonts w:cs="Times New Roman"/>
          <w:kern w:val="0"/>
        </w:rPr>
        <w:t>, 2023)</w:t>
      </w:r>
      <w:r>
        <w:rPr>
          <w:rFonts w:hint="eastAsia"/>
        </w:rPr>
        <w:fldChar w:fldCharType="end"/>
      </w:r>
      <w:r>
        <w:rPr>
          <w:rFonts w:hint="eastAsia"/>
        </w:rPr>
        <w:t>.</w:t>
      </w:r>
      <w:r>
        <w:t xml:space="preserve"> Consequently, the frequency of network-wide census inspections is severely compressed. In reality, large-scale networks—such as the Dutch railway system—often limit these inspections to merely twice a year </w:t>
      </w:r>
      <w:r>
        <w:rPr>
          <w:rFonts w:hint="eastAsia"/>
        </w:rPr>
        <w:fldChar w:fldCharType="begin"/>
      </w:r>
      <w:r w:rsidR="000A3919">
        <w:instrText xml:space="preserve"> ADDIN ZOTERO_ITEM CSL_CITATION {"citationID":"dWjuFO4R","properties":{"formattedCitation":"(Wang,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w:t>
      </w:r>
    </w:p>
    <w:p w14:paraId="2B887B6D" w14:textId="79EBD38A" w:rsidR="003E7760" w:rsidRDefault="00000000">
      <w:pPr>
        <w:ind w:firstLineChars="0" w:firstLine="420"/>
      </w:pPr>
      <w:r>
        <w:rPr>
          <w:rFonts w:hint="eastAsia"/>
        </w:rPr>
        <w:t xml:space="preserve">This extremely low-frequency paradigm inherently restricts census data to isolated, short-term "static snapshots," creating massive temporal blind spots. Track degradation is rarely a perfectly slow, linear process; it frequently manifests as rapid track degradation or sudden damages induced by extreme dynamic loads, severe weather, or sudden material fatigue </w:t>
      </w:r>
      <w:r>
        <w:rPr>
          <w:rFonts w:hint="eastAsia"/>
        </w:rPr>
        <w:fldChar w:fldCharType="begin"/>
      </w:r>
      <w:r w:rsidR="000A3919">
        <w:instrText xml:space="preserve"> ADDIN ZOTERO_ITEM CSL_CITATION {"citationID":"rppJmZC1","properties":{"formattedCitation":"(Malekjafarian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 xml:space="preserve">. Because census measurements leave months-long gaps between consecutive inspections, they are fundamentally incapable of continuously monitoring active dynamic damage or providing early warnings for these sudden, highly critical localized failures </w:t>
      </w:r>
      <w:r>
        <w:rPr>
          <w:rFonts w:hint="eastAsia"/>
        </w:rPr>
        <w:fldChar w:fldCharType="begin"/>
      </w:r>
      <w:r w:rsidR="000A3919">
        <w:instrText xml:space="preserve"> ADDIN ZOTERO_ITEM CSL_CITATION {"citationID":"X872PcUn","properties":{"formattedCitation":"(Shi {\\i{}et al.}, 2018)","plainCitation":"(Shi et al., 2018)","noteIndex":0},"citationItems":[{"id":"owbJ2Ida/QKa27dXL","uris":["http://zotero.org/users/17096852/items/SU8K7IRZ"],"itemData":{"id":1386,"type":"article-journal","abstract":"Structural degradation of rails will unavoidably take place with time due to cyclic bending stresses, rolling contact fatigue, impact and environmental degradation. Rail infrastructure managers employ a variety of techniques and equipment to inspect rails. Still tens of rail failures are detected every year on all major rail networks. Inspection of the rail network is normally carried out at night time, when normal traffic has ceased. As the implementation of the 24-h railway moves forward to address the increasing demand for rail transport, conventional inspection processes will become more difficult to implement. Therefore, there is an obvious need to gradually replace outdated inspection methodologies with more efficient remote condition monitoring technology. The remote condition monitoring techniques employed should be able to detect and evaluate defects without causing any reduction in the optimum rail infrastructure availability. Acoustic emission is a passive remote condition monitoring technique which can be employed for the quantitative evaluation of the structural integrity of rails. Acoustic emission sensors can be easily installed on rails in order to monitor the structural degradation rate in real time. Therefore, apart from detecting defects, acoustic emission can be realistically applied to quantify damage. In this study, the authors investigated the performance of acoustic emission in detecting and quantifying damage in rail steel samples subjected to cyclic fatigue loads during experiments carried out under laboratory conditions. Herewith, the key results obtained are presented together with a detailed discussion of the approach employed in filtering noise sources during data acquisition and subsequent signal processing.","container-title":"Proceedings of the Institution of Mechanical Engineers, Part F: Journal of Rail and Rapid Transit","DOI":"10.1177/0954409717711292","ISSN":"0954-4097, 2041-3017","issue":"4","journalAbbreviation":"Proc. Inst. Mech. Eng. F: J. Rail Rapid Transit","language":"en","page":"1211-1224","source":"DOI.org (Crossref)","title":"Quantitative monitoring of brittle fatigue crack growth in railway steel using acoustic emission","volume":"232","author":[{"family":"Shi","given":"Shengrun"},{"family":"Han","given":"Zhiyuan"},{"family":"Liu","given":"Zipeng"},{"family":"Vallely","given":"Patrick"},{"family":"Soua","given":"Slim"},{"family":"Kaewunruen","given":"Sakdirat"},{"family":"Papaelias","given":"Mayorkinos"}],"issued":{"date-parts":[["2018",4]]}}}],"schema":"https://github.com/citation-style-language/schema/raw/master/csl-citation.json"} </w:instrText>
      </w:r>
      <w:r>
        <w:rPr>
          <w:rFonts w:hint="eastAsia"/>
        </w:rPr>
        <w:fldChar w:fldCharType="separate"/>
      </w:r>
      <w:r>
        <w:rPr>
          <w:rFonts w:cs="Times New Roman"/>
          <w:kern w:val="0"/>
        </w:rPr>
        <w:t xml:space="preserve">(Shi </w:t>
      </w:r>
      <w:r>
        <w:rPr>
          <w:rFonts w:cs="Times New Roman"/>
          <w:i/>
          <w:iCs/>
          <w:kern w:val="0"/>
        </w:rPr>
        <w:t>et al.</w:t>
      </w:r>
      <w:r>
        <w:rPr>
          <w:rFonts w:cs="Times New Roman"/>
          <w:kern w:val="0"/>
        </w:rPr>
        <w:t>, 2018)</w:t>
      </w:r>
      <w:r>
        <w:rPr>
          <w:rFonts w:hint="eastAsia"/>
        </w:rPr>
        <w:fldChar w:fldCharType="end"/>
      </w:r>
      <w:r>
        <w:rPr>
          <w:rFonts w:hint="eastAsia"/>
        </w:rPr>
        <w:t>.</w:t>
      </w:r>
    </w:p>
    <w:bookmarkEnd w:id="25"/>
    <w:p w14:paraId="2DF3DA3E" w14:textId="6612EC3C" w:rsidR="003E7760" w:rsidRDefault="00000000">
      <w:pPr>
        <w:ind w:firstLineChars="0" w:firstLine="420"/>
      </w:pPr>
      <w:r>
        <w:rPr>
          <w:rFonts w:hint="eastAsia"/>
        </w:rPr>
        <w:t xml:space="preserve">Spatially, the macroscopic approach completely fails to support accurate full-life-cycle tracking of localized defects due to inherent positioning errors. Long-distance inspections rely heavily on mileage encoders and GPS, both of which are highly susceptible to wheel slip, route variations (e.g., changing lanes), and signal losses in tunnels or urban canyons </w:t>
      </w:r>
      <w:r>
        <w:rPr>
          <w:rFonts w:hint="eastAsia"/>
        </w:rPr>
        <w:fldChar w:fldCharType="begin"/>
      </w:r>
      <w:r w:rsidR="000A3919">
        <w:instrText xml:space="preserve"> ADDIN ZOTERO_ITEM CSL_CITATION {"citationID":"1lWSEt5p","properties":{"formattedCitation":"(Wang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 xml:space="preserve">. This vulnerability inevitably introduces cumulative "mileage drift" and spatial desynchronization across different batches of census data </w:t>
      </w:r>
      <w:r>
        <w:rPr>
          <w:rFonts w:hint="eastAsia"/>
        </w:rPr>
        <w:fldChar w:fldCharType="begin"/>
      </w:r>
      <w:r w:rsidR="000A3919">
        <w:instrText xml:space="preserve"> ADDIN ZOTERO_ITEM CSL_CITATION {"citationID":"B4tmfEWK","properties":{"formattedCitation":"(Guo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Without absolute spatial synchronization, it is impossible to accurately evaluate the localized degradation rate of a specific defect over its lifecycle. Consequently, a defect recorded in one census might be misidentified as </w:t>
      </w:r>
      <w:del w:id="26" w:author="Claude" w:date="2026-06-25T00:00:00Z">
        <w:r>
          <w:rPr>
            <w:rFonts w:hint="eastAsia"/>
          </w:rPr>
          <w:lastRenderedPageBreak/>
          <w:delText>a</w:delText>
        </w:r>
      </w:del>
      <w:ins w:id="27" w:author="Claude" w:date="2026-06-25T00:00:00Z">
        <w:r>
          <w:rPr>
            <w:rFonts w:hint="eastAsia"/>
          </w:rPr>
          <w:t>an</w:t>
        </w:r>
      </w:ins>
      <w:r>
        <w:rPr>
          <w:rFonts w:hint="eastAsia"/>
        </w:rPr>
        <w:t xml:space="preserve"> entirely new defect in the next, rendering long-term historical census data virtually useless for precise micro-maintenance </w:t>
      </w:r>
      <w:r>
        <w:rPr>
          <w:rFonts w:hint="eastAsia"/>
        </w:rPr>
        <w:fldChar w:fldCharType="begin"/>
      </w:r>
      <w:r w:rsidR="000A3919">
        <w:instrText xml:space="preserve"> ADDIN ZOTERO_ITEM CSL_CITATION {"citationID":"bTb4X3JW","properties":{"formattedCitation":"(Wang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w:t>
      </w:r>
    </w:p>
    <w:p w14:paraId="7F084799" w14:textId="6928D890" w:rsidR="003E7760" w:rsidRDefault="00000000">
      <w:pPr>
        <w:ind w:firstLineChars="0" w:firstLine="420"/>
      </w:pPr>
      <w:r>
        <w:t xml:space="preserve">Physical Sensing Disconnect. A critical load discrepancy exists between inspection vehicles (typically ~5 t axle load) and in-service trains (12–16 t). Standard inspection vehicles typically apply axle loads (e.g., 5 tonnes) that are significantly lighter than those of in-service passenger or heavy-haul freight trains (e.g., 12–16 tonnes). This severe load deficit means that structural defects highly sensitive to extreme dynamic loading—such as localized track stiffness degradation and dynamic settlement—remain unexcited and uncompressed during the census, leading to massive underestimations of the actual danger </w:t>
      </w:r>
      <w:r>
        <w:rPr>
          <w:rFonts w:hint="eastAsia"/>
        </w:rPr>
        <w:fldChar w:fldCharType="begin"/>
      </w:r>
      <w:r w:rsidR="000A3919">
        <w:instrText xml:space="preserve"> ADDIN ZOTERO_ITEM CSL_CITATION {"citationID":"yApnP8U6","properties":{"formattedCitation":"(OBrien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2018)</w:t>
      </w:r>
      <w:r>
        <w:rPr>
          <w:rFonts w:hint="eastAsia"/>
        </w:rPr>
        <w:fldChar w:fldCharType="end"/>
      </w:r>
      <w:r>
        <w:rPr>
          <w:rFonts w:hint="eastAsia"/>
        </w:rPr>
        <w:t>.</w:t>
      </w:r>
    </w:p>
    <w:p w14:paraId="7BAFB8EE" w14:textId="1E30C56F" w:rsidR="003E7760" w:rsidRDefault="00000000">
      <w:pPr>
        <w:ind w:firstLineChars="0" w:firstLine="420"/>
      </w:pPr>
      <w:r>
        <w:rPr>
          <w:rFonts w:hint="eastAsia"/>
        </w:rPr>
        <w:t xml:space="preserve">Furthermore, traditional census sensors primarily scan the surface geometry of the rail head. This "surface blindness" means the system only records the ultimate symptoms of degradation, remaining completely blind to the underlying structural root causes, such as localized subgrade settlement, poor drainage, or ballast fouling </w:t>
      </w:r>
      <w:r>
        <w:rPr>
          <w:rFonts w:hint="eastAsia"/>
        </w:rPr>
        <w:fldChar w:fldCharType="begin"/>
      </w:r>
      <w:r w:rsidR="000A3919">
        <w:instrText xml:space="preserve"> ADDIN ZOTERO_ITEM CSL_CITATION {"citationID":"LuvJnt0G","properties":{"formattedCitation":"(Zarembski,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rPr>
          <w:rFonts w:hint="eastAsia"/>
        </w:rPr>
        <w:fldChar w:fldCharType="separate"/>
      </w:r>
      <w:r>
        <w:rPr>
          <w:rFonts w:cs="Times New Roman"/>
        </w:rPr>
        <w:t>(Zarembski, Grissom and Euston, 2014; Wang, Liu and Euston, 2023b)</w:t>
      </w:r>
      <w:r>
        <w:rPr>
          <w:rFonts w:hint="eastAsia"/>
        </w:rPr>
        <w:fldChar w:fldCharType="end"/>
      </w:r>
      <w:r>
        <w:rPr>
          <w:rFonts w:hint="eastAsia"/>
        </w:rPr>
        <w:t xml:space="preserve">. This physical sensing blind spot becomes exceptionally catastrophic at critical structural nodes, such as bridge-to-subgrade transition zones and switches and crossings (S&amp;C). In transition zones, abrupt variations in vertical stiffness generate extreme dynamic impacts that damage track components long before surface geometry thresholds are breached </w:t>
      </w:r>
      <w:r>
        <w:rPr>
          <w:rFonts w:hint="eastAsia"/>
        </w:rPr>
        <w:fldChar w:fldCharType="begin"/>
      </w:r>
      <w:r w:rsidR="000A3919">
        <w:instrText xml:space="preserve"> ADDIN ZOTERO_ITEM CSL_CITATION {"citationID":"nSlzaA4S","properties":{"formattedCitation":"(Heydari, 2024)","plainCitation":"(Heydari, 2024)","noteIndex":0},"citationItems":[{"id":"owbJ2Ida/bl338vEU","uris":["http://zotero.org/users/17096852/items/FB5BFSTJ"],"itemData":{"id":1410,"type":"article-journal","abstract":"Short-span bridges are one of the most frequent infrastructures along railway tracks where railway track stiffness suddenly changes. The sudden variation in the vertical stiffness of railway tracks increases dynamic loads and causes numerous defects in ballasted railroads. Therefore, improving the dynamic performance of railway tracks can be conducted by constructing countermeasures along the transition zone. In this regard, the approach slab is a practical technique used in railway-bridge transition zones. As the dimensional shape of the approach slab plays a signiﬁcant role in the dynamic response of transition zones, this study evaluated the effects of its main geometric parameters. A three-dimensional model of the railway portal bridge, including the approach slab, was built using the ﬁnite element method and analyzed by imposing moving wheel loads as a series of acting force points along rail elements. The model was validated with ﬁeld-obtained results acquired through a laser/camera-based measuring technique. Then, some sensitivity analyses were performed to ﬁnd optimized geometric dimensions of approach slabs to improve the dynamic behavior of railway-bridge transition zones. Obtained results of the geometrical sensitivity analysis show that when the geometrically optimized approach slab is used along the railway-bridge transition zone, the displacements of rail and ballast are decreased by 24% and 18%, respectively.","container-title":"Canadian Journal of Civil Engineering","DOI":"10.1139/cjce-2022-0453","ISSN":"0315-1468, 1208-6029","issue":"4","journalAbbreviation":"Can. J. Civ. Eng.","language":"en","license":"http://www.nrcresearchpress.com/page/about/CorporateTextAndDataMining","page":"399-408","source":"DOI.org (Crossref)","title":"Evaluating the dynamic behavior of railway-bridge transition zone: numerical and field measurements","title-short":"Evaluating the dynamic behavior of railway-bridge transition zone","volume":"51","author":[{"family":"Heydari","given":"Hamidreza"}],"issued":{"date-parts":[["2024",4,1]]}}}],"schema":"https://github.com/citation-style-language/schema/raw/master/csl-citation.json"} </w:instrText>
      </w:r>
      <w:r>
        <w:rPr>
          <w:rFonts w:hint="eastAsia"/>
        </w:rPr>
        <w:fldChar w:fldCharType="separate"/>
      </w:r>
      <w:r>
        <w:rPr>
          <w:rFonts w:cs="Times New Roman"/>
        </w:rPr>
        <w:t>(Heydari, 2024)</w:t>
      </w:r>
      <w:r>
        <w:rPr>
          <w:rFonts w:hint="eastAsia"/>
        </w:rPr>
        <w:fldChar w:fldCharType="end"/>
      </w:r>
      <w:r>
        <w:rPr>
          <w:rFonts w:hint="eastAsia"/>
        </w:rPr>
        <w:t xml:space="preserve">. Similarly, at complex S&amp;C nodes, the inherent geometric discontinuities (physical gaps in the rail) not only render conventional automated sensors (e.g., eddy current or image recognition) ineffective, but also completely confound dynamic sensors, which struggle to separate normal structural gap impacts from actual defect-induced vibrations </w:t>
      </w:r>
      <w:r>
        <w:rPr>
          <w:rFonts w:hint="eastAsia"/>
        </w:rPr>
        <w:fldChar w:fldCharType="begin"/>
      </w:r>
      <w:r w:rsidR="000A3919">
        <w:instrText xml:space="preserve"> ADDIN ZOTERO_ITEM CSL_CITATION {"citationID":"Ck9sl2Qx","properties":{"formattedCitation":"(Wei {\\i{}et al.}, 2017)","plainCitation":"(Wei et al., 2017)","noteIndex":0},"citationItems":[{"id":"owbJ2Ida/8uuXflI1","uris":["http://zotero.org/users/17096852/items/THR3RGZU"],"itemData":{"id":1426,"type":"article-journal","abstract":"In this paper, we investigate the capability of an axle box acceleration (ABA) system to evaluate the degradation at railway crossings. For this purpose, information from multiple sensors, namely, ABA signals, 3D rail proﬁles, Global Positioning System (GPS) and tachometer recordings, was collected from both nominal and degraded crossings. By proper correlation of the gathered data, an algorithm was proposed to distinguish the characteristic ABA related to the degradation and then to evaluate the health condition of crossings. The algorithm was then demonstrated on a crossing with an unknown degradation status, and its capability was veriﬁed via a 3D proﬁle measurement. The results indicate that the ABA system is effective at monitoring two types of degradations. The ﬁrst type is uneven deformation between the wing rail and crossing nose, corresponding to characteristic ABA frequencies of 230–350 and 460–650 Hz. The second type is local irregularity in the longitudinal slope of the crossing nose, corresponding to characteristic ABA frequencies of 460–650 Hz. The types and severity of the degradation can be evaluated by the spatial distribution and energy concentration of the characteristic frequencies of the ABA signals.","container-title":"Sensors","DOI":"10.3390/s17102236","ISSN":"1424-8220","issue":"10","journalAbbreviation":"Sens.","language":"en","page":"2236","source":"DOI.org (Crossref)","title":"Evaluating degradation at railway crossings using axle box acceleration measurements","volume":"17","author":[{"family":"Wei","given":"Zilong"},{"family":"Núñez","given":"Alfredo"},{"family":"Li","given":"Zili"},{"family":"Dollevoet","given":"Rolf"}],"issued":{"date-parts":[["2017",9,29]]}}}],"schema":"https://github.com/citation-style-language/schema/raw/master/csl-citation.json"} </w:instrText>
      </w:r>
      <w:r>
        <w:rPr>
          <w:rFonts w:hint="eastAsia"/>
        </w:rPr>
        <w:fldChar w:fldCharType="separate"/>
      </w:r>
      <w:r>
        <w:rPr>
          <w:rFonts w:cs="Times New Roman"/>
          <w:kern w:val="0"/>
        </w:rPr>
        <w:t xml:space="preserve">(Wei </w:t>
      </w:r>
      <w:r>
        <w:rPr>
          <w:rFonts w:cs="Times New Roman"/>
          <w:i/>
          <w:iCs/>
          <w:kern w:val="0"/>
        </w:rPr>
        <w:t>et al.</w:t>
      </w:r>
      <w:r>
        <w:rPr>
          <w:rFonts w:cs="Times New Roman"/>
          <w:kern w:val="0"/>
        </w:rPr>
        <w:t>, 2017)</w:t>
      </w:r>
      <w:r>
        <w:rPr>
          <w:rFonts w:hint="eastAsia"/>
        </w:rPr>
        <w:fldChar w:fldCharType="end"/>
      </w:r>
      <w:r>
        <w:rPr>
          <w:rFonts w:hint="eastAsia"/>
        </w:rPr>
        <w:t xml:space="preserve">. By ignoring the true operational conditions and actual wheel-rail dynamic interactions, static geometry census fails to accurately quantify the state of these high-degradation nodes, forcing a reliance on inefficient manual visual inspections </w:t>
      </w:r>
      <w:r>
        <w:rPr>
          <w:rFonts w:hint="eastAsia"/>
        </w:rPr>
        <w:fldChar w:fldCharType="begin"/>
      </w:r>
      <w:r w:rsidR="000A3919">
        <w:instrText xml:space="preserve"> ADDIN ZOTERO_ITEM CSL_CITATION {"citationID":"uXzrRDqE","properties":{"formattedCitation":"(Milosevic {\\i{}et al.}, 2022a)","plainCitation":"(Milosevic et al., 2022a)","noteIndex":0},"citationItems":[{"id":"owbJ2Ida/6RRrGlo6","uris":["http://zotero.org/users/17096852/items/7JCWI8DP"],"itemData":{"id":1436,"type":"article-journal","abstract":"This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deﬁned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 = 1 and λ2 = 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purposes.","container-title":"Sensors","DOI":"10.3390/s22031012","ISSN":"1424-8220","issue":"3","journalAbbreviation":"Sens.","language":"en","page":"1012","source":"DOI.org (Crossref)","title":"Condition monitoring of railway crossing geometry via measured and simulated track responses","volume":"22","author":[{"family":"Milosevic","given":"Marko D. G."},{"family":"Pålsson","given":"Björn A."},{"family":"Nissen","given":"Arne"},{"family":"Nielsen","given":"Jens C. O."},{"family":"Johansson","given":"Håkan"}],"issued":{"date-parts":[["2022",1,28]]}}}],"schema":"https://github.com/citation-style-language/schema/raw/master/csl-citation.json"} </w:instrText>
      </w:r>
      <w:r>
        <w:rPr>
          <w:rFonts w:hint="eastAsia"/>
        </w:rPr>
        <w:fldChar w:fldCharType="separate"/>
      </w:r>
      <w:r w:rsidR="000A3919" w:rsidRPr="000A3919">
        <w:rPr>
          <w:rFonts w:cs="Times New Roman"/>
          <w:kern w:val="0"/>
        </w:rPr>
        <w:t xml:space="preserve">(Milosevic </w:t>
      </w:r>
      <w:r w:rsidR="000A3919" w:rsidRPr="000A3919">
        <w:rPr>
          <w:rFonts w:cs="Times New Roman"/>
          <w:i/>
          <w:iCs/>
          <w:kern w:val="0"/>
        </w:rPr>
        <w:t>et al.</w:t>
      </w:r>
      <w:r w:rsidR="000A3919" w:rsidRPr="000A3919">
        <w:rPr>
          <w:rFonts w:cs="Times New Roman"/>
          <w:kern w:val="0"/>
        </w:rPr>
        <w:t>, 2022a)</w:t>
      </w:r>
      <w:r>
        <w:rPr>
          <w:rFonts w:hint="eastAsia"/>
        </w:rPr>
        <w:fldChar w:fldCharType="end"/>
      </w:r>
      <w:r>
        <w:rPr>
          <w:rFonts w:hint="eastAsia"/>
        </w:rPr>
        <w:t>.</w:t>
      </w:r>
    </w:p>
    <w:p w14:paraId="1F568883" w14:textId="004CA8EE" w:rsidR="003E7760" w:rsidRDefault="00000000">
      <w:pPr>
        <w:ind w:firstLineChars="0" w:firstLine="420"/>
      </w:pPr>
      <w:bookmarkStart w:id="28" w:name="OLE_LINK46"/>
      <w:r>
        <w:t xml:space="preserve">Data Aggregation Flaws. High data volume does not equate to diagnostic accuracy: true defects are extremely sparse within the data, and macroscopic aggregation into indices such as TQI introduces a smoothing effect that masks localized failures. As railway mileage expands, single-node computing architectures face severe processing bottlenecks, causing unacceptable delays in generating track quality reports for frontline maintenance </w:t>
      </w:r>
      <w:r>
        <w:rPr>
          <w:rFonts w:hint="eastAsia"/>
        </w:rPr>
        <w:fldChar w:fldCharType="begin"/>
      </w:r>
      <w:r w:rsidR="000A3919">
        <w:instrText xml:space="preserve"> ADDIN ZOTERO_ITEM CSL_CITATION {"citationID":"xBu4edLt","properties":{"formattedCitation":"(Guo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More critically, the data collected is overwhelmingly imbalanced; the vast majority of the track is healthy, meaning true localized defects are extremely "sparse" within the data ocean </w:t>
      </w:r>
      <w:r>
        <w:rPr>
          <w:rFonts w:hint="eastAsia"/>
        </w:rPr>
        <w:fldChar w:fldCharType="begin"/>
      </w:r>
      <w:r w:rsidR="000A3919">
        <w:instrText xml:space="preserve"> ADDIN ZOTERO_ITEM CSL_CITATION {"citationID":"fx5laTIL","properties":{"formattedCitation":"(Hou,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r>
        <w:rPr>
          <w:rFonts w:hint="eastAsia"/>
        </w:rPr>
        <w:t xml:space="preserve">. This extreme sparsity, coupled with the sensors' vulnerability to environmental noise (e.g., sunlight, rain, electromagnetic interference) and the lack of precise physical labels, heavily degrades the reliability of </w:t>
      </w:r>
      <w:r>
        <w:rPr>
          <w:rFonts w:hint="eastAsia"/>
        </w:rPr>
        <w:lastRenderedPageBreak/>
        <w:t xml:space="preserve">automated machine learning classifiers, often necessitating slow and highly subjective expert interpretation </w:t>
      </w:r>
      <w:r>
        <w:rPr>
          <w:rFonts w:hint="eastAsia"/>
        </w:rPr>
        <w:fldChar w:fldCharType="begin"/>
      </w:r>
      <w:r w:rsidR="000A3919">
        <w:instrText xml:space="preserve"> ADDIN ZOTERO_ITEM CSL_CITATION {"citationID":"J8jskv10","properties":{"formattedCitation":"(Hou, Zhao and Yang, 2023; Guo {\\i{}et al.}, 2025)","plainCitation":"(Hou, Zhao and Yang, 2023; 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 xml:space="preserve">(Hou, Zhao and Yang, 2023; Guo </w:t>
      </w:r>
      <w:r>
        <w:rPr>
          <w:rFonts w:cs="Times New Roman"/>
          <w:i/>
          <w:iCs/>
          <w:kern w:val="0"/>
        </w:rPr>
        <w:t>et al.</w:t>
      </w:r>
      <w:r>
        <w:rPr>
          <w:rFonts w:cs="Times New Roman"/>
          <w:kern w:val="0"/>
        </w:rPr>
        <w:t>, 2025)</w:t>
      </w:r>
      <w:r>
        <w:rPr>
          <w:rFonts w:hint="eastAsia"/>
        </w:rPr>
        <w:fldChar w:fldCharType="end"/>
      </w:r>
      <w:r>
        <w:rPr>
          <w:rFonts w:hint="eastAsia"/>
        </w:rPr>
        <w:t>.</w:t>
      </w:r>
    </w:p>
    <w:bookmarkEnd w:id="28"/>
    <w:p w14:paraId="55BFBB6B" w14:textId="0452E5BC" w:rsidR="003E7760" w:rsidRDefault="00000000">
      <w:pPr>
        <w:ind w:firstLineChars="0" w:firstLine="420"/>
      </w:pPr>
      <w:r>
        <w:rPr>
          <w:rFonts w:hint="eastAsia"/>
        </w:rPr>
        <w:t xml:space="preserve">To manage this data explosion, industry practices mathematically aggregate track measurements into macroscopic indicators, such as the Track Quality Index (TQI), over fixed spatial segments (e.g., 200 meters). However, this macroscopic aggregation creates a dangerous "smoothing effect" that forcibly dilutes continuous defect boundaries and masks severe localized spot failures </w:t>
      </w:r>
      <w:r>
        <w:rPr>
          <w:rFonts w:hint="eastAsia"/>
        </w:rPr>
        <w:fldChar w:fldCharType="begin"/>
      </w:r>
      <w:r w:rsidR="000A3919">
        <w:instrText xml:space="preserve"> ADDIN ZOTERO_ITEM CSL_CITATION {"citationID":"bvgGNnsu","properties":{"formattedCitation":"(Fontul {\\i{}et al.}, 2016; Sharma {\\i{}et al.}, 2018)","plainCitation":"(Fontul et al., 2016; Sharma et al., 2018)","noteIndex":0},"citationItems":[{"id":"owbJ2Ida/X3fYsNhQ","uris":["http://zotero.org/users/17096852/items/75QX3F8L"],"itemData":{"id":1366,"type":"article-journal","abstract":"Railway big data technologies are transforming the existing track inspection and maintenance policy deployed for railroads in North America. This paper develops a data-driven conditionbased policy for the inspection and maintenance of track geometry. Both preventive maintenance and spot corrective maintenance are taken into account in the investigation of a 33-month inspection dataset that contains a variety of geometry measurements for every foot of track. First, this study separates the data based on the time interval of the inspection run, calculates the aggregate track quality index (TQI) for each track section, and predicts the track spot geo-defect occurrence probability using random forests. Then, a Markov chain is built to model aggregated track deterioration, and the spot geo-defects are modeled by a Bernoulli process. Finally, a Markov decision process (MDP) is developed for track maintenance decision making, and it is optimized by using a value iteration algorithm. Compared with the existing maintenance policy using Markov chain Monte Carlo (MCMC) simulation, the maintenance policy developed in this paper results in an approximately 10% savings in the total maintenance costs for every 1 mile of track.","container-title":"Transportation Research Part C: Emerging Technologies","DOI":"10.1016/j.trc.2018.02.019","ISSN":"0968090X","journalAbbreviation":"Transp. Res. Part C Emerging Technol.","language":"en","page":"34-58","source":"DOI.org (Crossref)","title":"Data-driven optimization of railway maintenance for track geometry","volume":"90","author":[{"family":"Sharma","given":"Siddhartha"},{"family":"Cui","given":"Yu"},{"family":"He","given":"Qing"},{"family":"Mohammadi","given":"Reza"},{"family":"Li","given":"Zhiguo"}],"issued":{"date-parts":[["2018",5]]}}},{"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t>et al.</w:t>
      </w:r>
      <w:r>
        <w:rPr>
          <w:rFonts w:cs="Times New Roman"/>
          <w:kern w:val="0"/>
        </w:rPr>
        <w:t xml:space="preserve">, 2016; Sharma </w:t>
      </w:r>
      <w:r>
        <w:rPr>
          <w:rFonts w:cs="Times New Roman"/>
          <w:i/>
          <w:iCs/>
          <w:kern w:val="0"/>
        </w:rPr>
        <w:t>et al.</w:t>
      </w:r>
      <w:r>
        <w:rPr>
          <w:rFonts w:cs="Times New Roman"/>
          <w:kern w:val="0"/>
        </w:rPr>
        <w:t>, 2018)</w:t>
      </w:r>
      <w:r>
        <w:rPr>
          <w:rFonts w:hint="eastAsia"/>
        </w:rPr>
        <w:fldChar w:fldCharType="end"/>
      </w:r>
      <w:r>
        <w:rPr>
          <w:rFonts w:hint="eastAsia"/>
        </w:rPr>
        <w:t xml:space="preserve">. Furthermore, census systems generally evaluate defects of different wavelengths (e.g., long-wave track settlement and short-wave dipped joints) in total isolation. This arbitrary mathematical separation completely ignores the catastrophic "dynamic coupling amplification effects" that occur when these multi-wavelength defects overlap spatially, leading to severe misjudgments in maintenance priorities </w:t>
      </w:r>
      <w:r>
        <w:rPr>
          <w:rFonts w:hint="eastAsia"/>
        </w:rPr>
        <w:fldChar w:fldCharType="begin"/>
      </w:r>
      <w:r w:rsidR="000A3919">
        <w:instrText xml:space="preserve"> ADDIN ZOTERO_ITEM CSL_CITATION {"citationID":"ik7HwaCu","properties":{"formattedCitation":"(Kaewunruen and Chiengson, 2018)","plainCitation":"(Kaewunruen and Chiengson, 2018)","noteIndex":0},"citationItems":[{"id":"owbJ2Ida/wR6rSHM1","uris":["http://zotero.org/users/17096852/items/DII76ALL"],"itemData":{"id":1378,"type":"article-journal","abstract":"Each year, there can be three to six millions of service train axles running over an open plain track. In fact, these trains could impose a variety of dynamic loading conditions depending on the wheel and rail maintenance levels. Inevitably, the risk of high-intensity dynamic loading conditions by wheel-rail interactions due to wheel or rail irregularity cannot be disregarded. Imperfection of rail tracks could lead directly to the exceedance of permissible stress of a track component and later amplify rapid track deterioration rates causing cracking in sleepers and failure of track substructure. Practical railway track irregularities can be typically classiﬁed into short wave length (high frequency) and long wave length (low frequency) defects, of which previous researchers had studied each in isolation. This paper is the ﬁrst to study the inﬂuence on railway track inspection and maintenance priorities caused by the coupling of wave lengths between dipped rail joint and diﬀerential track settlements. To study the dynamic coupling effects, P1 and P2 forces are evaluated at the track irregularity together with rail/sleeper contact force, ballast pressure and bending moments of sleepers using dynamic multi-body simulation approach. It is found that some patterns of coupling irregularity could cause a signiﬁcant reduction in dynamic impact factors whilst some are associated with an increase in the wheel/rail impact force. The insight has then been integrated to establish track performance indicators that are paramount for prioritising track inspection and maintenance.","container-title":"Engineering Failure Analysis","DOI":"10.1016/j.engfailanal.2018.07.009","ISSN":"13506307","journalAbbreviation":"Eng. Fail. Anal.","language":"en","page":"157-171","source":"DOI.org (Crossref)","title":"Railway track inspection and maintenance priorities due to dynamic coupling effects of dipped rails and differential track settlements","volume":"93","author":[{"family":"Kaewunruen","given":"Sakdirat"},{"family":"Chiengson","given":"Chatpong"}],"issued":{"date-parts":[["2018",11]]}}}],"schema":"https://github.com/citation-style-language/schema/raw/master/csl-citation.json"} </w:instrText>
      </w:r>
      <w:r>
        <w:rPr>
          <w:rFonts w:hint="eastAsia"/>
        </w:rPr>
        <w:fldChar w:fldCharType="separate"/>
      </w:r>
      <w:r>
        <w:rPr>
          <w:rFonts w:cs="Times New Roman"/>
        </w:rPr>
        <w:t>(Kaewunruen and Chiengson,</w:t>
      </w:r>
      <w:r>
        <w:rPr>
          <w:rFonts w:cs="Times New Roman" w:hint="eastAsia"/>
        </w:rPr>
        <w:t xml:space="preserve"> </w:t>
      </w:r>
      <w:r>
        <w:rPr>
          <w:rFonts w:cs="Times New Roman"/>
        </w:rPr>
        <w:t>2018)</w:t>
      </w:r>
      <w:r>
        <w:rPr>
          <w:rFonts w:hint="eastAsia"/>
        </w:rPr>
        <w:fldChar w:fldCharType="end"/>
      </w:r>
      <w:r>
        <w:rPr>
          <w:rFonts w:hint="eastAsia"/>
        </w:rPr>
        <w:t xml:space="preserve">. The widespread use of chord measurement methods further exacerbates this by introducing Track Irregularity Conversion Errors (TICE), where the same physical defect yields entirely different severity scores depending on the chord's starting position </w:t>
      </w:r>
      <w:r>
        <w:rPr>
          <w:rFonts w:hint="eastAsia"/>
        </w:rPr>
        <w:fldChar w:fldCharType="begin"/>
      </w:r>
      <w:r w:rsidR="000A3919">
        <w:instrText xml:space="preserve"> ADDIN ZOTERO_ITEM CSL_CITATION {"citationID":"Lmk0k23N","properties":{"formattedCitation":"(OBrien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r>
        <w:rPr>
          <w:rFonts w:hint="eastAsia"/>
        </w:rPr>
        <w:t xml:space="preserve">. </w:t>
      </w:r>
      <w:r>
        <w:t>Ultimately, as El-khateeb et al dramatically highlight, a "normal" overall macroscopic condition index can be highly misleading—it often projects a false sense of security while successfully burying the imminent failure of a localized critical component, such as a severely deteriorated sleeper</w:t>
      </w:r>
      <w:r>
        <w:rPr>
          <w:rFonts w:hint="eastAsia"/>
        </w:rPr>
        <w:fldChar w:fldCharType="begin"/>
      </w:r>
      <w:r w:rsidR="000A3919">
        <w:instrText xml:space="preserve"> ADDIN ZOTERO_ITEM CSL_CITATION {"citationID":"Dy5wmYRK","properties":{"formattedCitation":"(El-khateeb et al., 2021)","plainCitation":"(El-khateeb et al., 2021)","dontUpdate":true,"noteIndex":0},"citationItems":[{"id":"owbJ2Ida/52tLfnWe","uris":["http://zotero.org/users/17096852/items/8ZSHW5KM"],"itemData":{"id":1444,"type":"article-journal","abstract":"The condition of railway infrastructure, such as rails, ballasts and sleepers, should always be monitored and analyzed to ensure ride safety and quality for both passengers and freight. It is hard to assess the condition of railway infrastructure due to the existence of various components. The existing condition assessment models are mostly limited to only assess track geometry conditions and structural condition of the railway infrastructure. Therefore, the present research develops a defect-based structural and geometrical condition model of railway infrastructure. The defects of each component are identified and examined through literature and experts in the field. Two main inputs are used to develop the model: (1) the relative weight of importance for components, defects and their categories and (2) defects severities. To obtain the relative weights, the analytic network process (ANP) technique is adopted. Fuzzy logic is used to unify all the different defect criteria and to interpret the linguistic condition assessment grading scale to a numerical score. Hence, the technique for order preference by similarity to ideal Solution (TOPSIS) is used to integrate both weights and severities to determine the railway infrastructure condition. The developed model gives a detailed condition of the railway infrastructure by representing a three-level condition state, for defect categories, components and an overall railway infrastructure. The developed model is implemented to five case studies from Ontario, Canada. The developed model is validated by comparing its results with the real case studies results, which shows similar results, indicating the robustness of the developed model. This model helps in minimizing the inaccuracy of railway condition assessment through the application of severity, uncertainty mitigation and robust aggregation","container-title":"Sustainability","DOI":"10.3390/su13137186","ISSN":"2071-1050","issue":"13","journalAbbreviation":"Sustainability","language":"en","page":"7186","source":"DOI.org (Crossref)","title":"A hybrid multi-criteria decision making model for defect-based condition assessment of railway infrastructure","volume":"13","author":[{"family":"El-khateeb","given":"Laith"},{"family":"Mohammed Abdelkader","given":"Eslam"},{"family":"Al-Sakkaf","given":"Abobakr"},{"family":"Zayed","given":"Tarek"}],"issued":{"date-parts":[["2021",6,26]]}}}],"schema":"https://github.com/citation-style-language/schema/raw/master/csl-citation.json"} </w:instrText>
      </w:r>
      <w:r>
        <w:rPr>
          <w:rFonts w:hint="eastAsia"/>
        </w:rPr>
        <w:fldChar w:fldCharType="separate"/>
      </w:r>
      <w:r>
        <w:rPr>
          <w:rFonts w:cs="Times New Roman"/>
        </w:rPr>
        <w:t>(2021)</w:t>
      </w:r>
      <w:r>
        <w:rPr>
          <w:rFonts w:hint="eastAsia"/>
        </w:rPr>
        <w:fldChar w:fldCharType="end"/>
      </w:r>
      <w:r>
        <w:rPr>
          <w:rFonts w:hint="eastAsia"/>
        </w:rPr>
        <w:t>.</w:t>
      </w:r>
    </w:p>
    <w:p w14:paraId="3785C9B2" w14:textId="4DB38B90" w:rsidR="003E7760" w:rsidRDefault="00000000">
      <w:pPr>
        <w:ind w:firstLineChars="0" w:firstLine="420"/>
      </w:pPr>
      <w:r>
        <w:t xml:space="preserve">Reactive Maintenance Trap. The cumulative effect of the three limitations above traps census-based systems in a threshold-exceedance model: interventions are triggered only after safety limits are breached. Because census data lacks the capability to continuously capture subsurface causal parameters (like ballast fouling and thickness), it is fundamentally devoid of true "forecasting power" </w:t>
      </w:r>
      <w:r>
        <w:rPr>
          <w:rFonts w:hint="eastAsia"/>
        </w:rPr>
        <w:fldChar w:fldCharType="begin"/>
      </w:r>
      <w:r w:rsidR="000A3919">
        <w:instrText xml:space="preserve"> ADDIN ZOTERO_ITEM CSL_CITATION {"citationID":"FiOcSejD","properties":{"formattedCitation":"(Yurlov {\\i{}et al.}, 2019)","plainCitation":"(Yurlov et al., 2019)","noteIndex":0},"citationItems":[{"id":"owbJ2Ida/uz8P97vx","uris":["http://zotero.org/users/17096852/items/56S88UWY"],"itemData":{"id":1418,"type":"article-journal","abstract":"Recent research has shown a relationship between track geometry defects and track subsurface conditions as measured by Ground Penetrating Radar (GPR). This paper presents the results of a comprehensive study looking at the development of a probabilitic model for the prediction of track geometry defects as a function of key subgrade parameters as measured by GPR. Specifically, several Logistical Regression (LR) analyses were performed, to include conventional LR modeling as well as a hybrid LR modeling approach based on Hierarchical Clustering Analysis with Histogram Data. The result was a higher order polynomial Logistic Regression model for determination of the probability of a track geometry surface defect occurring at locations with measured ballast fouling and measured ballast thickness. The results showed that there was a statistically significant relationship between high rates of geometry degradation and poor subsurface condition as defined by the GPR parameters: Ballast Fouling Index (BFI) and Ballast Layer Thickness (BLT). Furthermore, a predictive model was developed to determine the probability of a high rate of geometry degradation as a function of these key GPR parameters.","container-title":"Transportation Infrastructure Geotechnology","DOI":"10.1007/s40515-018-0066-x","ISSN":"2196-7202, 2196-7210","issue":"1","journalAbbreviation":"Transp. Infrastruct. Geotechnol.","language":"en","page":"1-20","source":"DOI.org (Crossref)","title":"Probabilistic approach for development of track geometry defects as a function of ground penetrating radar measurements","volume":"6","author":[{"family":"Yurlov","given":"Denis"},{"family":"Zarembski","given":"Allan M."},{"family":"Attoh-Okine","given":"Nii"},{"family":"Palese","given":"Joseph W."},{"family":"Thompson","given":"Hugh"}],"issued":{"date-parts":[["2019",3]]}}}],"schema":"https://github.com/citation-style-language/schema/raw/master/csl-citation.json"} </w:instrText>
      </w:r>
      <w:r>
        <w:rPr>
          <w:rFonts w:hint="eastAsia"/>
        </w:rPr>
        <w:fldChar w:fldCharType="separate"/>
      </w:r>
      <w:r>
        <w:rPr>
          <w:rFonts w:cs="Times New Roman"/>
          <w:kern w:val="0"/>
        </w:rPr>
        <w:t xml:space="preserve">(Yurlov </w:t>
      </w:r>
      <w:r>
        <w:rPr>
          <w:rFonts w:cs="Times New Roman"/>
          <w:i/>
          <w:iCs/>
          <w:kern w:val="0"/>
        </w:rPr>
        <w:t>et al.</w:t>
      </w:r>
      <w:r>
        <w:rPr>
          <w:rFonts w:cs="Times New Roman"/>
          <w:kern w:val="0"/>
        </w:rPr>
        <w:t>, 2019)</w:t>
      </w:r>
      <w:r>
        <w:rPr>
          <w:rFonts w:hint="eastAsia"/>
        </w:rPr>
        <w:fldChar w:fldCharType="end"/>
      </w:r>
      <w:r>
        <w:rPr>
          <w:rFonts w:hint="eastAsia"/>
        </w:rPr>
        <w:t>. Consequently, interventions are almost exclusively triggered after safety limits have been breached, forcing infrastructure managers into a reactive ("wait until it degrades and then fix it") rather than proactive maintenance paradigm</w:t>
      </w:r>
      <w:r>
        <w:rPr>
          <w:rFonts w:hint="eastAsia"/>
        </w:rPr>
        <w:fldChar w:fldCharType="begin"/>
      </w:r>
      <w:r w:rsidR="000A3919">
        <w:instrText xml:space="preserve"> ADDIN ZOTERO_ITEM CSL_CITATION {"citationID":"7VVnsffP","properties":{"formattedCitation":"(Zarembski,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r>
        <w:rPr>
          <w:rFonts w:hint="eastAsia"/>
        </w:rPr>
        <w:t>.</w:t>
      </w:r>
    </w:p>
    <w:p w14:paraId="72A1F581" w14:textId="2F385981" w:rsidR="003E7760" w:rsidRDefault="00000000">
      <w:pPr>
        <w:ind w:firstLineChars="0" w:firstLine="420"/>
      </w:pPr>
      <w:r>
        <w:rPr>
          <w:rFonts w:hint="eastAsia"/>
        </w:rPr>
        <w:t xml:space="preserve">Even when maintenance is initiated based on census alarms, the macroscopic nature of the data causes severe discrepancies during physical execution. Macroscopic maintenance planning often treats the track as a series of isolated points, completely ignoring the microscopic physical coupling constraints of adjacent track components, such as the stress linkage between adjacent fasteners </w:t>
      </w:r>
      <w:r>
        <w:rPr>
          <w:rFonts w:hint="eastAsia"/>
        </w:rPr>
        <w:fldChar w:fldCharType="begin"/>
      </w:r>
      <w:r w:rsidR="000A3919">
        <w:instrText xml:space="preserve"> ADDIN ZOTERO_ITEM CSL_CITATION {"citationID":"Wv7GJTzl","properties":{"formattedCitation":"(Sun {\\i{}et al.}, 2023b)","plainCitation":"(Sun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schema":"https://github.com/citation-style-language/schema/raw/master/csl-citation.json"} </w:instrText>
      </w:r>
      <w:r>
        <w:rPr>
          <w:rFonts w:hint="eastAsia"/>
        </w:rPr>
        <w:fldChar w:fldCharType="separate"/>
      </w:r>
      <w:r>
        <w:rPr>
          <w:rFonts w:cs="Times New Roman"/>
          <w:kern w:val="0"/>
        </w:rPr>
        <w:t xml:space="preserve">(Sun </w:t>
      </w:r>
      <w:r>
        <w:rPr>
          <w:rFonts w:cs="Times New Roman"/>
          <w:i/>
          <w:iCs/>
          <w:kern w:val="0"/>
        </w:rPr>
        <w:t>et al.</w:t>
      </w:r>
      <w:r>
        <w:rPr>
          <w:rFonts w:cs="Times New Roman"/>
          <w:kern w:val="0"/>
        </w:rPr>
        <w:t>, 2023b)</w:t>
      </w:r>
      <w:r>
        <w:rPr>
          <w:rFonts w:hint="eastAsia"/>
        </w:rPr>
        <w:fldChar w:fldCharType="end"/>
      </w:r>
      <w:r>
        <w:rPr>
          <w:rFonts w:hint="eastAsia"/>
        </w:rPr>
        <w:t>.</w:t>
      </w:r>
      <w:r>
        <w:t xml:space="preserve"> Furthermore, blindly conducting localized interventions based purely on surface geometry alarms without addressing the underlying structural cause—such as aggressively tamping a section of track suffering from severe subgrade settlement—not only wastes immense resources but can mechanically accelerate track deterioration and ballast wear </w:t>
      </w:r>
      <w:r>
        <w:rPr>
          <w:rFonts w:hint="eastAsia"/>
        </w:rPr>
        <w:fldChar w:fldCharType="begin"/>
      </w:r>
      <w:r w:rsidR="000A3919">
        <w:instrText xml:space="preserve"> ADDIN ZOTERO_ITEM CSL_CITATION {"citationID":"X0NvpFyl","properties":{"formattedCitation":"(Fontul {\\i{}et al.}, 2016)","plainCitation":"(Fontul et al., 2016)","noteIndex":0},"citationItems":[{"id":"owbJ2Ida/oUsXjosV","uris":["http://zotero.org/users/17096852/items/63I8FX8W"],"itemData":{"id":1382,"type":"article-journal","abstract":"A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lastRenderedPageBreak/>
        <w:t>et al.</w:t>
      </w:r>
      <w:r>
        <w:rPr>
          <w:rFonts w:cs="Times New Roman"/>
          <w:kern w:val="0"/>
        </w:rPr>
        <w:t>, 2016)</w:t>
      </w:r>
      <w:r>
        <w:rPr>
          <w:rFonts w:hint="eastAsia"/>
        </w:rPr>
        <w:fldChar w:fldCharType="end"/>
      </w:r>
      <w:r>
        <w:rPr>
          <w:rFonts w:hint="eastAsia"/>
        </w:rPr>
        <w:t>.</w:t>
      </w:r>
    </w:p>
    <w:p w14:paraId="4F9C1EA1" w14:textId="5AE484CC" w:rsidR="003E7760" w:rsidRDefault="00000000">
      <w:pPr>
        <w:pStyle w:val="a3"/>
        <w:keepNext/>
      </w:pPr>
      <w:r>
        <w:t xml:space="preserve">Table </w:t>
      </w:r>
      <w:fldSimple w:instr=" SEQ Table \* ARABIC ">
        <w:r w:rsidR="00BA048F">
          <w:rPr>
            <w:noProof/>
          </w:rPr>
          <w:t>3</w:t>
        </w:r>
      </w:fldSimple>
      <w:r>
        <w:rPr>
          <w:rFonts w:hint="eastAsia"/>
        </w:rPr>
        <w:t xml:space="preserve"> </w:t>
      </w:r>
      <w:r>
        <w:t>Systemic Limitations of Macroscopic Census Measurement Systems: Mechanisms, Consequences, and Supporting Evidence</w:t>
      </w:r>
    </w:p>
    <w:tbl>
      <w:tblPr>
        <w:tblStyle w:val="afa"/>
        <w:tblW w:w="5000" w:type="pct"/>
        <w:tblLayout w:type="fixed"/>
        <w:tblLook w:val="04A0" w:firstRow="1" w:lastRow="0" w:firstColumn="1" w:lastColumn="0" w:noHBand="0" w:noVBand="1"/>
      </w:tblPr>
      <w:tblGrid>
        <w:gridCol w:w="1843"/>
        <w:gridCol w:w="1436"/>
        <w:gridCol w:w="1749"/>
        <w:gridCol w:w="1738"/>
        <w:gridCol w:w="1540"/>
      </w:tblGrid>
      <w:tr w:rsidR="003E7760" w14:paraId="035E0F24" w14:textId="77777777" w:rsidTr="003E7760">
        <w:trPr>
          <w:cnfStyle w:val="100000000000" w:firstRow="1" w:lastRow="0" w:firstColumn="0" w:lastColumn="0" w:oddVBand="0" w:evenVBand="0" w:oddHBand="0" w:evenHBand="0" w:firstRowFirstColumn="0" w:firstRowLastColumn="0" w:lastRowFirstColumn="0" w:lastRowLastColumn="0"/>
        </w:trPr>
        <w:tc>
          <w:tcPr>
            <w:tcW w:w="1109" w:type="pct"/>
          </w:tcPr>
          <w:p w14:paraId="29FE7092" w14:textId="77777777" w:rsidR="003E7760" w:rsidRDefault="00000000">
            <w:pPr>
              <w:ind w:firstLineChars="0" w:firstLine="0"/>
              <w:jc w:val="center"/>
              <w:rPr>
                <w:b/>
                <w:bCs/>
              </w:rPr>
            </w:pPr>
            <w:r>
              <w:rPr>
                <w:b/>
                <w:bCs/>
              </w:rPr>
              <w:t>Limitation Dimension</w:t>
            </w:r>
          </w:p>
        </w:tc>
        <w:tc>
          <w:tcPr>
            <w:tcW w:w="864" w:type="pct"/>
          </w:tcPr>
          <w:p w14:paraId="21316569" w14:textId="77777777" w:rsidR="003E7760" w:rsidRDefault="00000000">
            <w:pPr>
              <w:ind w:firstLineChars="0" w:firstLine="0"/>
              <w:jc w:val="center"/>
              <w:rPr>
                <w:b/>
                <w:bCs/>
              </w:rPr>
            </w:pPr>
            <w:r>
              <w:rPr>
                <w:b/>
                <w:bCs/>
              </w:rPr>
              <w:t>Core Mechanism</w:t>
            </w:r>
          </w:p>
        </w:tc>
        <w:tc>
          <w:tcPr>
            <w:tcW w:w="1053" w:type="pct"/>
          </w:tcPr>
          <w:p w14:paraId="7F0C34D9" w14:textId="77777777" w:rsidR="003E7760" w:rsidRDefault="00000000">
            <w:pPr>
              <w:ind w:firstLineChars="0" w:firstLine="0"/>
              <w:jc w:val="center"/>
              <w:rPr>
                <w:b/>
                <w:bCs/>
              </w:rPr>
            </w:pPr>
            <w:r>
              <w:rPr>
                <w:b/>
                <w:bCs/>
              </w:rPr>
              <w:t>Engineering Blind Spots &amp; Consequences</w:t>
            </w:r>
          </w:p>
        </w:tc>
        <w:tc>
          <w:tcPr>
            <w:tcW w:w="1046" w:type="pct"/>
          </w:tcPr>
          <w:p w14:paraId="12546285" w14:textId="77777777" w:rsidR="003E7760" w:rsidRDefault="00000000">
            <w:pPr>
              <w:ind w:firstLineChars="0" w:firstLine="0"/>
              <w:jc w:val="center"/>
              <w:rPr>
                <w:b/>
                <w:bCs/>
              </w:rPr>
            </w:pPr>
            <w:bookmarkStart w:id="29" w:name="OLE_LINK38"/>
            <w:r>
              <w:rPr>
                <w:b/>
                <w:bCs/>
              </w:rPr>
              <w:t>Quantitative Evidence</w:t>
            </w:r>
            <w:bookmarkEnd w:id="29"/>
          </w:p>
        </w:tc>
        <w:tc>
          <w:tcPr>
            <w:tcW w:w="927" w:type="pct"/>
          </w:tcPr>
          <w:p w14:paraId="4A543B31" w14:textId="77777777" w:rsidR="003E7760" w:rsidRDefault="00000000">
            <w:pPr>
              <w:ind w:firstLineChars="0" w:firstLine="0"/>
              <w:jc w:val="center"/>
              <w:rPr>
                <w:b/>
                <w:bCs/>
              </w:rPr>
            </w:pPr>
            <w:r>
              <w:rPr>
                <w:b/>
                <w:bCs/>
              </w:rPr>
              <w:t>Key References</w:t>
            </w:r>
          </w:p>
        </w:tc>
      </w:tr>
      <w:tr w:rsidR="003E7760" w14:paraId="692114E2" w14:textId="77777777" w:rsidTr="003E7760">
        <w:tc>
          <w:tcPr>
            <w:tcW w:w="1109" w:type="pct"/>
          </w:tcPr>
          <w:p w14:paraId="4A777CF1" w14:textId="77777777" w:rsidR="003E7760" w:rsidRDefault="00000000">
            <w:pPr>
              <w:ind w:firstLineChars="0" w:firstLine="0"/>
              <w:jc w:val="center"/>
            </w:pPr>
            <w:r>
              <w:t>Spatiotemporal Resolution Constraints</w:t>
            </w:r>
          </w:p>
        </w:tc>
        <w:tc>
          <w:tcPr>
            <w:tcW w:w="864" w:type="pct"/>
          </w:tcPr>
          <w:p w14:paraId="65011179" w14:textId="77777777" w:rsidR="003E7760" w:rsidRDefault="00000000">
            <w:pPr>
              <w:ind w:firstLineChars="0" w:firstLine="0"/>
              <w:jc w:val="center"/>
            </w:pPr>
            <w:r>
              <w:t>Very low inspection frequency</w:t>
            </w:r>
            <w:r>
              <w:rPr>
                <w:rFonts w:hint="eastAsia"/>
              </w:rPr>
              <w:t>，</w:t>
            </w:r>
            <w:r>
              <w:t>cumulative mileage drift</w:t>
            </w:r>
          </w:p>
        </w:tc>
        <w:tc>
          <w:tcPr>
            <w:tcW w:w="1053" w:type="pct"/>
          </w:tcPr>
          <w:p w14:paraId="75084CAF" w14:textId="77777777" w:rsidR="003E7760" w:rsidRDefault="00000000">
            <w:pPr>
              <w:ind w:firstLineChars="0" w:firstLine="0"/>
              <w:jc w:val="center"/>
            </w:pPr>
            <w:r>
              <w:t>Month-scale temporal blind zones; lifecycle tracking of local defects fails</w:t>
            </w:r>
          </w:p>
        </w:tc>
        <w:tc>
          <w:tcPr>
            <w:tcW w:w="1046" w:type="pct"/>
          </w:tcPr>
          <w:p w14:paraId="5A72CDD5" w14:textId="77777777" w:rsidR="003E7760" w:rsidRDefault="00000000">
            <w:pPr>
              <w:ind w:firstLineChars="0" w:firstLine="0"/>
              <w:jc w:val="center"/>
            </w:pPr>
            <w:r>
              <w:t>Dutch railways inspected only twice per year; GPS signal loss in tunnels/urban areas causes cumulative drift</w:t>
            </w:r>
          </w:p>
        </w:tc>
        <w:tc>
          <w:tcPr>
            <w:tcW w:w="927" w:type="pct"/>
          </w:tcPr>
          <w:p w14:paraId="014F52C1" w14:textId="4DA4045A" w:rsidR="003E7760" w:rsidRDefault="00000000">
            <w:pPr>
              <w:ind w:firstLineChars="0" w:firstLine="0"/>
              <w:jc w:val="center"/>
            </w:pPr>
            <w:r>
              <w:rPr>
                <w:rFonts w:hint="eastAsia"/>
              </w:rPr>
              <w:fldChar w:fldCharType="begin"/>
            </w:r>
            <w:r w:rsidR="000A3919">
              <w:instrText xml:space="preserve"> ADDIN ZOTERO_ITEM CSL_CITATION {"citationID":"n42BPMXT","properties":{"formattedCitation":"(Wang,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{"citationID":"I4wpEoKi","properties":{"formattedCitation":"(Malekjafarian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w:t>
            </w:r>
          </w:p>
        </w:tc>
      </w:tr>
      <w:tr w:rsidR="003E7760" w14:paraId="1DD0A7EB" w14:textId="77777777" w:rsidTr="003E7760">
        <w:tc>
          <w:tcPr>
            <w:tcW w:w="1109" w:type="pct"/>
          </w:tcPr>
          <w:p w14:paraId="352B15B8" w14:textId="77777777" w:rsidR="003E7760" w:rsidRDefault="00000000">
            <w:pPr>
              <w:ind w:firstLineChars="0" w:firstLine="0"/>
              <w:jc w:val="center"/>
            </w:pPr>
            <w:r>
              <w:t>Physical Sensing Disconnect</w:t>
            </w:r>
          </w:p>
        </w:tc>
        <w:tc>
          <w:tcPr>
            <w:tcW w:w="864" w:type="pct"/>
          </w:tcPr>
          <w:p w14:paraId="50ECF1BC" w14:textId="77777777" w:rsidR="003E7760" w:rsidRDefault="00000000">
            <w:pPr>
              <w:ind w:firstLineChars="0" w:firstLine="0"/>
              <w:jc w:val="center"/>
            </w:pPr>
            <w:r>
              <w:t>Axle load deficit (~5 t vs. 12-16 t in service); surface geometry only</w:t>
            </w:r>
          </w:p>
        </w:tc>
        <w:tc>
          <w:tcPr>
            <w:tcW w:w="1053" w:type="pct"/>
          </w:tcPr>
          <w:p w14:paraId="2D02947C" w14:textId="77777777" w:rsidR="003E7760" w:rsidRDefault="00000000">
            <w:pPr>
              <w:ind w:firstLineChars="0" w:firstLine="0"/>
              <w:jc w:val="center"/>
            </w:pPr>
            <w:r>
              <w:t>Dynamic stiffness defects missed; subgrade/ballast root causes invisible</w:t>
            </w:r>
          </w:p>
        </w:tc>
        <w:tc>
          <w:tcPr>
            <w:tcW w:w="1046" w:type="pct"/>
          </w:tcPr>
          <w:p w14:paraId="5707350F" w14:textId="77777777" w:rsidR="003E7760" w:rsidRDefault="00000000">
            <w:pPr>
              <w:ind w:firstLineChars="0" w:firstLine="0"/>
              <w:jc w:val="center"/>
            </w:pPr>
            <w:r>
              <w:t>Load discrepancy causes severe underestimation of structural response; stiffness discontinuities at transitions cause damage before geometric limits are exceeded</w:t>
            </w:r>
          </w:p>
        </w:tc>
        <w:tc>
          <w:tcPr>
            <w:tcW w:w="927" w:type="pct"/>
          </w:tcPr>
          <w:p w14:paraId="4A8B5C63" w14:textId="1BF616BE" w:rsidR="003E7760" w:rsidRDefault="00000000">
            <w:pPr>
              <w:ind w:firstLineChars="0" w:firstLine="0"/>
              <w:jc w:val="center"/>
            </w:pPr>
            <w:r>
              <w:fldChar w:fldCharType="begin"/>
            </w:r>
            <w:r w:rsidR="000A3919">
              <w:instrText xml:space="preserve"> ADDIN ZOTERO_ITEM CSL_CITATION {"citationID":"rBNcdJxZ","properties":{"formattedCitation":"(OBrien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fldChar w:fldCharType="separate"/>
            </w:r>
            <w:r>
              <w:t xml:space="preserve">(OBrien </w:t>
            </w:r>
            <w:r>
              <w:rPr>
                <w:i/>
                <w:iCs/>
              </w:rPr>
              <w:t>et al.</w:t>
            </w:r>
            <w:r>
              <w:t>, 2018)</w:t>
            </w:r>
            <w:r>
              <w:fldChar w:fldCharType="end"/>
            </w:r>
            <w:r>
              <w:rPr>
                <w:rFonts w:hint="eastAsia"/>
              </w:rPr>
              <w:t>,</w:t>
            </w:r>
            <w:r>
              <w:rPr>
                <w:rFonts w:cs="Times New Roman"/>
              </w:rPr>
              <w:t xml:space="preserve"> </w:t>
            </w:r>
            <w:r>
              <w:fldChar w:fldCharType="begin"/>
            </w:r>
            <w:r w:rsidR="000A3919">
              <w:instrText xml:space="preserve"> ADDIN ZOTERO_ITEM CSL_CITATION {"citationID":"8tE3MAZ5","properties":{"formattedCitation":"(Zarembski,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fldChar w:fldCharType="separate"/>
            </w:r>
            <w:r>
              <w:t>(Zarembski, Grissom and Euston, 2014; Wang, Liu and Euston, 2023b)</w:t>
            </w:r>
            <w:r>
              <w:fldChar w:fldCharType="end"/>
            </w:r>
            <w:r>
              <w:t>.</w:t>
            </w:r>
          </w:p>
        </w:tc>
      </w:tr>
      <w:tr w:rsidR="003E7760" w14:paraId="507DB81F" w14:textId="77777777" w:rsidTr="003E7760">
        <w:tc>
          <w:tcPr>
            <w:tcW w:w="1109" w:type="pct"/>
          </w:tcPr>
          <w:p w14:paraId="68C694B9" w14:textId="77777777" w:rsidR="003E7760" w:rsidRDefault="00000000">
            <w:pPr>
              <w:ind w:firstLineChars="0" w:firstLine="0"/>
              <w:jc w:val="center"/>
            </w:pPr>
            <w:r>
              <w:t>Data Aggregation Flaws</w:t>
            </w:r>
          </w:p>
        </w:tc>
        <w:tc>
          <w:tcPr>
            <w:tcW w:w="864" w:type="pct"/>
          </w:tcPr>
          <w:p w14:paraId="25445972" w14:textId="77777777" w:rsidR="003E7760" w:rsidRDefault="00000000">
            <w:pPr>
              <w:ind w:firstLineChars="0" w:firstLine="0"/>
              <w:jc w:val="center"/>
            </w:pPr>
            <w:r>
              <w:t>Severely imbalanced data; TQI spatial smoothing effect</w:t>
            </w:r>
          </w:p>
        </w:tc>
        <w:tc>
          <w:tcPr>
            <w:tcW w:w="1053" w:type="pct"/>
          </w:tcPr>
          <w:p w14:paraId="4A2834E4" w14:textId="77777777" w:rsidR="003E7760" w:rsidRDefault="00000000">
            <w:pPr>
              <w:ind w:firstLineChars="0" w:firstLine="0"/>
              <w:jc w:val="center"/>
            </w:pPr>
            <w:r>
              <w:t>Algorithm performance degrades; localized severe defects masked by macroscopic indices</w:t>
            </w:r>
          </w:p>
        </w:tc>
        <w:tc>
          <w:tcPr>
            <w:tcW w:w="1046" w:type="pct"/>
          </w:tcPr>
          <w:p w14:paraId="0381FDCD" w14:textId="77777777" w:rsidR="003E7760" w:rsidRDefault="00000000">
            <w:pPr>
              <w:ind w:firstLineChars="0" w:firstLine="0"/>
              <w:jc w:val="center"/>
            </w:pPr>
            <w:r>
              <w:t xml:space="preserve">TQI reads "normal" while local sleepers are severely degraded; extreme sparsity reduces classifier </w:t>
            </w:r>
            <w:r>
              <w:lastRenderedPageBreak/>
              <w:t>reliability</w:t>
            </w:r>
          </w:p>
        </w:tc>
        <w:tc>
          <w:tcPr>
            <w:tcW w:w="927" w:type="pct"/>
          </w:tcPr>
          <w:p w14:paraId="2CF25553" w14:textId="29F699D4" w:rsidR="003E7760" w:rsidRDefault="00000000">
            <w:pPr>
              <w:ind w:firstLineChars="0" w:firstLine="0"/>
              <w:jc w:val="center"/>
            </w:pPr>
            <w:r>
              <w:rPr>
                <w:rFonts w:hint="eastAsia"/>
              </w:rPr>
              <w:lastRenderedPageBreak/>
              <w:fldChar w:fldCharType="begin"/>
            </w:r>
            <w:r w:rsidR="000A3919">
              <w:instrText xml:space="preserve"> ADDIN ZOTERO_ITEM CSL_CITATION {"citationID":"IdudxtzB","properties":{"formattedCitation":"(Guo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{"citationID":"CGq87BZY","properties":{"formattedCitation":"(Hou,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p>
        </w:tc>
      </w:tr>
      <w:tr w:rsidR="003E7760" w14:paraId="226243F5" w14:textId="77777777" w:rsidTr="003E7760">
        <w:tc>
          <w:tcPr>
            <w:tcW w:w="1109" w:type="pct"/>
          </w:tcPr>
          <w:p w14:paraId="020D4D5D" w14:textId="77777777" w:rsidR="003E7760" w:rsidRDefault="00000000">
            <w:pPr>
              <w:ind w:firstLineChars="0" w:firstLine="0"/>
              <w:jc w:val="center"/>
            </w:pPr>
            <w:bookmarkStart w:id="30" w:name="OLE_LINK45"/>
            <w:r>
              <w:t>Multi-wavelength Coupling Neglect</w:t>
            </w:r>
            <w:bookmarkEnd w:id="30"/>
          </w:p>
        </w:tc>
        <w:tc>
          <w:tcPr>
            <w:tcW w:w="864" w:type="pct"/>
          </w:tcPr>
          <w:p w14:paraId="535DA2EE" w14:textId="77777777" w:rsidR="003E7760" w:rsidRDefault="00000000">
            <w:pPr>
              <w:ind w:firstLineChars="0" w:firstLine="0"/>
              <w:jc w:val="center"/>
            </w:pPr>
            <w:r>
              <w:t>Defects at different wavelengths assessed independently; chord-based TICE error</w:t>
            </w:r>
          </w:p>
        </w:tc>
        <w:tc>
          <w:tcPr>
            <w:tcW w:w="1053" w:type="pct"/>
          </w:tcPr>
          <w:p w14:paraId="4A405C81" w14:textId="77777777" w:rsidR="003E7760" w:rsidRDefault="00000000">
            <w:pPr>
              <w:ind w:firstLineChars="0" w:firstLine="0"/>
              <w:jc w:val="center"/>
            </w:pPr>
            <w:r>
              <w:t>Dynamic coupling amplification ignored; maintenance priority misjudged</w:t>
            </w:r>
          </w:p>
        </w:tc>
        <w:tc>
          <w:tcPr>
            <w:tcW w:w="1046" w:type="pct"/>
          </w:tcPr>
          <w:p w14:paraId="22299BC1" w14:textId="77777777" w:rsidR="003E7760" w:rsidRDefault="00000000">
            <w:pPr>
              <w:ind w:firstLineChars="0" w:firstLine="0"/>
              <w:jc w:val="center"/>
            </w:pPr>
            <w:r>
              <w:t>Same defect yields different severity scores depending on chord start point</w:t>
            </w:r>
          </w:p>
        </w:tc>
        <w:tc>
          <w:tcPr>
            <w:tcW w:w="927" w:type="pct"/>
          </w:tcPr>
          <w:p w14:paraId="3148FB41" w14:textId="5C192C75" w:rsidR="003E7760" w:rsidRDefault="00000000">
            <w:pPr>
              <w:ind w:firstLineChars="0" w:firstLine="0"/>
              <w:jc w:val="center"/>
            </w:pPr>
            <w:r>
              <w:rPr>
                <w:rFonts w:hint="eastAsia"/>
              </w:rPr>
              <w:fldChar w:fldCharType="begin"/>
            </w:r>
            <w:r w:rsidR="000A3919">
              <w:instrText xml:space="preserve"> ADDIN ZOTERO_ITEM CSL_CITATION {"citationID":"B3HApfYa","properties":{"formattedCitation":"(OBrien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p>
        </w:tc>
      </w:tr>
      <w:tr w:rsidR="003E7760" w14:paraId="093B78C1" w14:textId="77777777" w:rsidTr="003E7760">
        <w:tc>
          <w:tcPr>
            <w:tcW w:w="1109" w:type="pct"/>
          </w:tcPr>
          <w:p w14:paraId="2ED5CED1" w14:textId="77777777" w:rsidR="003E7760" w:rsidRDefault="00000000">
            <w:pPr>
              <w:ind w:firstLineChars="0" w:firstLine="0"/>
              <w:jc w:val="center"/>
            </w:pPr>
            <w:r>
              <w:t>Reactive Maintenance Trap</w:t>
            </w:r>
          </w:p>
        </w:tc>
        <w:tc>
          <w:tcPr>
            <w:tcW w:w="864" w:type="pct"/>
          </w:tcPr>
          <w:p w14:paraId="5B6C0656" w14:textId="77777777" w:rsidR="003E7760" w:rsidRDefault="00000000">
            <w:pPr>
              <w:ind w:firstLineChars="0" w:firstLine="0"/>
              <w:jc w:val="center"/>
            </w:pPr>
            <w:r>
              <w:t>Threshold-triggered response only; microscopic coupling constraints ignored</w:t>
            </w:r>
          </w:p>
        </w:tc>
        <w:tc>
          <w:tcPr>
            <w:tcW w:w="1053" w:type="pct"/>
          </w:tcPr>
          <w:p w14:paraId="5A3BE5FC" w14:textId="77777777" w:rsidR="003E7760" w:rsidRDefault="00000000">
            <w:pPr>
              <w:ind w:firstLineChars="0" w:firstLine="0"/>
              <w:jc w:val="center"/>
            </w:pPr>
            <w:r>
              <w:t>No predictive capability; passive maintenance; localized interventions accelerate degradation</w:t>
            </w:r>
          </w:p>
        </w:tc>
        <w:tc>
          <w:tcPr>
            <w:tcW w:w="1046" w:type="pct"/>
          </w:tcPr>
          <w:p w14:paraId="46F2DF18" w14:textId="77777777" w:rsidR="003E7760" w:rsidRDefault="00000000">
            <w:pPr>
              <w:ind w:firstLineChars="0" w:firstLine="0"/>
              <w:jc w:val="center"/>
            </w:pPr>
            <w:r>
              <w:t>Tamping without subgrade treatment accelerates ballast wear; blind local interventions waste resources</w:t>
            </w:r>
          </w:p>
        </w:tc>
        <w:tc>
          <w:tcPr>
            <w:tcW w:w="927" w:type="pct"/>
          </w:tcPr>
          <w:p w14:paraId="6E6580CB" w14:textId="78F2C051" w:rsidR="003E7760" w:rsidRDefault="00000000">
            <w:pPr>
              <w:ind w:firstLineChars="0" w:firstLine="0"/>
              <w:jc w:val="center"/>
            </w:pPr>
            <w:r>
              <w:rPr>
                <w:rFonts w:hint="eastAsia"/>
              </w:rPr>
              <w:fldChar w:fldCharType="begin"/>
            </w:r>
            <w:r w:rsidR="000A3919">
              <w:instrText xml:space="preserve"> ADDIN ZOTERO_ITEM CSL_CITATION {"citationID":"DvU9z8xh","properties":{"formattedCitation":"(Zarembski,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p>
        </w:tc>
      </w:tr>
    </w:tbl>
    <w:p w14:paraId="5DFC605E" w14:textId="77777777" w:rsidR="003E7760" w:rsidRDefault="00000000">
      <w:pPr>
        <w:ind w:firstLine="480"/>
      </w:pPr>
      <w:del w:id="77" w:author="Codex" w:date="2026-07-04T13:34:55Z">
        <w:r>
          <w:delText>In conclusion, while macroscopic census measurements provide an essential baseline for network-level health screening, their systemic limitations comprehensively demonstrate that "top-down" macroscopic inspections can no longer independently satisfy the rigorous demands of modern railway safety. To break the cycle of reactive maintenance and bridge the fatal gaps in spatial masking, temporal lag, physical load discrepancies, and causal blindness, it is imperative to integrate targeted, short-term, and high-frequency "bottom-up" precise micro-inspection technologies.</w:delText>
        </w:r>
      </w:del>
      <w:ins w:id="78" w:author="Codex" w:date="2026-07-04T13:34:55Z">
        <w:r>
          <w:t>In conclusion, macroscopic census measurements remain indispensable for network-level screening, but they do not by themselves close the O&amp;M loop. Their outputs must be connected to targeted precision diagnosis, uncertainty-aware deterioration prediction and executable maintenance decisions; otherwise, the system remains trapped in delayed threshold exceedance and weakly verified intervention.</w:t>
        </w:r>
      </w:ins>
    </w:p>
    <w:p w14:paraId="000B8284" w14:textId="77777777" w:rsidR="003E7760" w:rsidRDefault="00000000">
      <w:pPr>
        <w:pStyle w:val="2"/>
      </w:pPr>
      <w:r>
        <w:t>Assessment and Decision-making</w:t>
      </w:r>
    </w:p>
    <w:p w14:paraId="335C30AC" w14:textId="77777777" w:rsidR="003E7760" w:rsidRDefault="00000000">
      <w:pPr>
        <w:pStyle w:val="3"/>
        <w:spacing w:before="156"/>
      </w:pPr>
      <w:bookmarkStart w:id="31" w:name="OLE_LINK25"/>
      <w:bookmarkStart w:id="32" w:name="OLE_LINK18"/>
      <w:r>
        <w:rPr>
          <w:rStyle w:val="30"/>
          <w:b/>
          <w:bCs/>
        </w:rPr>
        <w:t>Track Status Assessmen</w:t>
      </w:r>
      <w:r>
        <w:t>t</w:t>
      </w:r>
      <w:bookmarkEnd w:id="31"/>
      <w:r>
        <w:t xml:space="preserve"> </w:t>
      </w:r>
    </w:p>
    <w:p w14:paraId="0AB140FD" w14:textId="77777777" w:rsidR="003E7760" w:rsidRDefault="00000000">
      <w:pPr>
        <w:ind w:firstLineChars="300" w:firstLine="720"/>
      </w:pPr>
      <w:del w:id="287" w:author="Codex" w:date="2026-07-04T13:37:02Z">
        <w:r>
          <w:delText>Condition assessment of railway infrastructure is a critical engineering issue for ensuring operational safety and reducing maintenance costs. In recent years, this field has undergone a profound transformation from traditional manual inspections and contact-based measurements to automated sensing and data-driven intelligent analysis. This section provides a systematic review of the three dimensions of railway condition assessment: (1) traditional methods represented by track geometry measurement, ultrasonic inspection, eddy current testing, and shunt monitoring; (2) cutting-edge technologies represented by structural health monitoring, ground-penetrating radar, distributed optical fiber sensing, and 3D point cloud measurement; (3) artificial intelligence applications represented by deep learning-based object detection, time-series degradation prediction, transfer learning, and predictive maintenance. The review highlights three core trends: multimodal sensor fusion, maintenance decision optimization driven by digital twins and reinforcement learning, and transferable deep models based on large-scale public datasets. Current challenges center on three aspects: scarcity of labeled data, domain drift, and standardization of multi-sensor system integration.</w:delText>
        </w:r>
      </w:del>
      <w:ins w:id="288" w:author="Codex" w:date="2026-07-04T13:37:02Z">
        <w:r>
          <w:t>Condition assessment is the interface between raw perception and maintenance action. The key question is not whether an algorithm can classify a defect, but whether the assessment converts heterogeneous observations into decision-ready variables such as physical state, confidence level, deterioration trend, threshold-exceedance probability and repairable engineering object.</w:t>
        </w:r>
      </w:ins>
    </w:p>
    <w:bookmarkEnd w:id="33"/>
    <w:p w14:paraId="4DAA88E3" w14:textId="77777777" w:rsidR="003E7760" w:rsidRDefault="00000000">
      <w:pPr>
        <w:ind w:firstLineChars="300" w:firstLine="720"/>
      </w:pPr>
      <w:r>
        <w:t>Railways are the backbone of modern transportation systems, and the integrity of their infrastructure directly affects operational safety and transportation efficiency. According to statistics, infrastructure failures—including broken rails, ballast settlement, and bridge damage—are among the leading causes of railway accidents</w:t>
      </w:r>
      <w:r>
        <w:fldChar w:fldCharType="begin"/>
      </w:r>
      <w:r>
        <w:instrText xml:space="preserve"> ADDIN ZOTERO_ITEM CSL_CITATION {"citationID":"ftEd6KeW","properties":{"formattedCitation":"(Bianchi {\\i{}et al.}, 2025a)","plainCitation":"(Bianchi et al., 2025a)","noteIndex":0},"citationItems":[{"id":1930,"uris":["http://zotero.org/users/12349779/items/YTP4MRK4"],"itemData":{"id":1930,"type":"article-journal","abstract":"The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Engineering","DOI":"10.1177/16878132241285631","ISSN":"1687-8132","issue":"1","language":"EN","page":"16878132241285631","publisher":"SAGE Publications","source":"SAGE Journals","title":"Systematic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2025a)</w:t>
      </w:r>
      <w:r>
        <w:fldChar w:fldCharType="end"/>
      </w:r>
      <w:r>
        <w:t>.</w:t>
      </w:r>
      <w:r>
        <w:rPr>
          <w:rFonts w:hint="eastAsia"/>
        </w:rPr>
        <w:t xml:space="preserve"> </w:t>
      </w:r>
      <w:r>
        <w:t>Traditional periodic manual inspections are no longer sufficient to meet the inspection needs of modern high-density, high-speed rail networks; as a result, automated, continuous, and intelligent condition assessment technologies have become a hot topic of research.</w:t>
      </w:r>
      <w:r>
        <w:rPr>
          <w:rFonts w:hint="eastAsia"/>
        </w:rPr>
        <w:t xml:space="preserve"> </w:t>
      </w:r>
      <w:r>
        <w:t>The scope of railway condition assessment encompasses track structures (rails, fasteners, sleepers, ballast, and subgrade), bridge and tunnel structures, as well as functional equipment such as overhead contact systems and turnouts. The objectives of such assessments can be categorized into three areas: defect detection, condition grading, and degradation trend prediction, which correspond to the three maintenance strategies of reactive repair, condition-based maintenance, and predictive maintenance, respectively</w:t>
      </w:r>
      <w:r>
        <w:fldChar w:fldCharType="begin"/>
      </w:r>
      <w:r>
        <w:instrText xml:space="preserve"> ADDIN ZOTERO_ITEM CSL_CITATION {"citationID":"pe9TxxUy","properties":{"formattedCitation":"(Bris-Pe\\uc0\\u241{}alver, Verdecia-Pe\\uc0\\u241{}a and Alonso, 2026a)","plainCitation":"(Bris-Peñalver, Verdecia-Peña and Alonso, 2026a)","noteIndex":0},"citationItems":[{"id":1933,"uris":["http://zotero.org/users/12349779/items/VCJ7MB3R"],"itemData":{"id":1933,"type":"article-journal","abstract":"Rail transport is central to achieving sustainable and energy-efficient mobility, and its digitalization is accelerating the adoption of condition-based maintenance (CBM) strategies. However, existing maintenance practices remain largely reactive or rely on limited rule-based diagnostics, which constrain safety, interoperability, and lifecycle optimization. This survey provides a comprehensive and structured review of Artificial Intelligence techniques applied to the preventive, predictive, and prescriptive maintenance of railway infrastructure. We analyze and compare machine learning and deep learning approaches—including neural networks, support vector machines, random forests, genetic algorithms, and end-to-end deep models—applied to parameters such as track geometry, vibration-based monitoring, and imaging-based inspection. The survey highlights the dominant data sources and feature engineering techniques, evaluates the model performance across subsystems, and identifies research gaps related to data quality, cross-network generalization, model robustness, and integration with real-time asset management platforms. We further discuss emerging research directions, including Digital Twins, edge AI, and Cyber–Physical predictive systems, which position AI as an enabler of autonomous infrastructure management. This survey defines the key challenges and opportunities to guide future research and standardization in intelligent railway maintenance ecosystems.","container-title":"Sensors (Basel, Switzerland)","DOI":"10.3390/s26030906","ISSN":"1424-8220","issue":"3","journalAbbreviation":"Sensors (Basel)","language":"en","page":"906","PMID":"41682422","PMCID":"PMC12899784","source":"PubMed Central","title":"A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I."}],"issued":{"date-parts":[["2026",1,30]]}}}],"schema":"https://github.com/citation-style-language/schema/raw/master/csl-citation.json"} </w:instrText>
      </w:r>
      <w:r>
        <w:fldChar w:fldCharType="separate"/>
      </w:r>
      <w:r>
        <w:rPr>
          <w:rFonts w:cs="Times New Roman"/>
          <w:kern w:val="0"/>
        </w:rPr>
        <w:t>(Bris-Peñalver, Verdecia-Peña and Alonso, 2026a)</w:t>
      </w:r>
      <w:r>
        <w:fldChar w:fldCharType="end"/>
      </w:r>
      <w:r>
        <w:t>.</w:t>
      </w:r>
      <w:r>
        <w:rPr>
          <w:rFonts w:hint="eastAsia"/>
        </w:rPr>
        <w:t xml:space="preserve"> </w:t>
      </w:r>
    </w:p>
    <w:p w14:paraId="39873F90" w14:textId="77777777" w:rsidR="003E7760" w:rsidRDefault="00000000">
      <w:pPr>
        <w:ind w:firstLineChars="300" w:firstLine="720"/>
      </w:pPr>
      <w:del w:id="79" w:author="Codex" w:date="2026-07-04T13:34:55Z">
        <w:r>
          <w:rPr>
            <w:rFonts w:hint="eastAsia"/>
          </w:rPr>
          <w:delText>As we mentioned in the Introduction part before, several systematic reviews have provided an overview of the current state of the field in recent years. Bianchi et al.(2025b) provided a comprehensive classification of monitoring technologies ranging from classical to modern methods; Khajehdezfuly, Azizipour and Kaewunruen (2025) have reviewed more than 500 studies on AI applications and systematically described the current status of AI technology adoption across various components and fields within the railway sector. Building on the aforementioned work, this section constructs a comprehensive review framework spanning three tiers—traditional, cutting-edge, and AI—with a focus on methodological dimensions, supplemented by technological maturity and application scenarios.</w:delText>
        </w:r>
      </w:del>
      <w:ins w:id="80" w:author="Codex" w:date="2026-07-04T13:34:55Z">
        <w:r>
          <w:rPr>
            <w:rFonts w:hint="eastAsia"/>
          </w:rPr>
          <w:t>Building on these reviews, this section emphasizes what existing methods still miss from a closed-loop O&amp;M perspective: causal observability, spatial-temporal alignment, uncertainty quantification, lifecycle prediction, decision optimization and feedback after physical intervention.</w:t>
        </w:r>
      </w:ins>
    </w:p>
    <w:p w14:paraId="5BFDB5F9" w14:textId="77777777" w:rsidR="003E7760" w:rsidRDefault="00000000">
      <w:pPr>
        <w:pStyle w:val="af7"/>
        <w:numPr>
          <w:ilvl w:val="0"/>
          <w:numId w:val="3"/>
        </w:numPr>
        <w:ind w:firstLineChars="0"/>
        <w:rPr>
          <w:b/>
          <w:bCs/>
        </w:rPr>
      </w:pPr>
      <w:r>
        <w:rPr>
          <w:b/>
          <w:bCs/>
        </w:rPr>
        <w:t>Track Geometry Condition Assessment</w:t>
      </w:r>
    </w:p>
    <w:p w14:paraId="13AB106D" w14:textId="77777777" w:rsidR="003E7760" w:rsidRDefault="00000000">
      <w:pPr>
        <w:ind w:firstLineChars="100" w:firstLine="240"/>
      </w:pPr>
      <w:r>
        <w:t>The core task of evaluating track geometry inspection data is to convert multidimensional measurements into quantifiable condition ratings to support maintenance decisions. Among the most widely used metrics are the Track Quality Index (TQI) and the Track Geometry Index (TGI), both of which are quantitative indicators that assess the condition of railway tracks by evaluating multiple geometric parameters</w:t>
      </w:r>
      <w:r>
        <w:rPr>
          <w:rFonts w:hint="eastAsia"/>
        </w:rPr>
        <w:t xml:space="preserve"> </w:t>
      </w:r>
      <w:r>
        <w:fldChar w:fldCharType="begin"/>
      </w:r>
      <w:r>
        <w:instrText xml:space="preserve"> ADDIN ZOTERO_ITEM CSL_CITATION {"citationID":"ptfKznpR","properties":{"formattedCitation":"(Safari Tarbozagh {\\i{}et al.}, 2026)","plainCitation":"(Safari Tarbozagh et al., 2026)","noteIndex":0},"citationItems":[{"id":1885,"uris":["http://zotero.org/users/12349779/items/799AJ3YQ"],"itemData":{"id":1885,"type":"article-journal","abstract":"Maintaining track geometry within tolerance is essential for safe, efficient, and economical railway operations. This review—framed around both aggregate degradation trends and isolated defects—synthesizes five modeling families (empirical, mechanistic, statistical, probabilistic, and machine learning) and evaluates them against five criteria: predictive accuracy, uncertainty quantification, network-scale scalability, interpretability, and computational cost. Empirical and mechanistic models offer transparent, physics-based insights at low computational cost, yet typically lack dynamic train–track interaction modeling and explicit uncertainty estimates. Statistical and probabilistic approaches (stochastic processes, Markov chains, Bayesian inference) support long-term planning and maintenance scheduling but require extensive high-quality data and careful calibration. Machine-learning methods—particularly random forests and convolutional neural network–long short-term memory hybrids—achieve high accuracy on complex spatio-temporal patterns; however, they depend on European Standard EN 13848-1/-5–compliant preprocessing, well-labeled datasets, and dedicated interpretability measures. A persistent cross-cutting gap is the under-detection of isolated defects, driven by label scarcity and the smoothing inherent in section-level indices (e.g., track quality index/standard deviation). Priority directions include: (i) low-computational-cost hybrid frameworks via knowledge distillation and quantization for network-wide deployment; (ii) multivariate Bayesian and point-process models to jointly represent standard deviation of longitudinal level/standard deviation of horizontal alignment and localized jumps; (iii) internet of things/edge analytics for low-latency detection; and (iv) interpretable uncertainty (e.g., Monte Carlo dropout, local interpretable model-agnostic explanations/Shapley additive explanations). Balancing accuracy, scalability, real-time operation, uncertainty quantification, and interpretability is pivotal for transitioning from reactive maintenance to intelligent, self-adaptive asset management. © 2026 The Author(s).","container-title":"Results in Engineering","DOI":"10.1016/j.rineng.2026.109583","ISSN":"2590-1230","journalAbbreviation":"Result.  Eng.","language":"en","publisher":"Elsevier B.V.","source":"Scopus","title":"Railway track geometry degradation: A review of prediction methods","title-short":"Railway track geometry degradation","volume":"29","author":[{"family":"Safari Tarbozagh","given":"Alireza"},{"family":"Mohammadzadeh","given":"Saeed"},{"family":"Esmaeili","given":"Morteza"},{"family":"Nadermohammady","given":"Sina"}],"issued":{"date-parts":[["2026"]]}}}],"schema":"https://github.com/citation-style-language/schema/raw/master/csl-citation.json"} </w:instrText>
      </w:r>
      <w:r>
        <w:fldChar w:fldCharType="separate"/>
      </w:r>
      <w:r>
        <w:rPr>
          <w:rFonts w:cs="Times New Roman"/>
          <w:kern w:val="0"/>
        </w:rPr>
        <w:t xml:space="preserve">(Safari Tarbozagh </w:t>
      </w:r>
      <w:r>
        <w:rPr>
          <w:rFonts w:cs="Times New Roman"/>
          <w:i/>
          <w:iCs/>
          <w:kern w:val="0"/>
        </w:rPr>
        <w:t>et al.</w:t>
      </w:r>
      <w:r>
        <w:rPr>
          <w:rFonts w:cs="Times New Roman"/>
          <w:kern w:val="0"/>
        </w:rPr>
        <w:t>, 2026)</w:t>
      </w:r>
      <w:r>
        <w:fldChar w:fldCharType="end"/>
      </w:r>
      <w:r>
        <w:t>.</w:t>
      </w:r>
      <w:r>
        <w:rPr>
          <w:rFonts w:hint="eastAsia"/>
        </w:rPr>
        <w:t xml:space="preserve"> </w:t>
      </w:r>
      <w:r>
        <w:t xml:space="preserve">The core significance of these two types of metrics lies in condensing the geometric dispersion of spatial distribution into a single </w:t>
      </w:r>
      <w:r>
        <w:lastRenderedPageBreak/>
        <w:t>management metric, thereby enabling the prioritized allocation of maintenance resources.</w:t>
      </w:r>
    </w:p>
    <w:p w14:paraId="1853B5CE" w14:textId="77777777" w:rsidR="003E7760" w:rsidRDefault="00000000">
      <w:pPr>
        <w:ind w:firstLineChars="100" w:firstLine="240"/>
      </w:pPr>
      <w:r>
        <w:t>However, the degradation of the geometric condition is also related to changes in the support conditions of the ballast and subgrade; relying solely on the TQI</w:t>
      </w:r>
      <w:r>
        <w:rPr>
          <w:rFonts w:hint="eastAsia"/>
        </w:rPr>
        <w:t xml:space="preserve"> or TGI</w:t>
      </w:r>
      <w:r>
        <w:t xml:space="preserve"> makes it difficult to distinguish between different degradation mechanisms.</w:t>
      </w:r>
      <w:r>
        <w:rPr>
          <w:rFonts w:hint="eastAsia"/>
        </w:rPr>
        <w:t xml:space="preserve"> </w:t>
      </w:r>
      <w:r>
        <w:fldChar w:fldCharType="begin"/>
      </w:r>
      <w:r>
        <w:instrText xml:space="preserve"> ADDIN ZOTERO_ITEM CSL_CITATION {"citationID":"DOlOZ0W4","properties":{"formattedCitation":"(Morais {\\i{}et al.}, 2023)","plainCitation":"(Morais et al., 2023)","dontUpdate":true,"noteIndex":0},"citationItems":[{"id":1943,"uris":["http://zotero.org/users/12349779/items/MFBVY9K4"],"itemData":{"id":1943,"type":"article-journal","abstract":"A novel methodology to evaluate railway track support conditions is currently being developed. This methodology is based on modal analysis of the multi-element system composed by the railway infrastructure and an instrumented railway vehicle. It belongs to the group of vibration-based structural damage identification methods and is focused on observing the characteristic frequencies of this multi-element system, which can be related with changes in the physical properties of the railway infrastructure. As opposed to other vehicle-based track monitoring methods, the proposed methodology should enable condition assessment of the railway infrastructure subgrade, an element that is often neglected during railway monitoring operations. Since this methodology is vehicle-based, it can be used to assess the entire extension of a railway infrastructure to gather data regarding the support conditions of the track. It can also assess the evolution of track support conditions over time by comparing different rides over the same railway stretch. An important aspect of this methodology that still lacks validation is the topic of characterizing track support conditions of a railway infrastructure through its natural frequencies. The suitability of the theoretical model behind this methodology is another aspect that needs to be assessed. Numerical simulations tests using the multibody simulation software Simpack® are currently being performed to address both topics. This paper describes some of the simulations performed in this context, including a description of the numerical models used. The obtained results support the selected theoretical model and the overall validity of the proposed methodology.","container-title":"Engineering Failure Analysis","DOI":"10.1016/j.engfailanal.2023.107483","journalAbbreviation":"Engineering Failure Analysis","language":"en","page":"107483","source":"ResearchGate","title":"Railway track support condition assessment — methodology validation using numerical simulations","volume":"152","author":[{"family":"Morais","given":"J."},{"family":"Fortunato","given":"Eduardo"},{"family":"Ribeiro","given":"Diogo"},{"family":"Calçada","given":"Rui"},{"family":"Mendes","given":"Joaquim"}],"issued":{"date-parts":[["2023",7,1]]}}}],"schema":"https://github.com/citation-style-language/schema/raw/master/csl-citation.json"} </w:instrText>
      </w:r>
      <w:r>
        <w:fldChar w:fldCharType="separate"/>
      </w:r>
      <w:r>
        <w:rPr>
          <w:rFonts w:cs="Times New Roman"/>
          <w:kern w:val="0"/>
        </w:rPr>
        <w:t xml:space="preserve">Morais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2023)</w:t>
      </w:r>
      <w:r>
        <w:fldChar w:fldCharType="end"/>
      </w:r>
      <w:r>
        <w:t xml:space="preserve"> propose</w:t>
      </w:r>
      <w:r>
        <w:rPr>
          <w:rFonts w:hint="eastAsia"/>
        </w:rPr>
        <w:t>d</w:t>
      </w:r>
      <w:r>
        <w:t xml:space="preserve"> a method for assessing the condition of railway track supports based on modal analysis of the natural frequencies of multi-unit systems. This approach utilizes tools for monitoring and analyzing the natural frequencies of specific sections of the railway track to obtain information regarding the condition of the track support system—particularly the subgrade.</w:t>
      </w:r>
      <w:r>
        <w:rPr>
          <w:rFonts w:hint="eastAsia"/>
        </w:rPr>
        <w:t xml:space="preserve"> </w:t>
      </w:r>
      <w:r>
        <w:t xml:space="preserve">By incorporating tensor decomposition analysis, </w:t>
      </w:r>
      <w:r>
        <w:fldChar w:fldCharType="begin"/>
      </w:r>
      <w:r>
        <w:instrText xml:space="preserve"> ADDIN ZOTERO_ITEM CSL_CITATION {"citationID":"Dp1m8q8X","properties":{"formattedCitation":"(Woldemariam and Attoh-Okine, 2025)","plainCitation":"(Woldemariam and Attoh-Okine, 2025)","dontUpdate":true,"noteIndex":0},"citationItems":[{"id":1946,"uris":["http://zotero.org/users/12349779/items/CU2VIATY"],"itemData":{"id":1946,"type":"article-journal","abstract":"AbstractRailroad systems generate large amounts of data, which, when effectively analyzed,\ncan significantly enhance maintenance decisions to improve safety and system performance.\nTensor decomposition, as an advanced multidimensional data analysis tool, ...","container-title":"ASCE-ASME Journal of Risk and Uncertainty in Engineering Systems, Part A: Civil Engineering","DOI":"10.1061/AJRUA6.RUENG-1367","issue":"1","language":"en","page":"04024079","publisher":"American Society of Civil Engineers","source":"ASCE","title":"Multiway analytics applied to railway track geometry and ballast conditions","volume":"11","author":[{"family":"Woldemariam","given":"Petros"},{"family":"Attoh-Okine","given":"Nii"}],"issued":{"date-parts":[["2025",3,1]]}}}],"schema":"https://github.com/citation-style-language/schema/raw/master/csl-citation.json"} </w:instrText>
      </w:r>
      <w:r>
        <w:fldChar w:fldCharType="separate"/>
      </w:r>
      <w:r>
        <w:rPr>
          <w:rFonts w:cs="Times New Roman"/>
        </w:rPr>
        <w:t>Woldemariam</w:t>
      </w:r>
      <w:r>
        <w:rPr>
          <w:rFonts w:cs="Times New Roman" w:hint="eastAsia"/>
        </w:rPr>
        <w:t xml:space="preserve"> </w:t>
      </w:r>
      <w:r>
        <w:rPr>
          <w:rFonts w:cs="Times New Roman"/>
        </w:rPr>
        <w:t>and Attoh-Okine</w:t>
      </w:r>
      <w:r>
        <w:rPr>
          <w:rFonts w:cs="Times New Roman" w:hint="eastAsia"/>
        </w:rPr>
        <w:t xml:space="preserve"> (</w:t>
      </w:r>
      <w:r>
        <w:rPr>
          <w:rFonts w:cs="Times New Roman"/>
        </w:rPr>
        <w:t>2025)</w:t>
      </w:r>
      <w:r>
        <w:fldChar w:fldCharType="end"/>
      </w:r>
      <w:r>
        <w:rPr>
          <w:rFonts w:hint="eastAsia"/>
        </w:rPr>
        <w:t xml:space="preserve"> </w:t>
      </w:r>
      <w:r>
        <w:t>developed a joint model of multi-cycle geometric data and subgrade performance indicators, identifying spatial correlation degradation patterns that cannot be captured by the scalar TQI statistic—such as cyclic exceedances in specific mileage sections—and revealing the physical mechanism of localized support instability rather than global uniform degradation.</w:t>
      </w:r>
    </w:p>
    <w:p w14:paraId="6FEE8DC7" w14:textId="77777777" w:rsidR="003E7760" w:rsidRDefault="00000000">
      <w:pPr>
        <w:pStyle w:val="af7"/>
        <w:numPr>
          <w:ilvl w:val="0"/>
          <w:numId w:val="3"/>
        </w:numPr>
        <w:ind w:firstLineChars="0"/>
        <w:rPr>
          <w:b/>
          <w:bCs/>
        </w:rPr>
      </w:pPr>
      <w:r>
        <w:rPr>
          <w:b/>
          <w:bCs/>
        </w:rPr>
        <w:t>Internal Rail Defect Assessment</w:t>
      </w:r>
    </w:p>
    <w:p w14:paraId="0B6A25D0" w14:textId="77777777" w:rsidR="003E7760" w:rsidRDefault="00000000">
      <w:pPr>
        <w:ind w:firstLineChars="100" w:firstLine="240"/>
      </w:pPr>
      <w:r>
        <w:t>The objective of analyzing ultrasonic testing signals is to extract information regarding the location, size, and type of defects from the echo sequence, thereby establishing a quantitative mapping from “signal anomalies” to “defect grades.” Phased Array Ultrasonic Testing (PAUT) uses electronic scanning to cover multiple incidence angles in a single excitation; its S/B/C scan images directly display the distribution of reflection amplitudes within the cross-section, providing a richer information source for defect</w:t>
      </w:r>
      <w:r>
        <w:rPr>
          <w:rFonts w:hint="eastAsia"/>
        </w:rPr>
        <w:t xml:space="preserve"> </w:t>
      </w:r>
      <w:r>
        <w:t>geometric reconstruction than single-probe A-scan testing</w:t>
      </w:r>
      <w:r>
        <w:rPr>
          <w:rFonts w:hint="eastAsia"/>
        </w:rPr>
        <w:t xml:space="preserve"> </w:t>
      </w:r>
      <w:r>
        <w:fldChar w:fldCharType="begin"/>
      </w:r>
      <w:r>
        <w:instrText xml:space="preserve"> ADDIN ZOTERO_ITEM CSL_CITATION {"citationID":"M16O7oHR","properties":{"formattedCitation":"(Garcia and Zhang, 2006; Phrommahakul {\\i{}et al.}, 2025)","plainCitation":"(Garcia and Zhang, 2006; Phrommahakul et al., 2025)","noteIndex":0},"citationItems":[{"id":1949,"uris":["http://zotero.org/users/12349779/items/DHMKSD92"],"itemData":{"id":1949,"type":"article-journal","language":"en-US","note":"number: DOT/FRA/ORD-06/17","source":"trid.trb.org","title":"Application of ultrasonic phased arrays for rail flaw inspection","URL":"https://trid.trb.org/View/809374","author":[{"family":"Garcia","given":"Greg"},{"family":"Zhang","given":"Jinchi"}],"accessed":{"date-parts":[["2026",4,2]]},"issued":{"date-parts":[["2006",7]]}},"label":"page"},{"id":1952,"uris":["http://zotero.org/users/12349779/items/W8WHV5CX"],"itemData":{"id":1952,"type":"article-journal","abstract":"The Phased Array Ultrasonic Technique (PAUT) is an advanced non-destructive inspection method that utilizes an array of ultrasonic testing (UT) probes consisting of several small elements. The laboratory used an artificial crack on the rail steel grade 900A/ R260 test block to study the principles of PAUT and how to measure the defect’s reliability and accuracy. On-site studies were done on railroad tracks with different structures. Rail steel grade 900A/ R260, Hadfield steel, and thermite welded joints. No defects were found during the inspection at the crossing nose of the two positions. Only a darker shade of color in the area has an impact load from the wheel applied when a train changes to another direction. Inspection was also performed for the Thermit welded rail joint with two position defects. The inspection results found defects such as porosity, with an echo (A%) value exceeding 80%, but it does not require rejection according to the BART standard.","container-title":"E3S Web of Conferences","DOI":"10.1051/e3sconf/202560201009","journalAbbreviation":"E3S Web of Conferences","language":"en","source":"ResearchGate","title":"Detection of rail defects using phased array ultrasonic technique","volume":"602","author":[{"family":"Phrommahakul","given":"Nichapa"},{"family":"Kongpuang","given":"Manwika"},{"family":"Sani","given":"Suhaidee"},{"family":"Katib","given":"Anas"},{"family":"Sulong","given":"Fittriya"}],"issued":{"date-parts":[["2025",1,14]]}},"label":"page"}],"schema":"https://github.com/citation-style-language/schema/raw/master/csl-citation.json"} </w:instrText>
      </w:r>
      <w:r>
        <w:fldChar w:fldCharType="separate"/>
      </w:r>
      <w:r>
        <w:rPr>
          <w:rFonts w:cs="Times New Roman"/>
          <w:kern w:val="0"/>
        </w:rPr>
        <w:t xml:space="preserve">(Garcia and Zhang, 2006; Phrommahakul </w:t>
      </w:r>
      <w:r>
        <w:rPr>
          <w:rFonts w:cs="Times New Roman"/>
          <w:i/>
          <w:iCs/>
          <w:kern w:val="0"/>
        </w:rPr>
        <w:t>et al.</w:t>
      </w:r>
      <w:r>
        <w:rPr>
          <w:rFonts w:cs="Times New Roman"/>
          <w:kern w:val="0"/>
        </w:rPr>
        <w:t>, 2025)</w:t>
      </w:r>
      <w:r>
        <w:fldChar w:fldCharType="end"/>
      </w:r>
      <w:r>
        <w:t>.</w:t>
      </w:r>
      <w:r>
        <w:rPr>
          <w:rFonts w:hint="eastAsia"/>
        </w:rPr>
        <w:t xml:space="preserve"> </w:t>
      </w:r>
    </w:p>
    <w:p w14:paraId="7FB98DEC" w14:textId="77777777" w:rsidR="003E7760" w:rsidRDefault="00000000">
      <w:pPr>
        <w:ind w:firstLineChars="100" w:firstLine="240"/>
      </w:pPr>
      <w:r>
        <w:t>Deep learning methods have significantly improved the efficiency of automated ultrasound image assessment</w:t>
      </w:r>
      <w:r>
        <w:fldChar w:fldCharType="begin"/>
      </w:r>
      <w:r>
        <w:instrText xml:space="preserve"> ADDIN ZOTERO_ITEM CSL_CITATION {"citationID":"5KzhB39E","properties":{"formattedCitation":"(Islam and Olm, 2024; Lu {\\i{}et al.}, 2024)","plainCitation":"(Islam and Olm, 2024; Lu et al., 2024)","noteIndex":0},"citationItems":[{"id":1955,"uris":["http://zotero.org/users/12349779/items/8PP9F9X2"],"itemData":{"id":1955,"type":"article-journal","abstract":"The increasing number of passengers and services using railways and the corresponding increase in rail use has caused the acceleration of rail wear and surface defects which makes rail defect identification an important issue for rail maintenance and monitoring to ensure safe and efficient operation. Traditional visual inspection methods for identifying rail defects are time-consuming, less accurate, and associated with human errors. Deep learning has been used to improve railway maintenance and monitoring tasks. This study aims to develop a structured model for detecting railway artifacts and defects by comparing different deep-learning models using ultrasonic image data. This research showed whether it is practical to identify rail indications using image classification and object detection techniques from ultrasonic data and which model performs better among the above-mentioned methods. The methodology includes data processing, labeling, and using different conventional neural networks to develop the model for both image classification and object detection. The results of CNNs for image classification, and YOLOv5 for object detection show 98%, and 99% accuracy respectively. These models can identify rail artifacts efficiently and accurately in real-life scenarios, which can improve automated railway infrastructure monitoring and maintenance.","container-title":"Ultrasonics","DOI":"10.1016/j.ultras.2024.107314","ISSN":"0041-624X","journalAbbreviation":"Ultrasonics","language":"en","page":"107314","source":"ScienceDirect","title":"Deep learning techniques to detect rail indications from ultrasonic data for automated rail monitoring and maintenance","volume":"140","author":[{"family":"Islam","given":"Md Ashraful"},{"family":"Olm","given":"Georg"}],"issued":{"date-parts":[["2024",5,1]]}},"label":"page"},{"id":1959,"uris":["http://zotero.org/users/12349779/items/CYUYWP94"],"itemData":{"id":1959,"type":"article-journal","abstract":"Ultrasonic technology is widely used in the field of rail defects detection. 3D reconstruction of rail defects can intuitively restore the 3D size and spatial position of the defects inside the rail. Currently, ultrasound-based 3D reconstruction requires a multi-probe or mechanical scanning platform in a laboratory setting, which is not suitable for the railway environment. In addition, 3D reconstruction requires a large amount of data, making it difficult to collect sufficient ultrasonic 3D defect data for long-distance rail inspections. This paper proposes an ultrasonic field-guided 3D reconstruction method combined with machine learning hybrid physics for rail defects. It combines both sound field GAN model to reconstruct the defect 3D model from the 2D B-scan data. The proposed method can generate a defect cross-sectional image using a deep learning algorithm guided by the acoustic field in the B-scan space, and extract the 3D size information of the defect from the 2D B-scan information by establish a defect echo model. By stablishing a spatial mapping relationship between the B-scan and the rail coordinate system, the position of the defect in the rail coordinate system is obtained. The defect data of standard damage rails are tested. Experiment results indicate that the defects in different parts of the rail can be reconstructed by the proposed method. The average size error rate is 9.56%–21.14 %, and the average height error is 3.458mm–6.353 mm.","container-title":"NDT &amp; E International","DOI":"10.1016/j.ndteint.2024.103174","ISSN":"0963-8695","journalAbbreviation":"NDT &amp; E International","page":"103174","source":"ScienceDirect","title":"Hybrid physics machine learning for ultrasonic field guided 3D generation and reconstruction of rail defects","volume":"146","author":[{"family":"Lu","given":"Xue Lei"},{"family":"Gao","given":"Bin"},{"family":"Woo","given":"Wai Lok"},{"family":"Xiao","given":"Xiang"},{"family":"Zhan","given":"Dong"},{"family":"Huang","given":"Chengliang"}],"issued":{"date-parts":[["2024",9,1]]}},"label":"page"}],"schema":"https://github.com/citation-style-language/schema/raw/master/csl-citation.json"} </w:instrText>
      </w:r>
      <w:r>
        <w:fldChar w:fldCharType="separate"/>
      </w:r>
      <w:r>
        <w:rPr>
          <w:rFonts w:cs="Times New Roman"/>
          <w:kern w:val="0"/>
        </w:rPr>
        <w:t xml:space="preserve">(Islam and Olm, 2024; Lu </w:t>
      </w:r>
      <w:r>
        <w:rPr>
          <w:rFonts w:cs="Times New Roman"/>
          <w:i/>
          <w:iCs/>
          <w:kern w:val="0"/>
        </w:rPr>
        <w:t>et al.</w:t>
      </w:r>
      <w:r>
        <w:rPr>
          <w:rFonts w:cs="Times New Roman"/>
          <w:kern w:val="0"/>
        </w:rPr>
        <w:t>, 2024)</w:t>
      </w:r>
      <w:r>
        <w:fldChar w:fldCharType="end"/>
      </w:r>
      <w:r>
        <w:t>.</w:t>
      </w:r>
      <w:r>
        <w:rPr>
          <w:rFonts w:hint="eastAsia"/>
        </w:rPr>
        <w:t xml:space="preserve"> </w:t>
      </w:r>
      <w:r>
        <w:t>Related studies have demonstrated that the adoption of deep learning models enables the efficient and accurate identification of defects in track components in real-world scenarios, thereby helping to enhance the level of automated monitoring and maintenance of railway infrastructure.</w:t>
      </w:r>
    </w:p>
    <w:p w14:paraId="6AF5CA63" w14:textId="77777777" w:rsidR="003E7760" w:rsidRDefault="00000000">
      <w:pPr>
        <w:pStyle w:val="af7"/>
        <w:numPr>
          <w:ilvl w:val="0"/>
          <w:numId w:val="3"/>
        </w:numPr>
        <w:ind w:firstLineChars="0"/>
        <w:rPr>
          <w:b/>
          <w:bCs/>
        </w:rPr>
      </w:pPr>
      <w:r>
        <w:rPr>
          <w:rFonts w:hint="eastAsia"/>
          <w:b/>
          <w:bCs/>
        </w:rPr>
        <w:t>W</w:t>
      </w:r>
      <w:r>
        <w:rPr>
          <w:b/>
          <w:bCs/>
        </w:rPr>
        <w:t>heel–Rail Dynamic Condition Assessment</w:t>
      </w:r>
    </w:p>
    <w:p w14:paraId="6E4CAFC3" w14:textId="77777777" w:rsidR="003E7760" w:rsidRDefault="00000000">
      <w:pPr>
        <w:ind w:firstLineChars="100" w:firstLine="240"/>
      </w:pPr>
      <w:r>
        <w:t>Vehicle-track dynamic models are widely used to analyze the response of the wheel-rail interface, axle boxes, or the vehicle body in order to assess track conditions and detect surface defects in the rails, or to analyze vertical and lateral wheel-rail forces based on the vehicle’s response</w:t>
      </w:r>
      <w:r>
        <w:rPr>
          <w:rFonts w:hint="eastAsia"/>
        </w:rPr>
        <w:t xml:space="preserve"> </w:t>
      </w:r>
      <w:r>
        <w:fldChar w:fldCharType="begin"/>
      </w:r>
      <w:r>
        <w:instrText xml:space="preserve"> ADDIN ZOTERO_ITEM CSL_CITATION {"citationID":"ZD13w9BT","properties":{"formattedCitation":"(Yang {\\i{}et al.}, 2026)","plainCitation":"(Yang et al., 2026)","noteIndex":0},"citationItems":[{"id":1965,"uris":["http://zotero.org/users/12349779/items/G8SXZSIA"],"itemData":{"id":1965,"type":"article-journal","abstract":"The analysis of wheel–rail dynamics behaviour provides a quantifiable method to assess the service performance of heavy haul railway rails. However, traditional vehicle–rail dynamics (VRD) models rely on global statistical track irregularity data, which limits their accuracy and practicality, especially when evaluating minor local rail surface damages. To address this issue, this paper proposes a prior data-driven VRD model (PDVRD), that integrates visual detection and dynamic analysis to evaluate rails’ performance. First, rail surface conditions are detected using an R-P image attention fusion network (RP-AFN), based on multisource information such as images, rail profiles, and geometric parameters. Then, in accordance with the analysis of the damage characteristics, the surface damages are mapped using corresponding local excitation functions. And then these data are automatically positioned and superimposed on the measured track irregularities. Subsequently, employing the superimposed excitations as input, the PDVRD model is developed and used to make simulations, the results of which are compared with those obtained with the traditional VRD model. Finally, the correlation between simulated and measured vibrations is analyzed globally and in localized damaged areas. Results show that the PDVRD model’s simulation aligns well with actual vibration responses both globally and locally, while the traditional VRD model shows significant discrepancies in local areas. The comparison results validate the effectiveness and superiority of the proposed method.","container-title":"Expert Systems with Applications","DOI":"10.1016/j.eswa.2025.130011","ISSN":"0957-4174","journalAbbreviation":"Expert Systems with Applications","language":"en","page":"130011","source":"ScienceDirect","title":"A hybrid diagnosis method for rail service status based on the analysis of wheel–rail dynamics behavior with a PDVRD model","volume":"299","author":[{"family":"Yang","given":"Nengpu"},{"family":"Zhou","given":"Miao"},{"family":"Wang","given":"Wenkun"},{"family":"Chen","given":"Xi"},{"family":"Cao","given":"Yuan"}],"issued":{"date-parts":[["2026",3,1]]}}}],"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2026)</w:t>
      </w:r>
      <w:r>
        <w:fldChar w:fldCharType="end"/>
      </w:r>
      <w:r>
        <w:t>.</w:t>
      </w:r>
      <w:r>
        <w:rPr>
          <w:rFonts w:hint="eastAsia"/>
        </w:rPr>
        <w:t xml:space="preserve"> </w:t>
      </w:r>
      <w:r>
        <w:t xml:space="preserve">Early rail dynamics models were largely based on the theory of continuous elastic beams, simplifying the rail to an Euler-Bernoulli beam or a Timoshenko beam. These models combined a discrete elastic support model to simulate the track-bed support system and used analytical methods to </w:t>
      </w:r>
      <w:r>
        <w:lastRenderedPageBreak/>
        <w:t xml:space="preserve">solve for the coupled vibration response of heavy-haul vehicles and the track. For example, </w:t>
      </w:r>
      <w:r>
        <w:fldChar w:fldCharType="begin"/>
      </w:r>
      <w:r>
        <w:instrText xml:space="preserve"> ADDIN ZOTERO_ITEM CSL_CITATION {"citationID":"gwjDVFEo","properties":{"formattedCitation":"(Chen {\\i{}et al.}, 2022)","plainCitation":"(Chen et al., 2022)","dontUpdate":true,"noteIndex":0},"citationItems":[{"id":1968,"uris":["http://zotero.org/users/12349779/items/4ZF97EXL"],"itemData":{"id":1968,"type":"article-journal","abstract":"The rail fastener plays an important role in supporting the rail and isolating the train-track system vibrations. Its damage detection is therefore an inevitable part in railway maintenance to ensure the system performance. Recently, deep learning techniques are widely applied to structural health monitoring, including damage detection of the rail fastener based on visions. However, the vision-based detection is mainly limited to visible damages. To address this limitation, this work presents a vibration-based detection method by introducing the fully convolutional network (FCN) to identify invisible damages of fasteners. Firstly, three damage categories are defined and five damage degrees are equivalently represented by modifying the stiffness and damping coefficients of target fasteners. Then, a vehicle-track vertically coupled dynamics model with variable vehicle speeds is established to obtain axle box accelerations (ABAs) under excitations of fastener damage and track irregularity. Finally, a fastener damage detection network is designed based on the FCN architecture to predict damage degrees by inputting the ABA, the track irregularity and the vehicle speed simultaneously. The detection performance is estimated and the network robustness to noise is analysed. The results show that the proposed method is capable of achieving accurate, real-time and robust identification of the fastener damage.","container-title":"Vehicle System Dynamics","DOI":"10.1080/00423114.2021.1896010","ISSN":"0042-3114","issue":"7","note":"_eprint: https://doi.org/10.1080/00423114.2021.1896010","page":"2191-2210","publisher":"Taylor &amp; Francis","source":"Taylor and Francis+NEJM","title":"Vibration-based damage detection of rail fastener using fully convolutional networks","volume":"60","author":[{"family":"Chen","given":"Mei"},{"family":"Zhai","given":"Wanming"},{"family":"Zhu","given":"Shengyang"},{"family":"Xu","given":"Lei"},{"family":"Sun","given":"Yu"}],"issued":{"date-parts":[["2022",7,3]]}}}],"schema":"https://github.com/citation-style-language/schema/raw/master/csl-citation.json"} </w:instrText>
      </w:r>
      <w:r>
        <w:fldChar w:fldCharType="separate"/>
      </w:r>
      <w:r>
        <w:rPr>
          <w:rFonts w:cs="Times New Roman"/>
          <w:kern w:val="0"/>
        </w:rPr>
        <w:t xml:space="preserve">Chen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2022)</w:t>
      </w:r>
      <w:r>
        <w:fldChar w:fldCharType="end"/>
      </w:r>
      <w:r>
        <w:rPr>
          <w:rFonts w:hint="eastAsia"/>
        </w:rPr>
        <w:t xml:space="preserve"> </w:t>
      </w:r>
      <w:r>
        <w:t>developed a vehicle-track coupled dynamic model capable of detecting track irregularities, ballast settlement, and fastener damage, thereby assessing the extent of track deterioration.</w:t>
      </w:r>
      <w:r>
        <w:rPr>
          <w:rFonts w:hint="eastAsia"/>
        </w:rPr>
        <w:t xml:space="preserve"> </w:t>
      </w:r>
    </w:p>
    <w:p w14:paraId="127B7C76" w14:textId="77777777" w:rsidR="003E7760" w:rsidRDefault="00000000">
      <w:pPr>
        <w:ind w:firstLineChars="100" w:firstLine="240"/>
      </w:pPr>
      <w:r>
        <w:t>In addition to developing dynamic models, data-driven methods are also frequently employed to evaluate track conditions.</w:t>
      </w:r>
      <w:r>
        <w:rPr>
          <w:rFonts w:hint="eastAsia"/>
        </w:rPr>
        <w:t xml:space="preserve"> </w:t>
      </w:r>
      <w:r>
        <w:fldChar w:fldCharType="begin"/>
      </w:r>
      <w:r>
        <w:instrText xml:space="preserve"> ADDIN ZOTERO_ITEM CSL_CITATION {"citationID":"MsgjWs2o","properties":{"formattedCitation":"(Perrin {\\i{}et al.}, 2015)","plainCitation":"(Perrin et al., 2015)","dontUpdate":true,"noteIndex":0},"citationItems":[{"id":1972,"uris":["http://zotero.org/users/12349779/items/KVV8VSEH"],"itemData":{"id":1972,"type":"article-journal","abstract":"In a context of increasing interoperability, several high speed trains are likely to run on the same tracks, whereas they have been originally designed for specific railway networks. Due to different mechanical properties, the dynamic behaviors of the vehicles will be very different from one train to another. The track-vehicle system being strongly non-linear, the dynamic interaction between the vehicle and the railway track has moreover to be analyzed not only on a few track portions but on the whole realm of possibilities of running conditions that the train can be confronted to during its life cycle. The idea of this paper is therefore to show to what extent this influence of the track geometry variability on the train dynamics can be analyzed from the coupling of a deterministic multibody modeling of the train with a track geometry stochastic modeling, which has been identified and validated from experimental data.","container-title":"Mechanical Systems and Signal Processing","DOI":"10.1016/j.ymssp.2015.01.004","ISSN":"0888-3270","journalAbbreviation":"Mechanical Systems and Signal Processing","page":"945-957","source":"ScienceDirect","title":"Quantification of the influence of the track geometry variability on the train dynamics","volume":"60-61","author":[{"family":"Perrin","given":"G."},{"family":"Duhamel","given":"D."},{"family":"Soize","given":"C."},{"family":"Funfschilling","given":"C."}],"issued":{"date-parts":[["2015",8,1]]}}}],"schema":"https://github.com/citation-style-language/schema/raw/master/csl-citation.json"} </w:instrText>
      </w:r>
      <w:r>
        <w:fldChar w:fldCharType="separate"/>
      </w:r>
      <w:r>
        <w:rPr>
          <w:rFonts w:cs="Times New Roman"/>
          <w:kern w:val="0"/>
        </w:rPr>
        <w:t xml:space="preserve">Perrin </w:t>
      </w:r>
      <w:r>
        <w:rPr>
          <w:rFonts w:cs="Times New Roman"/>
          <w:i/>
          <w:iCs/>
          <w:kern w:val="0"/>
        </w:rPr>
        <w:t>et al.</w:t>
      </w:r>
      <w:r>
        <w:rPr>
          <w:rFonts w:cs="Times New Roman" w:hint="eastAsia"/>
          <w:kern w:val="0"/>
        </w:rPr>
        <w:t xml:space="preserve"> (</w:t>
      </w:r>
      <w:r>
        <w:rPr>
          <w:rFonts w:cs="Times New Roman"/>
          <w:kern w:val="0"/>
        </w:rPr>
        <w:t>2015)</w:t>
      </w:r>
      <w:r>
        <w:fldChar w:fldCharType="end"/>
      </w:r>
      <w:r>
        <w:rPr>
          <w:rFonts w:hint="eastAsia"/>
        </w:rPr>
        <w:t xml:space="preserve"> </w:t>
      </w:r>
      <w:r>
        <w:t>constructed a four-dimensional random field model of track irregularities to extract the probability density characteristics of vehicle responses</w:t>
      </w:r>
      <w:r>
        <w:rPr>
          <w:rFonts w:hint="eastAsia"/>
        </w:rPr>
        <w:t xml:space="preserve">. </w:t>
      </w:r>
      <w:r>
        <w:fldChar w:fldCharType="begin"/>
      </w:r>
      <w:r>
        <w:instrText xml:space="preserve"> ADDIN ZOTERO_ITEM CSL_CITATION {"citationID":"GulS0t94","properties":{"formattedCitation":"(Masoomi and Jalili, 2017)","plainCitation":"(Masoomi and Jalili, 2017)","dontUpdate":true,"noteIndex":0},"citationItems":[{"id":1970,"uris":["http://zotero.org/users/12349779/items/ERPVIXY8"],"itemData":{"id":1970,"type":"article-journal","abstract":"With increase in the axle load and wagon speed, the cost of damage to rail track and wagon components increases significantly. This leads to widespread interests in the investigation of the dynamic interactions of the rail track and the wagon. Rail irregularities are one of the important vibration sources of the rail track structure and train. These irregularities have generally random distribution that are assumed to be stationary random and ergodic processes in space, with Gaussian amplitude probability densities and zero mean values. In this paper, the dynamic response of the railway vehicle due to random irregularity of rail track is analysed. The wagon is modelled as a two degrees-of-freedom non-linear model where includes non-linear spring and linear damper of primary suspension system. The Hertzian contact theory is used to obtain the relationship between normal contact force and the displacement of the mass centre of the wheel. Using the method of multiple scales the analytical approximate response of the railway vehicle due to track irregularities is obtained. The amplitudes of vibrations of the vehicle and the interaction forces between the vehicle and the rail for different line grades and train speeds have been analysed analytically by this model. According to the results, rail irregularities have more effect on the vertical acceleration of the vehicle than the train speed.","container-title":"Proceedings of the Institution of Mechanical Engineers, Part K: Journal of Multi-body Dynamics","DOI":"10.1177/1464419316679554","ISSN":"1464-4193","issue":"4","journalAbbreviation":"Proceedings of the Institution of Mechanical Engineers, Part K: Journal of Multi-body Dynamics","language":"EN","page":"591-607","publisher":"SAGE Publications","source":"SAGE Journals","title":"Non-linear vibration analysis of a 2-DOF railway vehicle model under random rail excitation","volume":"231","author":[{"family":"Masoomi","given":"Mohsen"},{"family":"Jalili","given":"Mohammad Mahdi"}],"issued":{"date-parts":[["2017",12,1]]}}}],"schema":"https://github.com/citation-style-language/schema/raw/master/csl-citation.json"} </w:instrText>
      </w:r>
      <w:r>
        <w:fldChar w:fldCharType="separate"/>
      </w:r>
      <w:r>
        <w:rPr>
          <w:rFonts w:cs="Times New Roman"/>
        </w:rPr>
        <w:t xml:space="preserve">Masoomi and Jalili </w:t>
      </w:r>
      <w:r>
        <w:rPr>
          <w:rFonts w:cs="Times New Roman" w:hint="eastAsia"/>
        </w:rPr>
        <w:t>(</w:t>
      </w:r>
      <w:r>
        <w:rPr>
          <w:rFonts w:cs="Times New Roman"/>
        </w:rPr>
        <w:t>2017)</w:t>
      </w:r>
      <w:r>
        <w:fldChar w:fldCharType="end"/>
      </w:r>
      <w:r>
        <w:rPr>
          <w:rFonts w:hint="eastAsia"/>
        </w:rPr>
        <w:t xml:space="preserve"> </w:t>
      </w:r>
      <w:r>
        <w:t>further developed a vehicle dynamics model that accounts for nonlinear suspension, revealing the statistical effects of random road irregularities on the system’s dynamic response.</w:t>
      </w:r>
    </w:p>
    <w:p w14:paraId="63F66FAD" w14:textId="77777777" w:rsidR="003E7760" w:rsidRDefault="00000000">
      <w:pPr>
        <w:ind w:firstLineChars="0" w:firstLine="240"/>
      </w:pPr>
      <w:r>
        <w:t>However, purely data-driven methods for condition assessment and service life prediction generally suffer from insurmountable “black box” limitations. On the one hand, data models rely heavily on massive amounts of comprehensive, high-quality historical labeled data. In the complex and ever-changing operational environment of heavy-haul railways, where models must contend with severe noise interference, rare failures with small sample sizes, and unknown operating conditions, their generalization capabilities and robustness often face severe challenges. On the other hand, when performing feature extraction and trend inference, simple machine learning, deep neural networks, or large language models are completely detached from the inherent mechanical evolution mechanisms of the track system. This results in models that not only lack clear physical interpretability, but whose assessment decisions may even violate basic laws of dynamics and energy conservation.</w:t>
      </w:r>
      <w:r>
        <w:rPr>
          <w:rFonts w:hint="eastAsia"/>
        </w:rPr>
        <w:t xml:space="preserve"> </w:t>
      </w:r>
      <w:r>
        <w:t>In the latter part of this section, we will explore a method for assessing the service condition of railway tracks based on a physical-information neural network</w:t>
      </w:r>
      <w:r>
        <w:rPr>
          <w:rFonts w:hint="eastAsia"/>
        </w:rPr>
        <w:t xml:space="preserve"> (PINN)</w:t>
      </w:r>
      <w:r>
        <w:t>.</w:t>
      </w:r>
    </w:p>
    <w:bookmarkEnd w:id="32"/>
    <w:p w14:paraId="4EB7A2CF" w14:textId="77777777" w:rsidR="003E7760" w:rsidRDefault="00000000">
      <w:pPr>
        <w:pStyle w:val="3"/>
        <w:spacing w:before="156"/>
      </w:pPr>
      <w:del w:id="81" w:author="Codex" w:date="2026-07-04T13:34:55Z">
        <w:r>
          <w:delText>Railway operation and maintenance</w:delText>
        </w:r>
      </w:del>
      <w:ins w:id="82" w:author="Codex" w:date="2026-07-04T13:34:55Z">
        <w:r>
          <w:t>Decision and Execution Bottlenecks</w:t>
        </w:r>
      </w:ins>
    </w:p>
    <w:p w14:paraId="112847C1" w14:textId="66DA4D5F" w:rsidR="003E7760" w:rsidRDefault="00000000">
      <w:pPr>
        <w:ind w:firstLine="480"/>
      </w:pPr>
      <w:del w:id="289" w:author="Codex" w:date="2026-07-04T13:37:02Z">
        <w:r>
          <w:delText>Railway operation and maintenance (O&amp;M) is a fundamental component for ensuring the safety, reliability, efficiency, and economic performance of railway systems. It covers multiple subsystems, including tracks, bridges, tunnels, power supply, signalling and communication, rolling stock, stations, and train operation organization. Compared with general industrial maintenance, railway O&amp;M is characterized by large-scale assets, complex service environments, strong coupling among subsystems, limited maintenance windows, and strict safety constraints (Davari et al., 2021). With the continuous expansion of high-speed railway, heavy-haul railway, and urban rail transit networks, traditional maintenance modes that rely mainly on manual inspection, periodic repair, and experience-based judgement are no longer sufficient to meet the increasing requirements for high reliability, high availability, and low life-cycle cost. Therefore, railway maintenance is gradually shifting from corrective maintenance and scheduled maintenance toward condition-based maintenance, predictive maintenance, and intelligent decision-making (Rodríguez-Hernández et al., 2025a).</w:delText>
        </w:r>
      </w:del>
      <w:ins w:id="290" w:author="Codex" w:date="2026-07-04T13:37:02Z">
        <w:r>
          <w:t>The main O&amp;M bottleneck is the gap between digital diagnosis and executable field intervention. Railway decisions must specify where to intervene, when the possession window is available, which repair action is physically appropriate, how resources are allocated, and how post-maintenance measurement verifies whether the intervention changed the infrastructure state as intended.</w:t>
        </w:r>
      </w:ins>
    </w:p>
    <w:p w14:paraId="51557C45" w14:textId="27D769FB" w:rsidR="003E7760" w:rsidRDefault="00000000">
      <w:pPr>
        <w:ind w:firstLine="480"/>
      </w:pPr>
      <w:r>
        <w:t xml:space="preserve">From the perspective of technological evolution, one of the most significant changes in railway O&amp;M lies in the transformation of data acquisition methods. Traditional maintenance mainly depends on manual patrols, periodic inspection vehicles, and field experience records, which often results in low-frequency, weakly structured, and fragmented data. These limitations make it difficult to support real-time diagnosis and long-term degradation prediction. In recent years, track inspection vehicles, onboard vibration sensors, wayside monitoring systems, machine vision, unmanned aerial vehicles, LiDAR, and Internet of Things devices have been increasingly applied to the monitoring of tracks, turnouts, bridges, tunnels, overhead contact systems, and rolling stock </w:t>
      </w:r>
      <w:r>
        <w:fldChar w:fldCharType="begin"/>
      </w:r>
      <w:r w:rsidR="000A3919">
        <w:instrText xml:space="preserve"> ADDIN ZOTERO_ITEM CSL_CITATION {"citationID":"1DM7MuCh","properties":{"unsorted":false,"formattedCitation":"(Sedghi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t xml:space="preserve">. As a result, railway O&amp;M data have become multi-source, heterogeneous, high-frequency, and strongly coupled in both space and time. More frequent, automated, and standardized inspection methods can improve the repeatability, consistency, and usability of maintenance data, thereby providing a foundation for machine learning and predictive maintenance </w:t>
      </w:r>
      <w:r>
        <w:fldChar w:fldCharType="begin"/>
      </w:r>
      <w:r w:rsidR="000A3919">
        <w:instrText xml:space="preserve"> ADDIN ZOTERO_ITEM CSL_CITATION {"citationID":"ORKo1Fh0","properties":{"unsorted":false,"formattedCitation":"(Bris-Pe\\uc0\\u241{}alver,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rPr>
          <w:rFonts w:hint="eastAsia"/>
        </w:rPr>
        <w:t>.</w:t>
      </w:r>
    </w:p>
    <w:p w14:paraId="578D5601" w14:textId="6EA9B5B1" w:rsidR="003E7760" w:rsidRDefault="00000000">
      <w:pPr>
        <w:ind w:firstLine="480"/>
      </w:pPr>
      <w:r>
        <w:t xml:space="preserve">In terms of condition diagnosis and health assessment, machine learning and deep learning methods have been widely used in railway track geometry degradation prediction, rail defect detection, turnout fault diagnosis, rolling stock anomaly detection, and overhead contact system condition assessment </w:t>
      </w:r>
      <w:r>
        <w:fldChar w:fldCharType="begin"/>
      </w:r>
      <w:r w:rsidR="000A3919">
        <w:instrText xml:space="preserve"> ADDIN ZOTERO_ITEM CSL_CITATION {"citationID":"ugCU4GRy","properties":{"unsorted":false,"formattedCitation":"(Bai {\\i{}et al.}, 2015; Falamarzi, Moridpour and Nazem, 2019)","plainCitation":"(Bai et al., 2015; Falamarzi, Moridpour and Nazem, 2019)","noteIndex":0},"citationItems":[{"id":"owbJ2Ida/fkNPTQIL","uris":["http://zotero.org/users/9021464/items/HG49VFW5"],"itemData":{"id":2494,"type":"article-journal","abstract":"Irregularities in railway tracks are a key factor influencing the safety of trains. In this paper, rail track is considered to consist of consecutive track maintenance units whose individual defect states can be quantified in terms of a track quality index. A Markov stochastic process approach is used to evaluate the deterioration of a maintenance unit. A hazard model is formulated using the heterogeneity of the maintenance units, and a matrix of the Markov transition probabilities is constructed. The parameters of the developed models are estimated via a maximum log-likelihood function. The prediction model is validated with track irregularity data measured using track geometry cars.","container-title":"PROCEEDINGS OF THE INSTITUTION OF MECHANICAL ENGINEERS PART F-JOURNAL OF RAIL AND RAPID TRANSIT","DOI":"10.1177/0954409713503460","ISSN":"0954-4097, 2041-3017","issue":"2","note":"Web of Science ID: WOS:000347423100004","page":"150-159","title":"Markov-based model for the prediction of railway track irregularities","volume":"229","author":[{"family":"Bai","given":"Lei"},{"family":"Liu","given":"Rengkui"},{"family":"Sun","given":"Quanxin"},{"family":"Wang","given":"Futian"},{"family":"Xu","given":"Peng"}],"issued":{"date-parts":[["2015",2]]}}},{"id":"owbJ2Ida/1uXzCDf2","uris":["http://zotero.org/users/9021464/items/IH8BZTT4"],"itemData":{"id":2516,"type":"article-journal","abstract":"Although vibration is considered as one of the important factors in passenger ride comfort, yet it has not been applied for predicting tram track degradation in tram network. Rail track degradation prediction models form an essential part of the rail infrastructure maintenance management systems. Vibration can be measured by acceleration signals. The acceleration signal is derived from the movement of railway vehicles on rail structure. In this study, vehicle acceleration data along with other track structural parameters have been used to predict tram track degradation index which can be considered as a representative of tram track quality. The index used in this study has been developed based on a mixture of tram track geometry deviations of several years. Three types of machine learning models have been employed for creating the prediction models. In this study, Melbourne tram network data have been applied for developing as well as predicting the degradation index. Based on the evaluation results, the proposed random forest regression model made more accurate predictions on track degradation compared to other developed models. The results of this study can help tram track managers to deploy cost-effective maintenance strategies by applying vehicle acceleration data in their decision-making processes.","container-title":"STRUCTURE AND INFRASTRUCTURE ENGINEERING","DOI":"10.1080/15732479.2019.1615963","ISSN":"1573-2479, 1744-8980","issue":"10","note":"Web of Science ID: WOS:000470583800001","page":"1308-1318","title":"Development of a tram track degradation prediction model based on the acceleration data","volume":"15","author":[{"family":"Falamarzi","given":"Amir"},{"family":"Moridpour","given":"Sara"},{"family":"Nazem","given":"Majidreza"}],"issued":{"date-parts":[["2019",10,3]]}}}],"schema":"https://github.com/citation-style-language/schema/raw/master/csl-citation.json"} </w:instrText>
      </w:r>
      <w:r>
        <w:fldChar w:fldCharType="separate"/>
      </w:r>
      <w:r>
        <w:rPr>
          <w:rFonts w:cs="Times New Roman"/>
          <w:kern w:val="0"/>
        </w:rPr>
        <w:t xml:space="preserve">(Bai </w:t>
      </w:r>
      <w:r>
        <w:rPr>
          <w:rFonts w:cs="Times New Roman"/>
          <w:i/>
          <w:iCs/>
          <w:kern w:val="0"/>
        </w:rPr>
        <w:t>et al.</w:t>
      </w:r>
      <w:r>
        <w:rPr>
          <w:rFonts w:cs="Times New Roman"/>
          <w:kern w:val="0"/>
        </w:rPr>
        <w:t>, 2015; Falamarzi, Moridpour and Nazem, 2019)</w:t>
      </w:r>
      <w:r>
        <w:fldChar w:fldCharType="end"/>
      </w:r>
      <w:r>
        <w:t>. Existing studies generally focus on data sources such as track geometry measurements, vibration responses, and image-based inspection data. Commonly used methods include support vector machines, random forests, artificial neural networks, deep learning models, and genetic algorithms</w:t>
      </w:r>
      <w:r>
        <w:fldChar w:fldCharType="begin"/>
      </w:r>
      <w:r w:rsidR="000A3919">
        <w:instrText xml:space="preserve"> ADDIN ZOTERO_ITEM CSL_CITATION {"citationID":"RhgO52Sj","properties":{"unsorted":false,"formattedCitation":"(Mohammadi and He, 2022; Rodr\\uc0\\u237{}guez-Hern\\uc0\\u225{}ndez {\\i{}et al.}, 2025a)","plainCitation":"(Mohammadi and He, 2022; Rodríguez-Hernández et al., 2025a)","noteIndex":0},"citationItems":[{"id":"owbJ2Ida/kwdBSnp6","uris":["http://zotero.org/users/9021464/items/IQ6J34CN"],"itemData":{"id":1733,"type":"article-journal","abstract":"Developing optimal rail renewal and maintenance planning that minimizes long-term costs and risks of failure is of paramount importance for railroad i…","call-number":"1","container-title":"Reliability Engineering &amp; System Safety","DOI":"10.1016/j.ress.2022.108615","ISSN":"0951-8320","language":"en-US","page":"108615","publisher":"Elsevier","source":"8.1","title":"A deep reinforcement learning approach for rail renewal and maintenance planning","volume":"225","author":[{"family":"Mohammadi","given":"Reza"},{"family":"He","given":"Qing"}],"issued":{"date-parts":[["2022",9,1]]}}},{"id":"owbJ2Ida/fGiAGc8Q","uris":["http://zotero.org/users/9021464/items/L5HJBCFB"],"itemData":{"id":3160,"type":"article-journal","abstract":"This paper conducts a comprehensive review of the role of digitalization in railway maintenance management, particularly through the lens of the Inter...","container-title":"Infrastructures","DOI":"10.3390/infrastructures10040096","ISSN":"2412-3811","issue":"4","language":"en","license":"http://creativecommons.org/licenses/by/3.0/","publisher":"Multidisciplinary Digital Publishing Institute","source":"www.mdpi.com","title":"Digitalization as an Enabler in Railway Maintenance: A Review from “The International Union of Railways Asset Management Framework” Perspective","title-short":"Digitalization as an Enabler in Railway Maintenance","URL":"https://www.mdpi.com/2412-3811/10/4/96","volume":"10","author":[{"family":"Rodríguez-Hernández","given":"Mauricio"},{"family":"Crespo-Márquez","given":"Adolfo"},{"family":"Sánchez-Herguedas","given":"Antonio"},{"family":"González-Prida","given":"Vicente"}],"accessed":{"date-parts":[["2026",3,14]]},"issued":{"date-parts":[["2025",4,11]]}}}],"schema":"https://github.com/citation-style-language/schema/raw/master/csl-citation.json"} </w:instrText>
      </w:r>
      <w:r>
        <w:fldChar w:fldCharType="separate"/>
      </w:r>
      <w:r>
        <w:rPr>
          <w:rFonts w:cs="Times New Roman"/>
          <w:kern w:val="0"/>
        </w:rPr>
        <w:t xml:space="preserve">(Mohammadi and He, 2022; Rodríguez-Hernández </w:t>
      </w:r>
      <w:r>
        <w:rPr>
          <w:rFonts w:cs="Times New Roman"/>
          <w:i/>
          <w:iCs/>
          <w:kern w:val="0"/>
        </w:rPr>
        <w:t>et al.</w:t>
      </w:r>
      <w:r>
        <w:rPr>
          <w:rFonts w:cs="Times New Roman"/>
          <w:kern w:val="0"/>
        </w:rPr>
        <w:t>, 2025a)</w:t>
      </w:r>
      <w:r>
        <w:fldChar w:fldCharType="end"/>
      </w:r>
      <w:r>
        <w:t>. Compared with traditional statistical models, data-driven methods are capable of extracting complex degradation patterns from historical data. However, they still face several challenges, including unstable data quality, imbalanced samples, insufficient model interpretability, and limited generalization ability across different lines and operating conditions</w:t>
      </w:r>
      <w:r>
        <w:fldChar w:fldCharType="begin"/>
      </w:r>
      <w:r w:rsidR="000A3919">
        <w:instrText xml:space="preserve"> ADDIN ZOTERO_ITEM CSL_CITATION {"citationID":"07Sy9onP","properties":{"unsorted":false,"formattedCitation":"(Bris-Pe\\uc0\\u241{}alver,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t>. For track geometry degradation prediction, machine learning has become an important research direction, but its engineering application still depends on high-quality historical inspection data, reasonable feature construction, and effective linkage between inspection records and maintenance records</w:t>
      </w:r>
      <w:r>
        <w:rPr>
          <w:rFonts w:hint="eastAsia"/>
        </w:rPr>
        <w:t xml:space="preserve"> </w:t>
      </w:r>
      <w:r>
        <w:fldChar w:fldCharType="begin"/>
      </w:r>
      <w:r w:rsidR="000A3919">
        <w:instrText xml:space="preserve"> ADDIN ZOTERO_ITEM CSL_CITATION {"citationID":"otJvbh1R","properties":{"unsorted":false,"formattedCitation":"(Yingying Liao {\\i{}et al.}, 2022)","plainCitation":"(Yingying Liao et al., 2022)","noteIndex":0},"citationItems":[{"id":"owbJ2Ida/HK0WGy0I","uris":["http://zotero.org/users/9021464/items/I28IQRVN"],"itemData":{"id":3204,"type":"article-journal","container-title":"Sensors","issue":"19","page":"7275","publisher":"MDPI","source":"Google Scholar","title":"Prediction models for railway track geometry degradation using machine learning methods: a review","title-short":"Prediction models for railway track geometry degradation using machine learning methods","volume":"22","author":[{"family":"Liao","given":"Yingying"},{"family":"Han","given":"Lei"},{"family":"Wang","given":"Haoyu"},{"family":"Zhang","given":"Hougui"}],"issued":{"date-parts":[["2022"]]}}}],"schema":"https://github.com/citation-style-language/schema/raw/master/csl-citation.json"} </w:instrText>
      </w:r>
      <w:r>
        <w:fldChar w:fldCharType="separate"/>
      </w:r>
      <w:r>
        <w:rPr>
          <w:rFonts w:cs="Times New Roman"/>
          <w:kern w:val="0"/>
        </w:rPr>
        <w:t xml:space="preserve">(Yingying Liao </w:t>
      </w:r>
      <w:r>
        <w:rPr>
          <w:rFonts w:cs="Times New Roman"/>
          <w:i/>
          <w:iCs/>
          <w:kern w:val="0"/>
        </w:rPr>
        <w:t>et al.</w:t>
      </w:r>
      <w:r>
        <w:rPr>
          <w:rFonts w:cs="Times New Roman"/>
          <w:kern w:val="0"/>
        </w:rPr>
        <w:t>, 2022)</w:t>
      </w:r>
      <w:r>
        <w:fldChar w:fldCharType="end"/>
      </w:r>
      <w:r>
        <w:t>.</w:t>
      </w:r>
    </w:p>
    <w:p w14:paraId="642956A1" w14:textId="781C0E35" w:rsidR="003E7760" w:rsidRDefault="00000000">
      <w:pPr>
        <w:ind w:firstLine="480"/>
      </w:pPr>
      <w:r>
        <w:t xml:space="preserve">In the field of maintenance planning and scheduling, railway O&amp;M needs to answer not only “where the fault is” and “when it may occur”, but also “when to maintain”, “how to maintain”, “which tasks should be prioritized”, and “which resources should be assigned”. Since railway maintenance is usually constrained by </w:t>
      </w:r>
      <w:r>
        <w:lastRenderedPageBreak/>
        <w:t xml:space="preserve">maintenance windows, line capacity, construction resources, equipment accessibility, and train operation plans, maintenance decision-making has typical characteristics of combinatorial optimization </w:t>
      </w:r>
      <w:r>
        <w:fldChar w:fldCharType="begin"/>
      </w:r>
      <w:r w:rsidR="000A3919">
        <w:instrText xml:space="preserve"> ADDIN ZOTERO_ITEM CSL_CITATION {"citationID":"RE6kJE8K","properties":{"unsorted":false,"formattedCitation":"(Sedghi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rPr>
          <w:rFonts w:hint="eastAsia"/>
        </w:rPr>
        <w:t>.</w:t>
      </w:r>
      <w:r>
        <w:t xml:space="preserve"> Existing studies have regarded railway track maintenance planning and scheduling as a multi-level decision-making problem, involving strategic asset renewal, tactical maintenance task arrangement, and operational scheduling of maintenance windows, personnel, and equipment. Although optimization models, heuristic algorithms, and decision support frameworks have been widely adopted, further improvements are still needed in terms of multi-component coupling, dynamic uncertainty, and practical engineering feasibility </w:t>
      </w:r>
      <w:r>
        <w:fldChar w:fldCharType="begin"/>
      </w:r>
      <w:r w:rsidR="000A3919">
        <w:instrText xml:space="preserve"> ADDIN ZOTERO_ITEM CSL_CITATION {"citationID":"x9tgwUe5","properties":{"unsorted":false,"formattedCitation":"(Bressi, Santos and Losa, 2021)","plainCitation":"(Bressi, Santos and Losa, 2021)","noteIndex":0},"citationItems":[{"id":"owbJ2Ida/1lESKo5S","uris":["http://zotero.org/users/9021464/items/DTZQ5TF4"],"itemData":{"id":3008,"type":"article-journal","abstract":"An optimization-based maintenance scheduling framework is an essential tool to plan the necessary investment to maintain the required performance of a railway line. In the present study, a methodology is proposed to minimize the present value of the life cycle maintenance costs and maximize the life cycle quality level of the track-bed considering different levels of reliability. Probabilistic degradation models are developed for predicting the evolution of the railway track condition over time. Afterwards, a Genetic Algorithm based optimization procedure is applied for obtaining a set of optimal solutions taking into account several constrains. The proposed methodology is applied to an Italian railway track-line case study. The results show that it is possible to develop a decision support system to help railway managers to schedule railway track maintenance operations based on the optimal trade-off between maintenance costs and railway track geometry condition for different levels of reliability.","container-title":"Reliability Engineering &amp; System Safety","DOI":"10.1016/j.ress.2020.107359","ISSN":"0951-8320","journalAbbreviation":"Reliability Engineering &amp; System Safety","page":"107359","source":"ScienceDirect","title":"Optimization of maintenance strategies for railway track-bed considering probabilistic degradation models and different reliability levels","volume":"207","author":[{"family":"Bressi","given":"Sara"},{"family":"Santos","given":"João"},{"family":"Losa","given":"Massimo"}],"issued":{"date-parts":[["2021",3,1]]}}}],"schema":"https://github.com/citation-style-language/schema/raw/master/csl-citation.json"} </w:instrText>
      </w:r>
      <w:r>
        <w:fldChar w:fldCharType="separate"/>
      </w:r>
      <w:r>
        <w:rPr>
          <w:rFonts w:cs="Times New Roman"/>
        </w:rPr>
        <w:t>(Bressi, Santos and Losa, 2021)</w:t>
      </w:r>
      <w:r>
        <w:fldChar w:fldCharType="end"/>
      </w:r>
      <w:r>
        <w:t>.</w:t>
      </w:r>
    </w:p>
    <w:p w14:paraId="20ED3868" w14:textId="3F493E24" w:rsidR="003E7760" w:rsidRDefault="00000000">
      <w:pPr>
        <w:ind w:firstLine="480"/>
      </w:pPr>
      <w:r>
        <w:t xml:space="preserve">With the development of digital technologies, railway O&amp;M is evolving from single-equipment condition prediction toward system-level asset management. Digital O&amp;M is not simply the electronic transformation of paper-based records. Instead, it integrates equipment condition, maintenance history, operation plans, risk levels, and resource allocation into a unified information framework through technologies such as big data, the Internet of Things, artificial intelligence, BIM/GIS, and digital twins </w:t>
      </w:r>
      <w:r>
        <w:fldChar w:fldCharType="begin"/>
      </w:r>
      <w:r w:rsidR="000A3919">
        <w:instrText xml:space="preserve"> ADDIN ZOTERO_ITEM CSL_CITATION {"citationID":"freR1GFw","properties":{"unsorted":false,"formattedCitation":"(Rodr\\uc0\\u237{}guez-Hern\\uc0\\u225{}ndez {\\i{}et al.}, 2025b)","plainCitation":"(Rodríguez-Hernández et al., 2025b)","noteIndex":0},"citationItems":[{"id":"owbJ2Ida/mhNi4qup","uris":["http://zotero.org/users/9021464/items/L8MDIL3U"],"itemData":{"id":3205,"type":"article-journal","container-title":"Infrastructures","issue":"4","page":"96","publisher":"MDPI","source":"Google Scholar","title":"Digitalization as an enabler in railway maintenance: A review from “The International Union of Railways Asset Management Framework” perspective","title-short":"Digitalization as an enabler in railway maintenance","volume":"10","author":[{"family":"Rodríguez-Hernández","given":"Mauricio"},{"family":"Crespo-Márquez","given":"Adolfo"},{"family":"Sánchez-Herguedas","given":"Antonio"},{"family":"González-Prida","given":"Vicente"}],"issued":{"date-parts":[["2025"]]}}}],"schema":"https://github.com/citation-style-language/schema/raw/master/csl-citation.json"} </w:instrText>
      </w:r>
      <w:r>
        <w:fldChar w:fldCharType="separate"/>
      </w:r>
      <w:r>
        <w:rPr>
          <w:rFonts w:cs="Times New Roman"/>
          <w:kern w:val="0"/>
        </w:rPr>
        <w:t xml:space="preserve">(Rodríguez-Hernández </w:t>
      </w:r>
      <w:r>
        <w:rPr>
          <w:rFonts w:cs="Times New Roman"/>
          <w:i/>
          <w:iCs/>
          <w:kern w:val="0"/>
        </w:rPr>
        <w:t>et al.</w:t>
      </w:r>
      <w:r>
        <w:rPr>
          <w:rFonts w:cs="Times New Roman"/>
          <w:kern w:val="0"/>
        </w:rPr>
        <w:t>, 2025b)</w:t>
      </w:r>
      <w:r>
        <w:fldChar w:fldCharType="end"/>
      </w:r>
      <w:r>
        <w:t>. Digital technologies can support the integration of condition monitoring, fault prediction, maintenance optimization, and strategic asset management. However, their effective implementation depends not only on algorithms, but also on railway organizational processes, technical standards, and asset management objectives. This indicates that the key to intelligent railway O&amp;M is not merely improving model accuracy, but establishing a closed-loop management process involving condition perception, risk assessment, maintenance decision-making, and operational feedback .</w:t>
      </w:r>
    </w:p>
    <w:p w14:paraId="4799A00F" w14:textId="7397F48D" w:rsidR="003E7760" w:rsidRDefault="00000000">
      <w:pPr>
        <w:ind w:firstLine="480"/>
      </w:pPr>
      <w:r>
        <w:t>In recent years, digital twin technology has been regarded as an important development direction for intelligent railway O&amp;M. A digital twin can connect the physical railway system, real-time monitoring data, degradation models, and maintenance decision models, thereby providing a dynamic simulation environment for condition inference, fault warning, and maintenance scheme evaluation</w:t>
      </w:r>
      <w:r>
        <w:rPr>
          <w:rFonts w:hint="eastAsia"/>
        </w:rPr>
        <w:t xml:space="preserve"> </w:t>
      </w:r>
      <w:r>
        <w:fldChar w:fldCharType="begin"/>
      </w:r>
      <w:r w:rsidR="000A3919">
        <w:instrText xml:space="preserve"> ADDIN ZOTERO_ITEM CSL_CITATION {"citationID":"KaXDxudv","properties":{"unsorted":false,"formattedCitation":"(Mutlu and Kaewunruen, 2026)","plainCitation":"(Mutlu and Kaewunruen, 2026)","noteIndex":0},"citationItems":[{"id":"owbJ2Ida/RLpXSPEj","uris":["http://zotero.org/users/9021464/items/SMXC8989"],"itemData":{"id":3206,"type":"article-journal","container-title":"Infrastructures","issue":"3","page":"87","publisher":"MDPI","source":"Google Scholar","title":"Digitalised Predictive Maintenance in Railways: A Systematic Review of AI, BIM, and Digital Twins","title-short":"Digitalised Predictive Maintenance in Railways","volume":"11","author":[{"family":"Mutlu","given":"Ugur"},{"family":"Kaewunruen","given":"Sakdirat"}],"issued":{"date-parts":[["2026"]]}}}],"schema":"https://github.com/citation-style-language/schema/raw/master/csl-citation.json"} </w:instrText>
      </w:r>
      <w:r>
        <w:fldChar w:fldCharType="separate"/>
      </w:r>
      <w:r>
        <w:rPr>
          <w:rFonts w:cs="Times New Roman"/>
        </w:rPr>
        <w:t>(Mutlu and Kaewunruen, 2026)</w:t>
      </w:r>
      <w:r>
        <w:fldChar w:fldCharType="end"/>
      </w:r>
      <w:r>
        <w:t>. Nevertheless, many current railway digital twin studies still remain at the level of digital representation or one-way monitoring platforms. A truly interactive, self-correcting, and closed-loop digital twin system has not yet been fully realized. In addition, although sustainability is frequently emphasized in railway maintenance studies, quantitative evaluation of green indicators such as carbon emissions, energy consumption, and environmental benefits remains insufficient.</w:t>
      </w:r>
    </w:p>
    <w:bookmarkEnd w:id="34"/>
    <w:bookmarkEnd w:id="35"/>
    <w:p w14:paraId="21838A92" w14:textId="77777777" w:rsidR="003E7760" w:rsidRDefault="00000000">
      <w:pPr>
        <w:pStyle w:val="2"/>
      </w:pPr>
      <w:del w:id="83" w:author="Codex" w:date="2026-07-04T13:34:55Z">
        <w:r>
          <w:delText>Maintenance Research: Existing Knowledge and Technical Evolution</w:delText>
        </w:r>
      </w:del>
      <w:ins w:id="84" w:author="Codex" w:date="2026-07-04T13:34:55Z">
        <w:r>
          <w:t>From Knowledge Clusters to Closed-Loop Gaps</w:t>
        </w:r>
      </w:ins>
    </w:p>
    <w:p w14:paraId="3F2E1A1A" w14:textId="77777777" w:rsidR="003E7760" w:rsidRDefault="00000000">
      <w:pPr>
        <w:ind w:firstLineChars="0" w:firstLine="420"/>
      </w:pPr>
      <w:r>
        <w:t xml:space="preserve">Railway maintenance research has developed along two connected lines. The first line is a safety-governed engineering tradition: track condition is measured, compared </w:t>
      </w:r>
      <w:r>
        <w:lastRenderedPageBreak/>
        <w:t>with management or safety thresholds, and translated into inspection, repair, renewal or traffic-control actions. The second line is a model-supported decision tradition: degradation, recovery, risk and cost are estimated so that maintenance can be prioritized and scheduled more effectively. These traditions should not be treated as opposing paradigms. In railway infrastructure, a maintenance decision remains accountable only when it can be related to standards, asset condition, train-running safety, work possession, and post-work verification. Consequently, the literature is best read as a gradual movement from condition description to state evolution and from planning intent to executable intervention(Figure 1).</w:t>
      </w:r>
    </w:p>
    <w:p w14:paraId="66AC285E" w14:textId="77777777" w:rsidR="003E7760" w:rsidRDefault="00000000">
      <w:pPr>
        <w:ind w:firstLineChars="0" w:firstLine="420"/>
      </w:pPr>
      <w:r>
        <w:t>For long-distance railways, the key difficulty is that the asset is linear, geographically exposed, heterogeneous in track form and support condition, and strongly constrained by traffic windows. Network-level inspection can reveal where the state may be abnormal, but it often cannot determine the local physical cause, the exact repair boundary, or the expected repair effect. The present section therefore reviews existing research in four compact groups. Section 2.3.1 discusses safety governance and planning logic; Section 2.3.2 reviews predictive-maintenance pipelines; Section 2.3.3 summarizes deterioration and restoration mechanisms; and Section 2.3.4 examines component-specific and execution-oriented research. This arrangement separates what the literature has already established from the second-loop concept proposed later in Section 3.2.</w:t>
      </w:r>
    </w:p>
    <w:p w14:paraId="65C6A030" w14:textId="77777777" w:rsidR="003E7760" w:rsidRDefault="00000000">
      <w:pPr>
        <w:ind w:firstLineChars="0" w:firstLine="420"/>
      </w:pPr>
      <w:r>
        <w:t>Two remarks are necessary before the detailed review. First, existing maintenance research is highly mature in measurement, modelling and optimization, but the maturity is uneven across the maintenance chain. Inspection vehicles, geometry standards, degradation models and scheduling optimization have reached an advanced stage, while automated local repair and effect verification are still less developed. Second, the literature often uses the same term, predictive maintenance, for different decision levels. Some studies predict the next exceedance of a geometry threshold; others estimate component failure risk, remaining useful life, work cost or renewal timing. In this review, these outputs are interpreted according to their position in the O&amp;M chain. A forecast that ranks sections belongs to network-level maintenance management; a forecast that chooses a local repair action and verifies its effect belongs to precision maintenance. This distinction is used consistently in the following subsections.</w:t>
      </w:r>
    </w:p>
    <w:p w14:paraId="3A8969A9" w14:textId="77777777" w:rsidR="003E7760" w:rsidRDefault="00000000">
      <w:pPr>
        <w:pStyle w:val="3"/>
        <w:spacing w:before="156"/>
      </w:pPr>
      <w:r>
        <w:t>Safety governance, condition indices and maintenance planning</w:t>
      </w:r>
    </w:p>
    <w:p w14:paraId="126ED2C1" w14:textId="5F7A8C29" w:rsidR="003E7760" w:rsidRDefault="00000000">
      <w:pPr>
        <w:ind w:firstLine="480"/>
      </w:pPr>
      <w:r>
        <w:t xml:space="preserve">Railway maintenance is first a safety-governed activity. Geometry quality, rail integrity, support condition and component state are not simply descriptive variables; they are operational control variables linked to derailment risk, ride quality, traffic speed, comfort, availability and long-term asset cost. The traditional foundation of this governance is the use of track geometry parameters such as gauge, alignment, </w:t>
      </w:r>
      <w:r>
        <w:lastRenderedPageBreak/>
        <w:t xml:space="preserve">longitudinal level, cross-level and twist. These parameters are measurable at network scale and can be processed into isolated-defect indicators, standard deviations over fixed lengths, or composite quality indices. Early work on track-quality indices already showed that geometry statistics can summarize large sections, monitor degradation, and support maintenance-of-way planning </w:t>
      </w:r>
      <w:r>
        <w:fldChar w:fldCharType="begin"/>
      </w:r>
      <w:r w:rsidR="000A3919">
        <w:instrText xml:space="preserve"> ADDIN ZOTERO_ITEM CSL_CITATION {"citationID":"eNZFTgfD","properties":{"unsorted":false,"formattedCitation":"(Hamid and Gross, 1981)","plainCitation":"(Hamid and Gross, 1981)","noteIndex":0},"citationItems":[{"id":"owbJ2Ida/s3oKyb8m","uris":["http://zotero.org/users/10031142/items/8ELMRKGG"],"itemData":{"id":6073,"type":"article-journal","container-title":"Transportation Research Record","page":"2–8","title":"Track-quality indices and track-degradation models for maintenance-of-way planning","volume":"802","author":[{"family":"Hamid","given":"A."},{"family":"Gross","given":"A."}],"issued":{"date-parts":[["1981"]]}}}],"schema":"https://github.com/citation-style-language/schema/raw/master/csl-citation.json"} </w:instrText>
      </w:r>
      <w:r>
        <w:fldChar w:fldCharType="separate"/>
      </w:r>
      <w:r>
        <w:rPr>
          <w:rFonts w:cs="Times New Roman"/>
        </w:rPr>
        <w:t>(Hamid and Gross, 1981)</w:t>
      </w:r>
      <w:r>
        <w:fldChar w:fldCharType="end"/>
      </w:r>
      <w:r>
        <w:t xml:space="preserve"> Later studies developed statistical geometry indices based on field distributions and parameter weights, reinforcing the role of geometry as the most practical maintenance language</w:t>
      </w:r>
      <w:r>
        <w:fldChar w:fldCharType="begin"/>
      </w:r>
      <w:r w:rsidR="000A3919">
        <w:instrText xml:space="preserve"> ADDIN ZOTERO_ITEM CSL_CITATION {"citationID":"mHI4ORA4","properties":{"unsorted":false,"formattedCitation":"(Sadeghi, 2010)","plainCitation":"(Sadeghi, 2010)","noteIndex":0},"citationItems":[{"id":"owbJ2Ida/aUSqUfeB","uris":["http://zotero.org/users/10031142/items/JHGKE938"],"itemData":{"id":6085,"type":"article-journal","container-title":"Journal of Transportation Engineering","DOI":"10.1061/(ASCE)0733-947X(2010)136:8(693)","issue":"8","page":"693–700","title":"Development of railway track geometry indexes based on statistical distribution of geometry data","volume":"136","author":[{"family":"Sadeghi","given":"J."}],"issued":{"date-parts":[["2010"]]}}}],"schema":"https://github.com/citation-style-language/schema/raw/master/csl-citation.json"} </w:instrText>
      </w:r>
      <w:r>
        <w:fldChar w:fldCharType="separate"/>
      </w:r>
      <w:r>
        <w:t>(Sadeghi, 2010)</w:t>
      </w:r>
      <w:r>
        <w:fldChar w:fldCharType="end"/>
      </w:r>
      <w:r>
        <w:t xml:space="preserve">. </w:t>
      </w:r>
    </w:p>
    <w:p w14:paraId="64F2F495" w14:textId="77777777" w:rsidR="003E7760" w:rsidRDefault="00000000">
      <w:pPr>
        <w:keepNext/>
        <w:spacing w:line="240" w:lineRule="auto"/>
        <w:ind w:firstLineChars="0" w:firstLine="0"/>
        <w:jc w:val="center"/>
      </w:pPr>
      <w:r>
        <w:rPr>
          <w:noProof/>
        </w:rPr>
        <w:drawing>
          <wp:inline distT="0" distB="0" distL="0" distR="0" wp14:anchorId="375F607A" wp14:editId="6104F81E">
            <wp:extent cx="5274310" cy="2774950"/>
            <wp:effectExtent l="0" t="0" r="2540" b="6350"/>
            <wp:docPr id="981557103" name="图片 98155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7103" name="图片 981557103"/>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2774950"/>
                    </a:xfrm>
                    <a:prstGeom prst="rect">
                      <a:avLst/>
                    </a:prstGeom>
                    <a:noFill/>
                  </pic:spPr>
                </pic:pic>
              </a:graphicData>
            </a:graphic>
          </wp:inline>
        </w:drawing>
      </w:r>
    </w:p>
    <w:p w14:paraId="4353EB59" w14:textId="2AAA10F6" w:rsidR="003E7760" w:rsidRDefault="00000000">
      <w:pPr>
        <w:pStyle w:val="a3"/>
      </w:pPr>
      <w:r>
        <w:t xml:space="preserve">Figure </w:t>
      </w:r>
      <w:fldSimple w:instr=" SEQ Figure \* ARABIC ">
        <w:r w:rsidR="000C69C2">
          <w:rPr>
            <w:noProof/>
          </w:rPr>
          <w:t>5</w:t>
        </w:r>
      </w:fldSimple>
      <w:r>
        <w:rPr>
          <w:rFonts w:hint="eastAsia"/>
        </w:rPr>
        <w:t xml:space="preserve"> </w:t>
      </w:r>
      <w:r>
        <w:t>Existing research landscape of railway infrastructure maintenance: from safety governance to executable intervention</w:t>
      </w:r>
    </w:p>
    <w:p w14:paraId="4A35CC48" w14:textId="217D1676" w:rsidR="003E7760" w:rsidRDefault="00000000">
      <w:pPr>
        <w:ind w:firstLineChars="0" w:firstLine="420"/>
      </w:pPr>
      <w:r>
        <w:t xml:space="preserve">Modern standards keep this logic but make it more explicit. The EN 13848 series defines track geometry parameters, measurement characteristics and quality levels, including alert, intervention and immediate-action limits for geometric deviations </w:t>
      </w:r>
      <w:r>
        <w:fldChar w:fldCharType="begin"/>
      </w:r>
      <w:r w:rsidR="000A3919">
        <w:instrText xml:space="preserve"> ADDIN ZOTERO_ITEM CSL_CITATION {"citationID":"DUa0Aiqs","properties":{"unsorted":false,"formattedCitation":"(European Committee for Standardization, 2017)","plainCitation":"(European Committee for Standardization, 2017)","noteIndex":0},"citationItems":[{"id":"owbJ2Ida/zvHV9oD8","uris":["http://zotero.org/users/10031142/items/QQKUTY69"],"itemData":{"id":6069,"type":"document","note":"Published: European Standards","publisher-place":"Brussels","title":"Railway applications – Track – Track geometry quality: EN 13848-1 and EN 13848-5","author":[{"literal":"European Committee for Standardization"}],"issued":{"date-parts":[["2017"]]}}}],"schema":"https://github.com/citation-style-language/schema/raw/master/csl-citation.json"} </w:instrText>
      </w:r>
      <w:r>
        <w:fldChar w:fldCharType="separate"/>
      </w:r>
      <w:r>
        <w:t>(European Committee for Standardization, 2017)</w:t>
      </w:r>
      <w:r>
        <w:fldChar w:fldCharType="end"/>
      </w:r>
      <w:r>
        <w:t xml:space="preserve">. Chinese high-speed railway research similarly emphasizes the combined use of infrastructure-side management values and train-side safety limits. </w:t>
      </w:r>
      <w:r>
        <w:fldChar w:fldCharType="begin"/>
      </w:r>
      <w:r w:rsidR="000A3919">
        <w:instrText xml:space="preserve"> ADDIN ZOTERO_ITEM CSL_CITATION {"citationID":"XroqlHlh","properties":{"unsorted":false,"formattedCitation":"(Lu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fldChar w:fldCharType="separate"/>
      </w:r>
      <w:r>
        <w:rPr>
          <w:rFonts w:cs="Times New Roman"/>
        </w:rPr>
        <w:t>(Lu and Cai, 2020)</w:t>
      </w:r>
      <w:r>
        <w:fldChar w:fldCharType="end"/>
      </w:r>
      <w:r>
        <w:t xml:space="preserve"> argue that high-speed railway safety management should link the management value of track irregularity with train safety limits derived from dynamic criteria. This point matters because it prevents the maintenance system from becoming a purely statistical exercise: a small-looking irregularity may be relevant if it excites a vehicle-track dynamic response, whereas a larger deviation may be manageable when dynamic response and structural context are benign.</w:t>
      </w:r>
    </w:p>
    <w:p w14:paraId="0CEAD222" w14:textId="182EBD09" w:rsidR="003E7760" w:rsidRDefault="00000000">
      <w:pPr>
        <w:ind w:firstLineChars="0" w:firstLine="420"/>
      </w:pPr>
      <w:r>
        <w:t xml:space="preserve">The same safety logic explains why railway decision-making remains hierarchical. Planning determines what work is required, where it is required, and how urgent it is. Scheduling converts that intent into feasible work packages under possession, resource, machine, crew and timetable constraints. </w:t>
      </w:r>
      <w:r>
        <w:fldChar w:fldCharType="begin"/>
      </w:r>
      <w:r w:rsidR="000A3919">
        <w:instrText xml:space="preserve"> ADDIN ZOTERO_ITEM CSL_CITATION {"citationID":"rOU9y4Ew","properties":{"unsorted":false,"formattedCitation":"(Sedghi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2021b)</w:t>
      </w:r>
      <w:r>
        <w:fldChar w:fldCharType="end"/>
      </w:r>
      <w:r>
        <w:t xml:space="preserve"> show that the planning-</w:t>
      </w:r>
      <w:r>
        <w:lastRenderedPageBreak/>
        <w:t>scheduling distinction cannot be reduced only to time horizon; it also depends on the content of the decision, from maintenance interval selection and resource definition to possession allocation. For large-scale railway O&amp;M, this distinction is crucial. A degraded section may be technically eligible for intervention long before the operator can obtain a possession window, assign a tamping or grinding machine, and coordinate adjacent tasks. Thus, maintenance intelligence is not only the ability to predict deterioration; it is also the ability to transform risk-ranked needs into auditable, deliverable work.</w:t>
      </w:r>
    </w:p>
    <w:p w14:paraId="278C0C03" w14:textId="77777777" w:rsidR="003E7760" w:rsidRDefault="00000000">
      <w:pPr>
        <w:ind w:firstLineChars="0" w:firstLine="420"/>
      </w:pPr>
      <w:r>
        <w:t>The limitation of this body of research is not that it is too conservative, but that it often stops at threshold crossing and work-list generation. Section-based indices are effective for governance, but they can hide short local defects, transition-zone deterioration, or component-specific mechanisms. Standards provide accountability, but they do not by themselves identify why a recurring geometry defect returns after repeated tamping. Planning and scheduling models improve cost and possession use, but many remain weakly coupled to field execution and post-work verification. These limitations motivate a two-layer view: existing research provides the first layer of safe and consistent maintenance governance, while future precision maintenance must add a second layer that closes the local intervention loop.</w:t>
      </w:r>
    </w:p>
    <w:p w14:paraId="6428BBC8" w14:textId="55C6B813" w:rsidR="003E7760" w:rsidRDefault="00000000">
      <w:pPr>
        <w:pStyle w:val="a3"/>
        <w:keepNext/>
      </w:pPr>
      <w:r>
        <w:t xml:space="preserve">Table </w:t>
      </w:r>
      <w:fldSimple w:instr=" SEQ Table \* ARABIC ">
        <w:r w:rsidR="00BA048F">
          <w:rPr>
            <w:noProof/>
          </w:rPr>
          <w:t>4</w:t>
        </w:r>
      </w:fldSimple>
      <w:r>
        <w:rPr>
          <w:rFonts w:hint="eastAsia"/>
        </w:rPr>
        <w:t xml:space="preserve"> </w:t>
      </w:r>
      <w:r>
        <w:t>Existing studies on safety governance and maintenance decision-making</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819"/>
        <w:gridCol w:w="2064"/>
        <w:gridCol w:w="2650"/>
      </w:tblGrid>
      <w:tr w:rsidR="003E7760" w14:paraId="35AFAD5E" w14:textId="77777777">
        <w:trPr>
          <w:jc w:val="center"/>
        </w:trPr>
        <w:tc>
          <w:tcPr>
            <w:tcW w:w="2445" w:type="dxa"/>
            <w:tcBorders>
              <w:top w:val="single" w:sz="12" w:space="0" w:color="auto"/>
              <w:bottom w:val="single" w:sz="8" w:space="0" w:color="auto"/>
            </w:tcBorders>
            <w:vAlign w:val="center"/>
          </w:tcPr>
          <w:p w14:paraId="44D457E0" w14:textId="77777777" w:rsidR="003E7760" w:rsidRDefault="00000000">
            <w:pPr>
              <w:ind w:firstLine="480"/>
              <w:jc w:val="center"/>
              <w:rPr>
                <w:rFonts w:cs="Times New Roman"/>
                <w:szCs w:val="21"/>
              </w:rPr>
            </w:pPr>
            <w:r>
              <w:rPr>
                <w:rFonts w:cs="Times New Roman"/>
                <w:b/>
                <w:szCs w:val="21"/>
              </w:rPr>
              <w:t>Research topic</w:t>
            </w:r>
          </w:p>
        </w:tc>
        <w:tc>
          <w:tcPr>
            <w:tcW w:w="2795" w:type="dxa"/>
            <w:tcBorders>
              <w:top w:val="single" w:sz="12" w:space="0" w:color="auto"/>
              <w:bottom w:val="single" w:sz="8" w:space="0" w:color="auto"/>
            </w:tcBorders>
            <w:vAlign w:val="center"/>
          </w:tcPr>
          <w:p w14:paraId="213BF86E" w14:textId="77777777" w:rsidR="003E7760" w:rsidRDefault="00000000">
            <w:pPr>
              <w:ind w:firstLine="480"/>
              <w:jc w:val="center"/>
              <w:rPr>
                <w:rFonts w:cs="Times New Roman"/>
                <w:szCs w:val="21"/>
              </w:rPr>
            </w:pPr>
            <w:r>
              <w:rPr>
                <w:rFonts w:cs="Times New Roman"/>
                <w:b/>
                <w:szCs w:val="21"/>
              </w:rPr>
              <w:t>Core focus</w:t>
            </w:r>
          </w:p>
        </w:tc>
        <w:tc>
          <w:tcPr>
            <w:tcW w:w="2977" w:type="dxa"/>
            <w:tcBorders>
              <w:top w:val="single" w:sz="12" w:space="0" w:color="auto"/>
              <w:bottom w:val="single" w:sz="8" w:space="0" w:color="auto"/>
            </w:tcBorders>
            <w:vAlign w:val="center"/>
          </w:tcPr>
          <w:p w14:paraId="14B65574" w14:textId="77777777" w:rsidR="003E7760" w:rsidRDefault="00000000">
            <w:pPr>
              <w:ind w:firstLine="480"/>
              <w:jc w:val="center"/>
              <w:rPr>
                <w:rFonts w:cs="Times New Roman"/>
                <w:szCs w:val="21"/>
              </w:rPr>
            </w:pPr>
            <w:r>
              <w:rPr>
                <w:rFonts w:cs="Times New Roman"/>
                <w:b/>
                <w:szCs w:val="21"/>
              </w:rPr>
              <w:t>Maintenance implication</w:t>
            </w:r>
          </w:p>
        </w:tc>
        <w:tc>
          <w:tcPr>
            <w:tcW w:w="1565" w:type="dxa"/>
            <w:tcBorders>
              <w:top w:val="single" w:sz="12" w:space="0" w:color="auto"/>
              <w:bottom w:val="single" w:sz="8" w:space="0" w:color="auto"/>
            </w:tcBorders>
            <w:vAlign w:val="center"/>
          </w:tcPr>
          <w:p w14:paraId="31F8ED2D" w14:textId="77777777" w:rsidR="003E7760" w:rsidRDefault="00000000">
            <w:pPr>
              <w:ind w:firstLine="482"/>
              <w:jc w:val="center"/>
              <w:rPr>
                <w:rFonts w:eastAsia="宋体" w:cs="Times New Roman"/>
                <w:b/>
                <w:bCs/>
                <w:szCs w:val="21"/>
              </w:rPr>
            </w:pPr>
            <w:r>
              <w:rPr>
                <w:rFonts w:eastAsia="宋体" w:cs="Times New Roman" w:hint="eastAsia"/>
                <w:b/>
                <w:bCs/>
                <w:szCs w:val="21"/>
              </w:rPr>
              <w:t>R</w:t>
            </w:r>
            <w:r>
              <w:rPr>
                <w:rFonts w:eastAsia="宋体" w:cs="Times New Roman"/>
                <w:b/>
                <w:bCs/>
                <w:szCs w:val="21"/>
              </w:rPr>
              <w:t>eferences</w:t>
            </w:r>
          </w:p>
        </w:tc>
      </w:tr>
      <w:tr w:rsidR="003E7760" w14:paraId="4962EA37" w14:textId="77777777">
        <w:trPr>
          <w:trHeight w:val="454"/>
          <w:jc w:val="center"/>
        </w:trPr>
        <w:tc>
          <w:tcPr>
            <w:tcW w:w="2445" w:type="dxa"/>
            <w:tcBorders>
              <w:top w:val="single" w:sz="8" w:space="0" w:color="auto"/>
            </w:tcBorders>
            <w:vAlign w:val="center"/>
          </w:tcPr>
          <w:p w14:paraId="2F9AB6B5" w14:textId="77777777" w:rsidR="003E7760" w:rsidRDefault="00000000">
            <w:pPr>
              <w:ind w:firstLine="480"/>
              <w:jc w:val="center"/>
              <w:rPr>
                <w:rFonts w:cs="Times New Roman"/>
                <w:szCs w:val="21"/>
              </w:rPr>
            </w:pPr>
            <w:r>
              <w:rPr>
                <w:rFonts w:cs="Times New Roman"/>
                <w:szCs w:val="21"/>
              </w:rPr>
              <w:t>Safety-limit governance</w:t>
            </w:r>
          </w:p>
        </w:tc>
        <w:tc>
          <w:tcPr>
            <w:tcW w:w="2795" w:type="dxa"/>
            <w:tcBorders>
              <w:top w:val="single" w:sz="8" w:space="0" w:color="auto"/>
            </w:tcBorders>
            <w:vAlign w:val="center"/>
          </w:tcPr>
          <w:p w14:paraId="5D600323" w14:textId="77777777" w:rsidR="003E7760" w:rsidRDefault="00000000">
            <w:pPr>
              <w:ind w:firstLine="480"/>
              <w:jc w:val="center"/>
              <w:rPr>
                <w:rFonts w:cs="Times New Roman"/>
                <w:szCs w:val="21"/>
              </w:rPr>
            </w:pPr>
            <w:r>
              <w:rPr>
                <w:rFonts w:cs="Times New Roman"/>
                <w:szCs w:val="21"/>
              </w:rPr>
              <w:t>Train safety limits and track thresholds</w:t>
            </w:r>
          </w:p>
        </w:tc>
        <w:tc>
          <w:tcPr>
            <w:tcW w:w="2977" w:type="dxa"/>
            <w:tcBorders>
              <w:top w:val="single" w:sz="8" w:space="0" w:color="auto"/>
            </w:tcBorders>
            <w:vAlign w:val="center"/>
          </w:tcPr>
          <w:p w14:paraId="47653732" w14:textId="77777777" w:rsidR="003E7760" w:rsidRDefault="00000000">
            <w:pPr>
              <w:ind w:firstLine="480"/>
              <w:jc w:val="center"/>
              <w:rPr>
                <w:rFonts w:cs="Times New Roman"/>
                <w:szCs w:val="21"/>
              </w:rPr>
            </w:pPr>
            <w:r>
              <w:rPr>
                <w:rFonts w:cs="Times New Roman"/>
                <w:szCs w:val="21"/>
              </w:rPr>
              <w:t>Defines when intervention is required</w:t>
            </w:r>
          </w:p>
        </w:tc>
        <w:tc>
          <w:tcPr>
            <w:tcW w:w="1565" w:type="dxa"/>
            <w:tcBorders>
              <w:top w:val="single" w:sz="8" w:space="0" w:color="auto"/>
            </w:tcBorders>
            <w:vAlign w:val="center"/>
          </w:tcPr>
          <w:p w14:paraId="11035F12" w14:textId="19692D8C"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{"citationID":"A0dCEIU5","properties":{"unsorted":false,"formattedCitation":"(Lu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rPr>
                <w:rFonts w:cs="Times New Roman"/>
                <w:szCs w:val="21"/>
              </w:rPr>
              <w:fldChar w:fldCharType="separate"/>
            </w:r>
            <w:r>
              <w:rPr>
                <w:rFonts w:cs="Times New Roman"/>
              </w:rPr>
              <w:t>(Lu and Cai, 2020)</w:t>
            </w:r>
            <w:r>
              <w:rPr>
                <w:rFonts w:cs="Times New Roman"/>
                <w:szCs w:val="21"/>
              </w:rPr>
              <w:fldChar w:fldCharType="end"/>
            </w:r>
          </w:p>
        </w:tc>
      </w:tr>
      <w:tr w:rsidR="003E7760" w14:paraId="4A6F361A" w14:textId="77777777">
        <w:trPr>
          <w:jc w:val="center"/>
        </w:trPr>
        <w:tc>
          <w:tcPr>
            <w:tcW w:w="2445" w:type="dxa"/>
            <w:vAlign w:val="center"/>
          </w:tcPr>
          <w:p w14:paraId="72C00E0E" w14:textId="77777777" w:rsidR="003E7760" w:rsidRDefault="00000000">
            <w:pPr>
              <w:ind w:firstLine="480"/>
              <w:jc w:val="center"/>
              <w:rPr>
                <w:rFonts w:cs="Times New Roman"/>
                <w:szCs w:val="21"/>
              </w:rPr>
            </w:pPr>
            <w:r>
              <w:rPr>
                <w:rFonts w:cs="Times New Roman"/>
                <w:szCs w:val="21"/>
              </w:rPr>
              <w:t>Track geometry indices</w:t>
            </w:r>
          </w:p>
        </w:tc>
        <w:tc>
          <w:tcPr>
            <w:tcW w:w="2795" w:type="dxa"/>
            <w:vAlign w:val="center"/>
          </w:tcPr>
          <w:p w14:paraId="4CE81344" w14:textId="77777777" w:rsidR="003E7760" w:rsidRDefault="00000000">
            <w:pPr>
              <w:ind w:firstLine="480"/>
              <w:jc w:val="center"/>
              <w:rPr>
                <w:rFonts w:cs="Times New Roman"/>
                <w:szCs w:val="21"/>
              </w:rPr>
            </w:pPr>
            <w:r>
              <w:rPr>
                <w:rFonts w:cs="Times New Roman"/>
                <w:szCs w:val="21"/>
              </w:rPr>
              <w:t>TQI and geometry parameters</w:t>
            </w:r>
          </w:p>
        </w:tc>
        <w:tc>
          <w:tcPr>
            <w:tcW w:w="2977" w:type="dxa"/>
            <w:vAlign w:val="center"/>
          </w:tcPr>
          <w:p w14:paraId="7E37EBFE" w14:textId="77777777" w:rsidR="003E7760" w:rsidRDefault="00000000">
            <w:pPr>
              <w:ind w:firstLine="480"/>
              <w:jc w:val="center"/>
              <w:rPr>
                <w:rFonts w:cs="Times New Roman"/>
                <w:szCs w:val="21"/>
              </w:rPr>
            </w:pPr>
            <w:r>
              <w:rPr>
                <w:rFonts w:cs="Times New Roman"/>
                <w:szCs w:val="21"/>
              </w:rPr>
              <w:t>Supports network-scale condition control</w:t>
            </w:r>
          </w:p>
        </w:tc>
        <w:tc>
          <w:tcPr>
            <w:tcW w:w="1565" w:type="dxa"/>
            <w:vAlign w:val="center"/>
          </w:tcPr>
          <w:p w14:paraId="42657CBD" w14:textId="5DC74B59"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{"citationID":"eAQfBPXv","properties":{"unsorted":false,"formattedCitation":"(Soleimanmeigouni,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rPr>
                <w:rFonts w:cs="Times New Roman"/>
                <w:szCs w:val="21"/>
              </w:rPr>
              <w:fldChar w:fldCharType="separate"/>
            </w:r>
            <w:r>
              <w:rPr>
                <w:rFonts w:cs="Times New Roman"/>
              </w:rPr>
              <w:t>(Soleimanmeigouni, Ahmadi and Kumar, 2018)</w:t>
            </w:r>
            <w:r>
              <w:rPr>
                <w:rFonts w:cs="Times New Roman"/>
                <w:szCs w:val="21"/>
              </w:rPr>
              <w:fldChar w:fldCharType="end"/>
            </w:r>
          </w:p>
        </w:tc>
      </w:tr>
      <w:tr w:rsidR="003E7760" w14:paraId="4E08E67F" w14:textId="77777777">
        <w:trPr>
          <w:jc w:val="center"/>
        </w:trPr>
        <w:tc>
          <w:tcPr>
            <w:tcW w:w="2445" w:type="dxa"/>
            <w:vAlign w:val="center"/>
          </w:tcPr>
          <w:p w14:paraId="277B5C50" w14:textId="77777777" w:rsidR="003E7760" w:rsidRDefault="00000000">
            <w:pPr>
              <w:ind w:firstLine="480"/>
              <w:jc w:val="center"/>
              <w:rPr>
                <w:rFonts w:cs="Times New Roman"/>
                <w:szCs w:val="21"/>
              </w:rPr>
            </w:pPr>
            <w:r>
              <w:rPr>
                <w:rFonts w:cs="Times New Roman"/>
                <w:szCs w:val="21"/>
              </w:rPr>
              <w:t>High-speed railway standards</w:t>
            </w:r>
          </w:p>
        </w:tc>
        <w:tc>
          <w:tcPr>
            <w:tcW w:w="2795" w:type="dxa"/>
            <w:vAlign w:val="center"/>
          </w:tcPr>
          <w:p w14:paraId="42912CDF" w14:textId="77777777" w:rsidR="003E7760" w:rsidRDefault="00000000">
            <w:pPr>
              <w:ind w:firstLine="480"/>
              <w:jc w:val="center"/>
              <w:rPr>
                <w:rFonts w:cs="Times New Roman"/>
                <w:szCs w:val="21"/>
              </w:rPr>
            </w:pPr>
            <w:r>
              <w:rPr>
                <w:rFonts w:cs="Times New Roman"/>
                <w:szCs w:val="21"/>
              </w:rPr>
              <w:t>Speed class and management unit</w:t>
            </w:r>
          </w:p>
        </w:tc>
        <w:tc>
          <w:tcPr>
            <w:tcW w:w="2977" w:type="dxa"/>
            <w:vAlign w:val="center"/>
          </w:tcPr>
          <w:p w14:paraId="56734F9C" w14:textId="77777777" w:rsidR="003E7760" w:rsidRDefault="00000000">
            <w:pPr>
              <w:ind w:firstLine="480"/>
              <w:jc w:val="center"/>
              <w:rPr>
                <w:rFonts w:cs="Times New Roman"/>
                <w:szCs w:val="21"/>
              </w:rPr>
            </w:pPr>
            <w:r>
              <w:rPr>
                <w:rFonts w:cs="Times New Roman"/>
                <w:szCs w:val="21"/>
              </w:rPr>
              <w:t>Links geometry limits to standards</w:t>
            </w:r>
          </w:p>
        </w:tc>
        <w:tc>
          <w:tcPr>
            <w:tcW w:w="1565" w:type="dxa"/>
            <w:vAlign w:val="center"/>
          </w:tcPr>
          <w:p w14:paraId="20C20364" w14:textId="3AE950E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{"citationID":"5QCYQK7Z","properties":{"unsorted":false,"formattedCitation":"(Ren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rPr>
                <w:rFonts w:cs="Times New Roman"/>
                <w:szCs w:val="21"/>
              </w:rPr>
              <w:fldChar w:fldCharType="separate"/>
            </w:r>
            <w:r>
              <w:rPr>
                <w:rFonts w:cs="Times New Roman"/>
                <w:kern w:val="0"/>
              </w:rPr>
              <w:t xml:space="preserve">(Ren </w:t>
            </w:r>
            <w:r>
              <w:rPr>
                <w:rFonts w:cs="Times New Roman"/>
                <w:i/>
                <w:iCs/>
                <w:kern w:val="0"/>
              </w:rPr>
              <w:t>et al.</w:t>
            </w:r>
            <w:r>
              <w:rPr>
                <w:rFonts w:cs="Times New Roman"/>
                <w:kern w:val="0"/>
              </w:rPr>
              <w:t>, 2021)</w:t>
            </w:r>
            <w:r>
              <w:rPr>
                <w:rFonts w:cs="Times New Roman"/>
                <w:szCs w:val="21"/>
              </w:rPr>
              <w:fldChar w:fldCharType="end"/>
            </w:r>
          </w:p>
        </w:tc>
      </w:tr>
      <w:tr w:rsidR="003E7760" w14:paraId="1C77D724" w14:textId="77777777">
        <w:trPr>
          <w:jc w:val="center"/>
        </w:trPr>
        <w:tc>
          <w:tcPr>
            <w:tcW w:w="2445" w:type="dxa"/>
            <w:vAlign w:val="center"/>
          </w:tcPr>
          <w:p w14:paraId="467F87CE" w14:textId="77777777" w:rsidR="003E7760" w:rsidRDefault="00000000">
            <w:pPr>
              <w:ind w:firstLine="480"/>
              <w:jc w:val="center"/>
              <w:rPr>
                <w:rFonts w:cs="Times New Roman"/>
                <w:szCs w:val="21"/>
              </w:rPr>
            </w:pPr>
            <w:r>
              <w:rPr>
                <w:rFonts w:cs="Times New Roman"/>
                <w:szCs w:val="21"/>
              </w:rPr>
              <w:t>Structural pathology</w:t>
            </w:r>
          </w:p>
        </w:tc>
        <w:tc>
          <w:tcPr>
            <w:tcW w:w="2795" w:type="dxa"/>
            <w:vAlign w:val="center"/>
          </w:tcPr>
          <w:p w14:paraId="2589B25E" w14:textId="77777777" w:rsidR="003E7760" w:rsidRDefault="00000000">
            <w:pPr>
              <w:ind w:firstLine="480"/>
              <w:jc w:val="center"/>
              <w:rPr>
                <w:rFonts w:cs="Times New Roman"/>
                <w:szCs w:val="21"/>
              </w:rPr>
            </w:pPr>
            <w:r>
              <w:rPr>
                <w:rFonts w:cs="Times New Roman"/>
                <w:szCs w:val="21"/>
              </w:rPr>
              <w:t>Settlement, voiding, debonding</w:t>
            </w:r>
          </w:p>
        </w:tc>
        <w:tc>
          <w:tcPr>
            <w:tcW w:w="2977" w:type="dxa"/>
            <w:vAlign w:val="center"/>
          </w:tcPr>
          <w:p w14:paraId="2E8C9365" w14:textId="77777777" w:rsidR="003E7760" w:rsidRDefault="00000000">
            <w:pPr>
              <w:ind w:firstLine="480"/>
              <w:jc w:val="center"/>
              <w:rPr>
                <w:rFonts w:cs="Times New Roman"/>
                <w:szCs w:val="21"/>
              </w:rPr>
            </w:pPr>
            <w:r>
              <w:rPr>
                <w:rFonts w:cs="Times New Roman"/>
                <w:szCs w:val="21"/>
              </w:rPr>
              <w:t>Explains hidden causes of defects</w:t>
            </w:r>
          </w:p>
        </w:tc>
        <w:tc>
          <w:tcPr>
            <w:tcW w:w="1565" w:type="dxa"/>
            <w:vAlign w:val="center"/>
          </w:tcPr>
          <w:p w14:paraId="61FF5BF6" w14:textId="133B9C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{"citationID":"lkhUi21Y","properties":{"unsorted":false,"formattedCitation":"(Shang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rPr>
                <w:rFonts w:cs="Times New Roman"/>
                <w:szCs w:val="21"/>
              </w:rPr>
              <w:fldChar w:fldCharType="separate"/>
            </w:r>
            <w:r>
              <w:rPr>
                <w:rFonts w:cs="Times New Roman"/>
                <w:kern w:val="0"/>
              </w:rPr>
              <w:t xml:space="preserve">(Shang </w:t>
            </w:r>
            <w:r>
              <w:rPr>
                <w:rFonts w:cs="Times New Roman"/>
                <w:i/>
                <w:iCs/>
                <w:kern w:val="0"/>
              </w:rPr>
              <w:t>et al.</w:t>
            </w:r>
            <w:r>
              <w:rPr>
                <w:rFonts w:cs="Times New Roman"/>
                <w:kern w:val="0"/>
              </w:rPr>
              <w:t>, 2021)</w:t>
            </w:r>
            <w:r>
              <w:rPr>
                <w:rFonts w:cs="Times New Roman"/>
                <w:szCs w:val="21"/>
              </w:rPr>
              <w:fldChar w:fldCharType="end"/>
            </w:r>
          </w:p>
        </w:tc>
      </w:tr>
      <w:tr w:rsidR="003E7760" w14:paraId="451A70ED" w14:textId="77777777">
        <w:trPr>
          <w:jc w:val="center"/>
        </w:trPr>
        <w:tc>
          <w:tcPr>
            <w:tcW w:w="2445" w:type="dxa"/>
            <w:vAlign w:val="center"/>
          </w:tcPr>
          <w:p w14:paraId="3C8553B3" w14:textId="77777777" w:rsidR="003E7760" w:rsidRDefault="00000000">
            <w:pPr>
              <w:ind w:firstLine="480"/>
              <w:jc w:val="center"/>
              <w:rPr>
                <w:rFonts w:cs="Times New Roman"/>
                <w:szCs w:val="21"/>
              </w:rPr>
            </w:pPr>
            <w:r>
              <w:rPr>
                <w:rFonts w:cs="Times New Roman"/>
                <w:szCs w:val="21"/>
              </w:rPr>
              <w:t>Planning and scheduling</w:t>
            </w:r>
          </w:p>
        </w:tc>
        <w:tc>
          <w:tcPr>
            <w:tcW w:w="2795" w:type="dxa"/>
            <w:vAlign w:val="center"/>
          </w:tcPr>
          <w:p w14:paraId="61E8C8C6" w14:textId="77777777" w:rsidR="003E7760" w:rsidRDefault="00000000">
            <w:pPr>
              <w:ind w:firstLine="480"/>
              <w:jc w:val="center"/>
              <w:rPr>
                <w:rFonts w:cs="Times New Roman"/>
                <w:szCs w:val="21"/>
              </w:rPr>
            </w:pPr>
            <w:r>
              <w:rPr>
                <w:rFonts w:cs="Times New Roman"/>
                <w:szCs w:val="21"/>
              </w:rPr>
              <w:t>Work need versus work feasibility</w:t>
            </w:r>
          </w:p>
        </w:tc>
        <w:tc>
          <w:tcPr>
            <w:tcW w:w="2977" w:type="dxa"/>
            <w:vAlign w:val="center"/>
          </w:tcPr>
          <w:p w14:paraId="3A6B5076" w14:textId="77777777" w:rsidR="003E7760" w:rsidRDefault="00000000">
            <w:pPr>
              <w:ind w:firstLine="480"/>
              <w:jc w:val="center"/>
              <w:rPr>
                <w:rFonts w:cs="Times New Roman"/>
                <w:szCs w:val="21"/>
              </w:rPr>
            </w:pPr>
            <w:r>
              <w:rPr>
                <w:rFonts w:cs="Times New Roman"/>
                <w:szCs w:val="21"/>
              </w:rPr>
              <w:t>Converts diagnosis into executable tasks</w:t>
            </w:r>
          </w:p>
        </w:tc>
        <w:tc>
          <w:tcPr>
            <w:tcW w:w="1565" w:type="dxa"/>
            <w:vAlign w:val="center"/>
          </w:tcPr>
          <w:p w14:paraId="41FA945C" w14:textId="731670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{"citationID":"2wv9sOuc","properties":{"unsorted":false,"formattedCitation":"(Sedghi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rPr>
                <w:rFonts w:cs="Times New Roman"/>
                <w:szCs w:val="21"/>
              </w:rPr>
              <w:fldChar w:fldCharType="separate"/>
            </w:r>
            <w:r>
              <w:rPr>
                <w:rFonts w:cs="Times New Roman"/>
                <w:kern w:val="0"/>
              </w:rPr>
              <w:t xml:space="preserve">(Sedghi </w:t>
            </w:r>
            <w:r>
              <w:rPr>
                <w:rFonts w:cs="Times New Roman"/>
                <w:i/>
                <w:iCs/>
                <w:kern w:val="0"/>
              </w:rPr>
              <w:t>et al.</w:t>
            </w:r>
            <w:r>
              <w:rPr>
                <w:rFonts w:cs="Times New Roman"/>
                <w:kern w:val="0"/>
              </w:rPr>
              <w:t>, 2021b)</w:t>
            </w:r>
            <w:r>
              <w:rPr>
                <w:rFonts w:cs="Times New Roman"/>
                <w:szCs w:val="21"/>
              </w:rPr>
              <w:fldChar w:fldCharType="end"/>
            </w:r>
          </w:p>
        </w:tc>
      </w:tr>
      <w:tr w:rsidR="003E7760" w14:paraId="68B4846D" w14:textId="77777777">
        <w:trPr>
          <w:jc w:val="center"/>
        </w:trPr>
        <w:tc>
          <w:tcPr>
            <w:tcW w:w="2445" w:type="dxa"/>
            <w:tcBorders>
              <w:bottom w:val="single" w:sz="12" w:space="0" w:color="auto"/>
            </w:tcBorders>
            <w:vAlign w:val="center"/>
          </w:tcPr>
          <w:p w14:paraId="226B1655" w14:textId="77777777" w:rsidR="003E7760" w:rsidRDefault="00000000">
            <w:pPr>
              <w:ind w:firstLine="480"/>
              <w:jc w:val="center"/>
              <w:rPr>
                <w:rFonts w:cs="Times New Roman"/>
                <w:szCs w:val="21"/>
              </w:rPr>
            </w:pPr>
            <w:r>
              <w:rPr>
                <w:rFonts w:cs="Times New Roman"/>
                <w:szCs w:val="21"/>
              </w:rPr>
              <w:t>Execution-</w:t>
            </w:r>
            <w:r>
              <w:rPr>
                <w:rFonts w:cs="Times New Roman"/>
                <w:szCs w:val="21"/>
              </w:rPr>
              <w:lastRenderedPageBreak/>
              <w:t>aware decisions</w:t>
            </w:r>
          </w:p>
        </w:tc>
        <w:tc>
          <w:tcPr>
            <w:tcW w:w="2795" w:type="dxa"/>
            <w:tcBorders>
              <w:bottom w:val="single" w:sz="12" w:space="0" w:color="auto"/>
            </w:tcBorders>
            <w:vAlign w:val="center"/>
          </w:tcPr>
          <w:p w14:paraId="01447361" w14:textId="77777777" w:rsidR="003E7760" w:rsidRDefault="00000000">
            <w:pPr>
              <w:ind w:firstLine="480"/>
              <w:jc w:val="center"/>
              <w:rPr>
                <w:rFonts w:cs="Times New Roman"/>
                <w:szCs w:val="21"/>
              </w:rPr>
            </w:pPr>
            <w:r>
              <w:rPr>
                <w:rFonts w:cs="Times New Roman"/>
                <w:szCs w:val="21"/>
              </w:rPr>
              <w:lastRenderedPageBreak/>
              <w:t xml:space="preserve">Location, </w:t>
            </w:r>
            <w:r>
              <w:rPr>
                <w:rFonts w:cs="Times New Roman"/>
                <w:szCs w:val="21"/>
              </w:rPr>
              <w:lastRenderedPageBreak/>
              <w:t>possession, verification</w:t>
            </w:r>
          </w:p>
        </w:tc>
        <w:tc>
          <w:tcPr>
            <w:tcW w:w="2977" w:type="dxa"/>
            <w:tcBorders>
              <w:bottom w:val="single" w:sz="12" w:space="0" w:color="auto"/>
            </w:tcBorders>
            <w:vAlign w:val="center"/>
          </w:tcPr>
          <w:p w14:paraId="3A0B0211" w14:textId="77777777" w:rsidR="003E7760" w:rsidRDefault="00000000">
            <w:pPr>
              <w:ind w:firstLine="480"/>
              <w:jc w:val="center"/>
              <w:rPr>
                <w:rFonts w:cs="Times New Roman"/>
                <w:szCs w:val="21"/>
              </w:rPr>
            </w:pPr>
            <w:r>
              <w:rPr>
                <w:rFonts w:cs="Times New Roman"/>
                <w:szCs w:val="21"/>
              </w:rPr>
              <w:lastRenderedPageBreak/>
              <w:t xml:space="preserve">Makes </w:t>
            </w:r>
            <w:r>
              <w:rPr>
                <w:rFonts w:cs="Times New Roman"/>
                <w:szCs w:val="21"/>
              </w:rPr>
              <w:lastRenderedPageBreak/>
              <w:t>maintenance traceable and auditable</w:t>
            </w:r>
          </w:p>
        </w:tc>
        <w:tc>
          <w:tcPr>
            <w:tcW w:w="1565" w:type="dxa"/>
            <w:tcBorders>
              <w:bottom w:val="single" w:sz="12" w:space="0" w:color="auto"/>
            </w:tcBorders>
            <w:vAlign w:val="center"/>
          </w:tcPr>
          <w:p w14:paraId="535B17FF" w14:textId="42E17F07"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{"citationID":"09bTFvS4","properties":{"unsorted":false,"formattedCitation":"(Binder,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 xml:space="preserve">(Binder, Mezhuyev </w:t>
            </w:r>
            <w:r>
              <w:rPr>
                <w:rFonts w:cs="Times New Roman"/>
              </w:rPr>
              <w:lastRenderedPageBreak/>
              <w:t>and Tschandl, 2023)</w:t>
            </w:r>
            <w:r>
              <w:rPr>
                <w:rFonts w:cs="Times New Roman"/>
                <w:szCs w:val="21"/>
              </w:rPr>
              <w:fldChar w:fldCharType="end"/>
            </w:r>
          </w:p>
        </w:tc>
      </w:tr>
    </w:tbl>
    <w:p w14:paraId="552BA465"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2.3.2 </w:t>
      </w:r>
      <w:r>
        <w:rPr>
          <w:b/>
          <w:bCs/>
        </w:rPr>
        <w:t>Data-to-decision pipelines and predictive maintenance models</w:t>
      </w:r>
    </w:p>
    <w:p w14:paraId="7BFA79DC" w14:textId="26C042D4" w:rsidR="003E7760" w:rsidRDefault="00000000">
      <w:pPr>
        <w:ind w:firstLine="480"/>
      </w:pPr>
      <w:r>
        <w:t xml:space="preserve">Predictive maintenance in railway infrastructure is not a single algorithmic task. It is a data-to-decision pipeline that converts heterogeneous observations into condition states, forecasts, work priorities and intervention rules. Reviews in the railway domain consistently distinguish between defect detection, diagnosis or classification, prognosis, and maintenance-decision coupling </w:t>
      </w:r>
      <w:r>
        <w:fldChar w:fldCharType="begin"/>
      </w:r>
      <w:r w:rsidR="000A3919">
        <w:instrText xml:space="preserve"> ADDIN ZOTERO_ITEM CSL_CITATION {"citationID":"TAyspklN","properties":{"unsorted":false,"formattedCitation":"(Davari {\\i{}et al.}, 2021; Binder, Mezhuyev and Tschandl, 2023; Bianchi {\\i{}et al.}, 2025c)","plainCitation":"(Davari et al., 2021; Binder, Mezhuyev and Tschandl, 2023; 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fldChar w:fldCharType="separate"/>
      </w:r>
      <w:r>
        <w:rPr>
          <w:rFonts w:cs="Times New Roman"/>
          <w:kern w:val="0"/>
        </w:rPr>
        <w:t xml:space="preserve">(Davari </w:t>
      </w:r>
      <w:r>
        <w:rPr>
          <w:rFonts w:cs="Times New Roman"/>
          <w:i/>
          <w:iCs/>
          <w:kern w:val="0"/>
        </w:rPr>
        <w:t>et al.</w:t>
      </w:r>
      <w:r>
        <w:rPr>
          <w:rFonts w:cs="Times New Roman"/>
          <w:kern w:val="0"/>
        </w:rPr>
        <w:t xml:space="preserve">, 2021; Binder, Mezhuyev and Tschandl, 2023; Bianchi </w:t>
      </w:r>
      <w:r>
        <w:rPr>
          <w:rFonts w:cs="Times New Roman"/>
          <w:i/>
          <w:iCs/>
          <w:kern w:val="0"/>
        </w:rPr>
        <w:t>et al.</w:t>
      </w:r>
      <w:r>
        <w:rPr>
          <w:rFonts w:cs="Times New Roman"/>
          <w:kern w:val="0"/>
        </w:rPr>
        <w:t>, 2025c)</w:t>
      </w:r>
      <w:r>
        <w:fldChar w:fldCharType="end"/>
      </w:r>
      <w:r>
        <w:t>. In track applications, the data sources include geometry measurements, ultrasonic testing, visual inspection, GPR, wayside monitoring, axle-load records, maintenance logs, traffic history, environmental exposure, and manually written inspection reports. This heterogeneity is useful, but it creates practical problems: the data are collected at different sampling rates, spatial resolutions and coordinate systems, and the labels used for model training are often indirect operational labels rather than true physical failure labels.</w:t>
      </w:r>
    </w:p>
    <w:p w14:paraId="5321F8AA" w14:textId="150DE736" w:rsidR="003E7760" w:rsidRDefault="00000000">
      <w:pPr>
        <w:ind w:firstLine="480"/>
      </w:pPr>
      <w:r>
        <w:t xml:space="preserve">The first task is therefore alignment. Spatial alignment maps observations to a stable decision unit, such as a 200 m geometry unit, a rail segment, a switch, a level crossing or a transition-zone boundary. Temporal alignment links the current condition to deterioration history, cumulative tonnage, environmental events, previous repairs and post-maintenance recovery. Without these alignment steps, predictive models may appear accurate in statistical terms while remaining unusable for maintenance. For example, a model that forecasts deterioration over fixed equal-length sections may overlook a local transition-zone dip; a model that ignores previous tamping may overestimate the durability of restored geometry. Reviews of track geometry degradation and machine-learning prediction repeatedly emphasize that track quality is shaped by traffic, structure, maintenance history and local context </w:t>
      </w:r>
      <w:r>
        <w:fldChar w:fldCharType="begin"/>
      </w:r>
      <w:r w:rsidR="000A3919">
        <w:instrText xml:space="preserve"> ADDIN ZOTERO_ITEM CSL_CITATION {"citationID":"IY2eetlf","properties":{"unsorted":false,"formattedCitation":"(Higgins and Liu, 2018; Soleimanmeigouni, Ahmadi and Kumar, 2018; Y. Liao {\\i{}et al.}, 2022)","plainCitation":"(Higgins and Liu, 2018; Soleimanmeigouni, Ahmadi and Kumar, 2018; Y. Liao et al., 2022)","noteIndex":0},"citationItems":[{"id":"owbJ2Ida/NkT9lW2c","uris":["http://zotero.org/users/10031142/items/APWMPLRI"],"itemData":{"id":6074,"type":"article-journal","container-title":"Proceedings of the Institution of Mechanical Engineers, Part F: Journal of Rail and Rapid Transit","DOI":"10.1177/0954409717721870","issue":"5","page":"1385–1397","title":"Modeling of track geometry degradation and decisions on safety and maintenance: A literature review and possible future research directions","volume":"232","author":[{"family":"Higgins","given":"C."},{"family":"Liu","given":"X."}],"issued":{"date-parts":[["2018"]]}}},{"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kern w:val="0"/>
        </w:rPr>
        <w:t xml:space="preserve">(Higgins and Liu, 2018; Soleimanmeigouni, Ahmadi and Kumar, 2018; Y. Liao </w:t>
      </w:r>
      <w:r>
        <w:rPr>
          <w:rFonts w:cs="Times New Roman"/>
          <w:i/>
          <w:iCs/>
          <w:kern w:val="0"/>
        </w:rPr>
        <w:t>et al.</w:t>
      </w:r>
      <w:r>
        <w:rPr>
          <w:rFonts w:cs="Times New Roman"/>
          <w:kern w:val="0"/>
        </w:rPr>
        <w:t>, 2022)</w:t>
      </w:r>
      <w:r>
        <w:fldChar w:fldCharType="end"/>
      </w:r>
      <w:r>
        <w:t>.</w:t>
      </w:r>
    </w:p>
    <w:p w14:paraId="594D6274" w14:textId="7FB75028" w:rsidR="003E7760" w:rsidRDefault="00000000">
      <w:pPr>
        <w:ind w:firstLine="480"/>
      </w:pPr>
      <w:r>
        <w:t xml:space="preserve">Methodologically, the literature can be grouped into four families. Statistical and stochastic models use regression, Markov chains, Weibull distributions, Wiener or Gamma processes, Bayesian methods and Monte Carlo simulation to represent deterioration and intervention timing. These models remain valuable because they are interpretable and can handle uncertainty. </w:t>
      </w:r>
      <w:r>
        <w:fldChar w:fldCharType="begin"/>
      </w:r>
      <w:r w:rsidR="000A3919">
        <w:instrText xml:space="preserve"> ADDIN ZOTERO_ITEM CSL_CITATION {"citationID":"SLmHKzwR","properties":{"unsorted":false,"formattedCitation":"(Quiroga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fldChar w:fldCharType="separate"/>
      </w:r>
      <w:r>
        <w:rPr>
          <w:rFonts w:cs="Times New Roman"/>
        </w:rPr>
        <w:t>(Quiroga and Schnieder, 2012)</w:t>
      </w:r>
      <w:r>
        <w:fldChar w:fldCharType="end"/>
      </w:r>
      <w:r>
        <w:t xml:space="preserve"> and </w:t>
      </w:r>
      <w:r>
        <w:fldChar w:fldCharType="begin"/>
      </w:r>
      <w:r w:rsidR="000A3919">
        <w:instrText xml:space="preserve"> ADDIN ZOTERO_ITEM CSL_CITATION {"citationID":"ZC0aibfo","properties":{"unsorted":false,"formattedCitation":"(Audley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demonstrate how stochastic simulation and Petri-net formulations can represent track degradation, inspection, tamping and renewal as interacting processes. Machine-learning models, including random forests, support vector machines, neural networks and hybrid deep-learning architectures, have become more </w:t>
      </w:r>
      <w:r>
        <w:lastRenderedPageBreak/>
        <w:t xml:space="preserve">prominent as inspection datasets grow; </w:t>
      </w:r>
      <w:r>
        <w:fldChar w:fldCharType="begin"/>
      </w:r>
      <w:r w:rsidR="000A3919">
        <w:instrText xml:space="preserve"> ADDIN ZOTERO_ITEM CSL_CITATION {"citationID":"WPVnUPeo","properties":{"unsorted":false,"formattedCitation":"(Y. Liao {\\i{}et al.}, 2022)","plainCitation":"(Y. Liao et al., 2022)","noteIndex":0},"citationItems":[{"id":"owbJ2Ida/lDo7sXTf","uris":["http://zotero.org/users/10031142/items/ETCZSGPS"],"itemData":{"id":6077,"type":"article-journal","container-title":"Sensors","DOI":"10.3390/s22197275","issue":"19","page":"7275","title":"Prediction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schema":"https://github.com/citation-style-language/schema/raw/master/csl-citation.json"} </w:instrText>
      </w:r>
      <w:r>
        <w:fldChar w:fldCharType="separate"/>
      </w:r>
      <w:r>
        <w:rPr>
          <w:rFonts w:cs="Times New Roman"/>
          <w:kern w:val="0"/>
        </w:rPr>
        <w:t xml:space="preserve">(Y. Liao </w:t>
      </w:r>
      <w:r>
        <w:rPr>
          <w:rFonts w:cs="Times New Roman"/>
          <w:i/>
          <w:iCs/>
          <w:kern w:val="0"/>
        </w:rPr>
        <w:t>et al.</w:t>
      </w:r>
      <w:r>
        <w:rPr>
          <w:rFonts w:cs="Times New Roman"/>
          <w:kern w:val="0"/>
        </w:rPr>
        <w:t>, 2022)</w:t>
      </w:r>
      <w:r>
        <w:fldChar w:fldCharType="end"/>
      </w:r>
      <w:r>
        <w:t xml:space="preserve"> review these models for track geometry degradation prediction. Physics-based and simulation-based models remain essential where labels are scarce but the vehicle-track mechanism is understood. Finally, hybrid models combine data-driven prediction with physical constraints or digital-twin simulation, a direction increasingly emphasized in recent railway infrastructure monitoring research </w:t>
      </w:r>
      <w:r>
        <w:fldChar w:fldCharType="begin"/>
      </w:r>
      <w:r w:rsidR="000A3919">
        <w:instrText xml:space="preserve"> ADDIN ZOTERO_ITEM CSL_CITATION {"citationID":"9Kwv8Kx7","properties":{"unsorted":false,"formattedCitation":"(Bianchi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2025c)</w:t>
      </w:r>
      <w:r>
        <w:fldChar w:fldCharType="end"/>
      </w:r>
      <w:r>
        <w:t>.</w:t>
      </w:r>
    </w:p>
    <w:p w14:paraId="18635563" w14:textId="5CC2917B" w:rsidR="003E7760" w:rsidRDefault="00000000">
      <w:pPr>
        <w:ind w:firstLine="480"/>
      </w:pPr>
      <w:r>
        <w:t xml:space="preserve">The most useful predictive outputs are not abstract accuracy scores. They are decision-ready quantities such as probability of threshold exceedance, time-to-limit, remaining useful life, defect recurrence risk, and prioritized work lists. </w:t>
      </w:r>
      <w:r>
        <w:fldChar w:fldCharType="begin"/>
      </w:r>
      <w:r w:rsidR="000A3919">
        <w:instrText xml:space="preserve"> ADDIN ZOTERO_ITEM CSL_CITATION {"citationID":"c7ix8oqO","properties":{"unsorted":false,"formattedCitation":"(Caetano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fldChar w:fldCharType="separate"/>
      </w:r>
      <w:r>
        <w:rPr>
          <w:rFonts w:cs="Times New Roman"/>
        </w:rPr>
        <w:t>(Caetano and Teixeira, 2016)</w:t>
      </w:r>
      <w:r>
        <w:fldChar w:fldCharType="end"/>
      </w:r>
      <w:r>
        <w:t xml:space="preserve"> show this principle in ballast tamping by linking degradation forecasting to a reliability-cost maintenance model. </w:t>
      </w:r>
      <w:r>
        <w:fldChar w:fldCharType="begin"/>
      </w:r>
      <w:r w:rsidR="000A3919">
        <w:instrText xml:space="preserve"> ADDIN ZOTERO_ITEM CSL_CITATION {"citationID":"3YzQJt9s","properties":{"unsorted":false,"formattedCitation":"(Binder,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fldChar w:fldCharType="separate"/>
      </w:r>
      <w:r>
        <w:rPr>
          <w:rFonts w:cs="Times New Roman"/>
        </w:rPr>
        <w:t>(Binder, Mezhuyev and Tschandl, 2023)</w:t>
      </w:r>
      <w:r>
        <w:fldChar w:fldCharType="end"/>
      </w:r>
      <w:r>
        <w:t xml:space="preserve"> similarly describes predictive maintenance as most deployable when it uses already available operational, inspection and maintenance data to support planning and scheduling rather than replace inspection. The implication is important for this review: predictive maintenance belongs primarily to the first closed loop when it screens and prioritizes the network; it enters the second loop only when the forecast is converted into a local repair target, an action, and a measurable acceptance criterion.</w:t>
      </w:r>
    </w:p>
    <w:p w14:paraId="6D0DD7FB" w14:textId="335726FD" w:rsidR="003E7760" w:rsidRDefault="00000000">
      <w:pPr>
        <w:pStyle w:val="a3"/>
        <w:keepNext/>
      </w:pPr>
      <w:r>
        <w:t xml:space="preserve">Table </w:t>
      </w:r>
      <w:fldSimple w:instr=" SEQ Table \* ARABIC ">
        <w:r w:rsidR="00BA048F">
          <w:rPr>
            <w:noProof/>
          </w:rPr>
          <w:t>5</w:t>
        </w:r>
      </w:fldSimple>
      <w:r>
        <w:rPr>
          <w:rFonts w:hint="eastAsia"/>
        </w:rPr>
        <w:t xml:space="preserve"> </w:t>
      </w:r>
      <w:r>
        <w:t>Existing studies on data-to-decision pipelines and predictive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2090"/>
        <w:gridCol w:w="2183"/>
        <w:gridCol w:w="2045"/>
      </w:tblGrid>
      <w:tr w:rsidR="003E7760" w14:paraId="09B80383" w14:textId="77777777">
        <w:trPr>
          <w:jc w:val="center"/>
        </w:trPr>
        <w:tc>
          <w:tcPr>
            <w:tcW w:w="2445" w:type="dxa"/>
            <w:tcBorders>
              <w:top w:val="single" w:sz="12" w:space="0" w:color="auto"/>
              <w:bottom w:val="single" w:sz="8" w:space="0" w:color="auto"/>
            </w:tcBorders>
            <w:vAlign w:val="center"/>
          </w:tcPr>
          <w:p w14:paraId="4CB7174D" w14:textId="77777777" w:rsidR="003E7760" w:rsidRDefault="00000000">
            <w:pPr>
              <w:ind w:firstLine="480"/>
              <w:jc w:val="center"/>
              <w:rPr>
                <w:rFonts w:cs="Times New Roman"/>
                <w:b/>
                <w:bCs/>
                <w:szCs w:val="21"/>
              </w:rPr>
            </w:pPr>
            <w:r>
              <w:rPr>
                <w:rFonts w:cs="Times New Roman"/>
                <w:b/>
                <w:bCs/>
                <w:szCs w:val="21"/>
              </w:rPr>
              <w:t>Research topic</w:t>
            </w:r>
          </w:p>
        </w:tc>
        <w:tc>
          <w:tcPr>
            <w:tcW w:w="2446" w:type="dxa"/>
            <w:tcBorders>
              <w:top w:val="single" w:sz="12" w:space="0" w:color="auto"/>
              <w:bottom w:val="single" w:sz="8" w:space="0" w:color="auto"/>
            </w:tcBorders>
            <w:vAlign w:val="center"/>
          </w:tcPr>
          <w:p w14:paraId="2705D5AB" w14:textId="77777777" w:rsidR="003E7760" w:rsidRDefault="00000000">
            <w:pPr>
              <w:ind w:firstLine="480"/>
              <w:jc w:val="center"/>
              <w:rPr>
                <w:rFonts w:cs="Times New Roman"/>
                <w:b/>
                <w:bCs/>
                <w:szCs w:val="21"/>
              </w:rPr>
            </w:pPr>
            <w:r>
              <w:rPr>
                <w:rFonts w:cs="Times New Roman"/>
                <w:b/>
                <w:bCs/>
                <w:szCs w:val="21"/>
              </w:rPr>
              <w:t>Core focus</w:t>
            </w:r>
          </w:p>
        </w:tc>
        <w:tc>
          <w:tcPr>
            <w:tcW w:w="2445" w:type="dxa"/>
            <w:tcBorders>
              <w:top w:val="single" w:sz="12" w:space="0" w:color="auto"/>
              <w:bottom w:val="single" w:sz="8" w:space="0" w:color="auto"/>
            </w:tcBorders>
            <w:vAlign w:val="center"/>
          </w:tcPr>
          <w:p w14:paraId="25E2BBCB" w14:textId="77777777" w:rsidR="003E7760" w:rsidRDefault="00000000">
            <w:pPr>
              <w:ind w:firstLine="480"/>
              <w:jc w:val="center"/>
              <w:rPr>
                <w:rFonts w:cs="Times New Roman"/>
                <w:b/>
                <w:bCs/>
                <w:szCs w:val="21"/>
              </w:rPr>
            </w:pPr>
            <w:r>
              <w:rPr>
                <w:rFonts w:cs="Times New Roman"/>
                <w:b/>
                <w:bCs/>
                <w:szCs w:val="21"/>
              </w:rPr>
              <w:t>Maintenance implication</w:t>
            </w:r>
          </w:p>
        </w:tc>
        <w:tc>
          <w:tcPr>
            <w:tcW w:w="2446" w:type="dxa"/>
            <w:tcBorders>
              <w:top w:val="single" w:sz="12" w:space="0" w:color="auto"/>
              <w:bottom w:val="single" w:sz="8" w:space="0" w:color="auto"/>
            </w:tcBorders>
            <w:vAlign w:val="center"/>
          </w:tcPr>
          <w:p w14:paraId="064B16D8" w14:textId="77777777" w:rsidR="003E7760" w:rsidRDefault="00000000">
            <w:pPr>
              <w:ind w:firstLine="480"/>
              <w:jc w:val="center"/>
              <w:rPr>
                <w:rFonts w:cs="Times New Roman"/>
                <w:b/>
                <w:bCs/>
                <w:szCs w:val="21"/>
              </w:rPr>
            </w:pPr>
            <w:r>
              <w:rPr>
                <w:rFonts w:cs="Times New Roman"/>
                <w:b/>
                <w:bCs/>
                <w:szCs w:val="21"/>
              </w:rPr>
              <w:t>References</w:t>
            </w:r>
          </w:p>
        </w:tc>
      </w:tr>
      <w:tr w:rsidR="003E7760" w14:paraId="4CEE5756" w14:textId="77777777">
        <w:trPr>
          <w:jc w:val="center"/>
        </w:trPr>
        <w:tc>
          <w:tcPr>
            <w:tcW w:w="2445" w:type="dxa"/>
            <w:tcBorders>
              <w:top w:val="single" w:sz="8" w:space="0" w:color="auto"/>
            </w:tcBorders>
            <w:vAlign w:val="center"/>
          </w:tcPr>
          <w:p w14:paraId="736B5E0D" w14:textId="77777777" w:rsidR="003E7760" w:rsidRDefault="00000000">
            <w:pPr>
              <w:ind w:firstLine="480"/>
              <w:jc w:val="center"/>
              <w:rPr>
                <w:rFonts w:cs="Times New Roman"/>
                <w:szCs w:val="21"/>
              </w:rPr>
            </w:pPr>
            <w:r>
              <w:rPr>
                <w:rFonts w:cs="Times New Roman"/>
                <w:szCs w:val="21"/>
              </w:rPr>
              <w:t>Multi-source data fusion</w:t>
            </w:r>
          </w:p>
        </w:tc>
        <w:tc>
          <w:tcPr>
            <w:tcW w:w="2446" w:type="dxa"/>
            <w:tcBorders>
              <w:top w:val="single" w:sz="8" w:space="0" w:color="auto"/>
            </w:tcBorders>
            <w:vAlign w:val="center"/>
          </w:tcPr>
          <w:p w14:paraId="79041207" w14:textId="77777777" w:rsidR="003E7760" w:rsidRDefault="00000000">
            <w:pPr>
              <w:ind w:firstLine="480"/>
              <w:jc w:val="center"/>
              <w:rPr>
                <w:rFonts w:cs="Times New Roman"/>
                <w:szCs w:val="21"/>
              </w:rPr>
            </w:pPr>
            <w:r>
              <w:rPr>
                <w:rFonts w:cs="Times New Roman"/>
                <w:szCs w:val="21"/>
              </w:rPr>
              <w:t>Geometry, logs, traffic, environment</w:t>
            </w:r>
          </w:p>
        </w:tc>
        <w:tc>
          <w:tcPr>
            <w:tcW w:w="2445" w:type="dxa"/>
            <w:tcBorders>
              <w:top w:val="single" w:sz="8" w:space="0" w:color="auto"/>
            </w:tcBorders>
            <w:vAlign w:val="center"/>
          </w:tcPr>
          <w:p w14:paraId="2C3499BE" w14:textId="77777777" w:rsidR="003E7760" w:rsidRDefault="00000000">
            <w:pPr>
              <w:ind w:firstLine="480"/>
              <w:jc w:val="center"/>
              <w:rPr>
                <w:rFonts w:cs="Times New Roman"/>
                <w:szCs w:val="21"/>
              </w:rPr>
            </w:pPr>
            <w:r>
              <w:rPr>
                <w:rFonts w:cs="Times New Roman"/>
                <w:szCs w:val="21"/>
              </w:rPr>
              <w:t>Builds decision-ready condition states</w:t>
            </w:r>
          </w:p>
        </w:tc>
        <w:tc>
          <w:tcPr>
            <w:tcW w:w="2446" w:type="dxa"/>
            <w:tcBorders>
              <w:top w:val="single" w:sz="8" w:space="0" w:color="auto"/>
            </w:tcBorders>
            <w:vAlign w:val="center"/>
          </w:tcPr>
          <w:p w14:paraId="78FAE9F5" w14:textId="7DFED468"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{"citationID":"uUDTxw2v","properties":{"unsorted":false,"formattedCitation":"(Davari {\\i{}et al.}, 2021)","plainCitation":"(Davari et al., 2021)","noteIndex":0},"citationItems":[{"id":"owbJ2Ida/xUOnb1TY","uris":["http://zotero.org/users/10031142/items/P4B5GAPU"],"itemData":{"id":5763,"type":"article-journal","abstract":"In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rPr>
                <w:rFonts w:cs="Times New Roman"/>
                <w:szCs w:val="21"/>
              </w:rPr>
              <w:fldChar w:fldCharType="separate"/>
            </w:r>
            <w:r>
              <w:rPr>
                <w:rFonts w:cs="Times New Roman"/>
                <w:kern w:val="0"/>
              </w:rPr>
              <w:t xml:space="preserve">(Davari </w:t>
            </w:r>
            <w:r>
              <w:rPr>
                <w:rFonts w:cs="Times New Roman"/>
                <w:i/>
                <w:iCs/>
                <w:kern w:val="0"/>
              </w:rPr>
              <w:t>et al.</w:t>
            </w:r>
            <w:r>
              <w:rPr>
                <w:rFonts w:cs="Times New Roman"/>
                <w:kern w:val="0"/>
              </w:rPr>
              <w:t>, 2021)</w:t>
            </w:r>
            <w:r>
              <w:rPr>
                <w:rFonts w:cs="Times New Roman"/>
                <w:szCs w:val="21"/>
              </w:rPr>
              <w:fldChar w:fldCharType="end"/>
            </w:r>
          </w:p>
        </w:tc>
      </w:tr>
      <w:tr w:rsidR="003E7760" w14:paraId="4A9BC3AC" w14:textId="77777777">
        <w:trPr>
          <w:jc w:val="center"/>
        </w:trPr>
        <w:tc>
          <w:tcPr>
            <w:tcW w:w="2445" w:type="dxa"/>
            <w:vAlign w:val="center"/>
          </w:tcPr>
          <w:p w14:paraId="6E99577B" w14:textId="77777777" w:rsidR="003E7760" w:rsidRDefault="00000000">
            <w:pPr>
              <w:ind w:firstLine="480"/>
              <w:jc w:val="center"/>
              <w:rPr>
                <w:rFonts w:cs="Times New Roman"/>
                <w:szCs w:val="21"/>
              </w:rPr>
            </w:pPr>
            <w:r>
              <w:rPr>
                <w:rFonts w:cs="Times New Roman"/>
                <w:szCs w:val="21"/>
              </w:rPr>
              <w:t>Spatial alignment</w:t>
            </w:r>
          </w:p>
        </w:tc>
        <w:tc>
          <w:tcPr>
            <w:tcW w:w="2446" w:type="dxa"/>
            <w:vAlign w:val="center"/>
          </w:tcPr>
          <w:p w14:paraId="0BBDF057" w14:textId="77777777" w:rsidR="003E7760" w:rsidRDefault="00000000">
            <w:pPr>
              <w:ind w:firstLine="480"/>
              <w:jc w:val="center"/>
              <w:rPr>
                <w:rFonts w:cs="Times New Roman"/>
                <w:szCs w:val="21"/>
              </w:rPr>
            </w:pPr>
            <w:r>
              <w:rPr>
                <w:rFonts w:cs="Times New Roman"/>
                <w:szCs w:val="21"/>
              </w:rPr>
              <w:t>Segments, sections, assets</w:t>
            </w:r>
          </w:p>
        </w:tc>
        <w:tc>
          <w:tcPr>
            <w:tcW w:w="2445" w:type="dxa"/>
            <w:vAlign w:val="center"/>
          </w:tcPr>
          <w:p w14:paraId="10B9E764" w14:textId="77777777" w:rsidR="003E7760" w:rsidRDefault="00000000">
            <w:pPr>
              <w:ind w:firstLine="480"/>
              <w:jc w:val="center"/>
              <w:rPr>
                <w:rFonts w:cs="Times New Roman"/>
                <w:szCs w:val="21"/>
              </w:rPr>
            </w:pPr>
            <w:r>
              <w:rPr>
                <w:rFonts w:cs="Times New Roman"/>
                <w:szCs w:val="21"/>
              </w:rPr>
              <w:t>Matches data with work units</w:t>
            </w:r>
          </w:p>
        </w:tc>
        <w:tc>
          <w:tcPr>
            <w:tcW w:w="2446" w:type="dxa"/>
            <w:vAlign w:val="center"/>
          </w:tcPr>
          <w:p w14:paraId="46EE9A21" w14:textId="3DCBDB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{"citationID":"0INlcF3G","properties":{"unsorted":false,"formattedCitation":"(Peinado Gonzalo {\\i{}et al.}, 2022b)","plainCitation":"(Peinado Gonzalo et al., 2022b)","noteIndex":0},"citationItems":[{"id":"owbJ2Ida/KLuL2T8e","uris":["http://zotero.org/users/10031142/items/BUK4L872"],"itemData":{"id":3539,"type":"article-journal","abstract":"Railway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Systems","DOI":"10.1109/TITS.2022.3214121","ISSN":"1558-0016","issue":"12","note":"event-title: IEEE Transactions on Intelligent Transportation Systems","page":"22737-22754","source":"IEEE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rPr>
                <w:rFonts w:cs="Times New Roman"/>
                <w:szCs w:val="21"/>
              </w:rPr>
              <w:fldChar w:fldCharType="separate"/>
            </w:r>
            <w:r>
              <w:rPr>
                <w:rFonts w:cs="Times New Roman"/>
                <w:kern w:val="0"/>
              </w:rPr>
              <w:t xml:space="preserve">(Peinado Gonzalo </w:t>
            </w:r>
            <w:r>
              <w:rPr>
                <w:rFonts w:cs="Times New Roman"/>
                <w:i/>
                <w:iCs/>
                <w:kern w:val="0"/>
              </w:rPr>
              <w:t>et al.</w:t>
            </w:r>
            <w:r>
              <w:rPr>
                <w:rFonts w:cs="Times New Roman"/>
                <w:kern w:val="0"/>
              </w:rPr>
              <w:t>, 2022b)</w:t>
            </w:r>
            <w:r>
              <w:rPr>
                <w:rFonts w:cs="Times New Roman"/>
                <w:szCs w:val="21"/>
              </w:rPr>
              <w:fldChar w:fldCharType="end"/>
            </w:r>
          </w:p>
        </w:tc>
      </w:tr>
      <w:tr w:rsidR="003E7760" w14:paraId="3832C4F9" w14:textId="77777777">
        <w:trPr>
          <w:jc w:val="center"/>
        </w:trPr>
        <w:tc>
          <w:tcPr>
            <w:tcW w:w="2445" w:type="dxa"/>
            <w:vAlign w:val="center"/>
          </w:tcPr>
          <w:p w14:paraId="54AE7599" w14:textId="77777777" w:rsidR="003E7760" w:rsidRDefault="00000000">
            <w:pPr>
              <w:ind w:firstLine="480"/>
              <w:jc w:val="center"/>
              <w:rPr>
                <w:rFonts w:cs="Times New Roman"/>
                <w:szCs w:val="21"/>
              </w:rPr>
            </w:pPr>
            <w:r>
              <w:rPr>
                <w:rFonts w:cs="Times New Roman"/>
                <w:szCs w:val="21"/>
              </w:rPr>
              <w:t>Temporal alignment</w:t>
            </w:r>
          </w:p>
        </w:tc>
        <w:tc>
          <w:tcPr>
            <w:tcW w:w="2446" w:type="dxa"/>
            <w:vAlign w:val="center"/>
          </w:tcPr>
          <w:p w14:paraId="43E25FCC" w14:textId="77777777" w:rsidR="003E7760" w:rsidRDefault="00000000">
            <w:pPr>
              <w:ind w:firstLine="480"/>
              <w:jc w:val="center"/>
              <w:rPr>
                <w:rFonts w:cs="Times New Roman"/>
                <w:szCs w:val="21"/>
              </w:rPr>
            </w:pPr>
            <w:r>
              <w:rPr>
                <w:rFonts w:cs="Times New Roman"/>
                <w:szCs w:val="21"/>
              </w:rPr>
              <w:t>Degradation and intervention history</w:t>
            </w:r>
          </w:p>
        </w:tc>
        <w:tc>
          <w:tcPr>
            <w:tcW w:w="2445" w:type="dxa"/>
            <w:vAlign w:val="center"/>
          </w:tcPr>
          <w:p w14:paraId="5E82008E" w14:textId="77777777" w:rsidR="003E7760" w:rsidRDefault="00000000">
            <w:pPr>
              <w:ind w:firstLine="480"/>
              <w:jc w:val="center"/>
              <w:rPr>
                <w:rFonts w:cs="Times New Roman"/>
                <w:szCs w:val="21"/>
              </w:rPr>
            </w:pPr>
            <w:r>
              <w:rPr>
                <w:rFonts w:cs="Times New Roman"/>
                <w:szCs w:val="21"/>
              </w:rPr>
              <w:t>Enables trend-based prediction</w:t>
            </w:r>
          </w:p>
        </w:tc>
        <w:tc>
          <w:tcPr>
            <w:tcW w:w="2446" w:type="dxa"/>
            <w:vAlign w:val="center"/>
          </w:tcPr>
          <w:p w14:paraId="3C5C338F" w14:textId="6684D1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{"citationID":"UP4jxSJt","properties":{"unsorted":false,"formattedCitation":"(Caetano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rPr>
                <w:rFonts w:cs="Times New Roman"/>
                <w:szCs w:val="21"/>
              </w:rPr>
              <w:fldChar w:fldCharType="separate"/>
            </w:r>
            <w:r>
              <w:rPr>
                <w:rFonts w:cs="Times New Roman"/>
              </w:rPr>
              <w:t>(Caetano and Teixeira, 2016)</w:t>
            </w:r>
            <w:r>
              <w:rPr>
                <w:rFonts w:cs="Times New Roman"/>
                <w:szCs w:val="21"/>
              </w:rPr>
              <w:fldChar w:fldCharType="end"/>
            </w:r>
          </w:p>
        </w:tc>
      </w:tr>
      <w:tr w:rsidR="003E7760" w14:paraId="7F398144" w14:textId="77777777">
        <w:trPr>
          <w:jc w:val="center"/>
        </w:trPr>
        <w:tc>
          <w:tcPr>
            <w:tcW w:w="2445" w:type="dxa"/>
            <w:vAlign w:val="center"/>
          </w:tcPr>
          <w:p w14:paraId="0EBB5E00" w14:textId="77777777" w:rsidR="003E7760" w:rsidRDefault="00000000">
            <w:pPr>
              <w:ind w:firstLine="480"/>
              <w:jc w:val="center"/>
              <w:rPr>
                <w:rFonts w:cs="Times New Roman"/>
                <w:szCs w:val="21"/>
              </w:rPr>
            </w:pPr>
            <w:r>
              <w:rPr>
                <w:rFonts w:cs="Times New Roman"/>
                <w:szCs w:val="21"/>
              </w:rPr>
              <w:t>Practical labels</w:t>
            </w:r>
          </w:p>
        </w:tc>
        <w:tc>
          <w:tcPr>
            <w:tcW w:w="2446" w:type="dxa"/>
            <w:vAlign w:val="center"/>
          </w:tcPr>
          <w:p w14:paraId="4511DBCC" w14:textId="77777777" w:rsidR="003E7760" w:rsidRDefault="00000000">
            <w:pPr>
              <w:ind w:firstLine="480"/>
              <w:jc w:val="center"/>
              <w:rPr>
                <w:rFonts w:cs="Times New Roman"/>
                <w:szCs w:val="21"/>
              </w:rPr>
            </w:pPr>
            <w:r>
              <w:rPr>
                <w:rFonts w:cs="Times New Roman"/>
                <w:szCs w:val="21"/>
              </w:rPr>
              <w:t>Risk class, threshold exceedance, RUL</w:t>
            </w:r>
          </w:p>
        </w:tc>
        <w:tc>
          <w:tcPr>
            <w:tcW w:w="2445" w:type="dxa"/>
            <w:vAlign w:val="center"/>
          </w:tcPr>
          <w:p w14:paraId="592A0AFB" w14:textId="77777777" w:rsidR="003E7760" w:rsidRDefault="00000000">
            <w:pPr>
              <w:ind w:firstLine="480"/>
              <w:jc w:val="center"/>
              <w:rPr>
                <w:rFonts w:cs="Times New Roman"/>
                <w:szCs w:val="21"/>
              </w:rPr>
            </w:pPr>
            <w:r>
              <w:rPr>
                <w:rFonts w:cs="Times New Roman"/>
                <w:szCs w:val="21"/>
              </w:rPr>
              <w:t>Avoids dependence on rare failure labels</w:t>
            </w:r>
          </w:p>
        </w:tc>
        <w:tc>
          <w:tcPr>
            <w:tcW w:w="2446" w:type="dxa"/>
            <w:vAlign w:val="center"/>
          </w:tcPr>
          <w:p w14:paraId="3CF43246" w14:textId="7CA29BA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{"citationID":"DXJjniRz","properties":{"unsorted":false,"formattedCitation":"(Bianchi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rPr>
                <w:rFonts w:cs="Times New Roman"/>
                <w:szCs w:val="21"/>
              </w:rPr>
              <w:fldChar w:fldCharType="separate"/>
            </w:r>
            <w:r>
              <w:rPr>
                <w:rFonts w:cs="Times New Roman"/>
                <w:kern w:val="0"/>
              </w:rPr>
              <w:t xml:space="preserve">(Bianchi </w:t>
            </w:r>
            <w:r>
              <w:rPr>
                <w:rFonts w:cs="Times New Roman"/>
                <w:i/>
                <w:iCs/>
                <w:kern w:val="0"/>
              </w:rPr>
              <w:t>et al.</w:t>
            </w:r>
            <w:r>
              <w:rPr>
                <w:rFonts w:cs="Times New Roman"/>
                <w:kern w:val="0"/>
              </w:rPr>
              <w:t>, 2025c)</w:t>
            </w:r>
            <w:r>
              <w:rPr>
                <w:rFonts w:cs="Times New Roman"/>
                <w:szCs w:val="21"/>
              </w:rPr>
              <w:fldChar w:fldCharType="end"/>
            </w:r>
          </w:p>
        </w:tc>
      </w:tr>
      <w:tr w:rsidR="003E7760" w14:paraId="490BAE08" w14:textId="77777777">
        <w:trPr>
          <w:jc w:val="center"/>
        </w:trPr>
        <w:tc>
          <w:tcPr>
            <w:tcW w:w="2445" w:type="dxa"/>
            <w:vAlign w:val="center"/>
          </w:tcPr>
          <w:p w14:paraId="5C2105BD" w14:textId="77777777" w:rsidR="003E7760" w:rsidRDefault="00000000">
            <w:pPr>
              <w:ind w:firstLine="480"/>
              <w:jc w:val="center"/>
              <w:rPr>
                <w:rFonts w:cs="Times New Roman"/>
                <w:szCs w:val="21"/>
              </w:rPr>
            </w:pPr>
            <w:r>
              <w:rPr>
                <w:rFonts w:cs="Times New Roman"/>
                <w:szCs w:val="21"/>
              </w:rPr>
              <w:t>Prognostic modelling</w:t>
            </w:r>
          </w:p>
        </w:tc>
        <w:tc>
          <w:tcPr>
            <w:tcW w:w="2446" w:type="dxa"/>
            <w:vAlign w:val="center"/>
          </w:tcPr>
          <w:p w14:paraId="79E5FD32" w14:textId="77777777" w:rsidR="003E7760" w:rsidRDefault="00000000">
            <w:pPr>
              <w:ind w:firstLine="480"/>
              <w:jc w:val="center"/>
              <w:rPr>
                <w:rFonts w:cs="Times New Roman"/>
                <w:szCs w:val="21"/>
              </w:rPr>
            </w:pPr>
            <w:r>
              <w:rPr>
                <w:rFonts w:cs="Times New Roman"/>
                <w:szCs w:val="21"/>
              </w:rPr>
              <w:t>Stochastic, ML, physics-based models</w:t>
            </w:r>
          </w:p>
        </w:tc>
        <w:tc>
          <w:tcPr>
            <w:tcW w:w="2445" w:type="dxa"/>
            <w:vAlign w:val="center"/>
          </w:tcPr>
          <w:p w14:paraId="072F69B1" w14:textId="77777777" w:rsidR="003E7760" w:rsidRDefault="00000000">
            <w:pPr>
              <w:ind w:firstLine="480"/>
              <w:jc w:val="center"/>
              <w:rPr>
                <w:rFonts w:cs="Times New Roman"/>
                <w:szCs w:val="21"/>
              </w:rPr>
            </w:pPr>
            <w:r>
              <w:rPr>
                <w:rFonts w:cs="Times New Roman"/>
                <w:szCs w:val="21"/>
              </w:rPr>
              <w:t>Estimates deterioration and timing</w:t>
            </w:r>
          </w:p>
        </w:tc>
        <w:tc>
          <w:tcPr>
            <w:tcW w:w="2446" w:type="dxa"/>
            <w:vAlign w:val="center"/>
          </w:tcPr>
          <w:p w14:paraId="40F66EF6" w14:textId="3CAAC861"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{"citationID":"Ck3o7eTF","properties":{"unsorted":false,"formattedCitation":"(Quiroga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rPr>
                <w:rFonts w:cs="Times New Roman"/>
                <w:szCs w:val="21"/>
              </w:rPr>
              <w:fldChar w:fldCharType="separate"/>
            </w:r>
            <w:r>
              <w:rPr>
                <w:rFonts w:cs="Times New Roman"/>
              </w:rPr>
              <w:t>(Quiroga and Schnieder, 2012)</w:t>
            </w:r>
            <w:r>
              <w:rPr>
                <w:rFonts w:cs="Times New Roman"/>
                <w:szCs w:val="21"/>
              </w:rPr>
              <w:fldChar w:fldCharType="end"/>
            </w:r>
          </w:p>
        </w:tc>
      </w:tr>
      <w:tr w:rsidR="003E7760" w14:paraId="5BC91B0A" w14:textId="77777777">
        <w:trPr>
          <w:jc w:val="center"/>
        </w:trPr>
        <w:tc>
          <w:tcPr>
            <w:tcW w:w="2445" w:type="dxa"/>
            <w:tcBorders>
              <w:bottom w:val="single" w:sz="12" w:space="0" w:color="auto"/>
            </w:tcBorders>
            <w:vAlign w:val="center"/>
          </w:tcPr>
          <w:p w14:paraId="60203A80" w14:textId="77777777" w:rsidR="003E7760" w:rsidRDefault="00000000">
            <w:pPr>
              <w:ind w:firstLine="480"/>
              <w:jc w:val="center"/>
              <w:rPr>
                <w:rFonts w:cs="Times New Roman"/>
                <w:szCs w:val="21"/>
              </w:rPr>
            </w:pPr>
            <w:r>
              <w:rPr>
                <w:rFonts w:cs="Times New Roman"/>
                <w:szCs w:val="21"/>
              </w:rPr>
              <w:t>Decision coupling</w:t>
            </w:r>
          </w:p>
        </w:tc>
        <w:tc>
          <w:tcPr>
            <w:tcW w:w="2446" w:type="dxa"/>
            <w:tcBorders>
              <w:bottom w:val="single" w:sz="12" w:space="0" w:color="auto"/>
            </w:tcBorders>
            <w:vAlign w:val="center"/>
          </w:tcPr>
          <w:p w14:paraId="4F713949" w14:textId="77777777" w:rsidR="003E7760" w:rsidRDefault="00000000">
            <w:pPr>
              <w:ind w:firstLine="480"/>
              <w:jc w:val="center"/>
              <w:rPr>
                <w:rFonts w:cs="Times New Roman"/>
                <w:szCs w:val="21"/>
              </w:rPr>
            </w:pPr>
            <w:r>
              <w:rPr>
                <w:rFonts w:cs="Times New Roman"/>
                <w:szCs w:val="21"/>
              </w:rPr>
              <w:t>Worklists and intervention triggers</w:t>
            </w:r>
          </w:p>
        </w:tc>
        <w:tc>
          <w:tcPr>
            <w:tcW w:w="2445" w:type="dxa"/>
            <w:tcBorders>
              <w:bottom w:val="single" w:sz="12" w:space="0" w:color="auto"/>
            </w:tcBorders>
            <w:vAlign w:val="center"/>
          </w:tcPr>
          <w:p w14:paraId="45AF77DE" w14:textId="77777777" w:rsidR="003E7760" w:rsidRDefault="00000000">
            <w:pPr>
              <w:ind w:firstLine="480"/>
              <w:jc w:val="center"/>
              <w:rPr>
                <w:rFonts w:cs="Times New Roman"/>
                <w:szCs w:val="21"/>
              </w:rPr>
            </w:pPr>
            <w:r>
              <w:rPr>
                <w:rFonts w:cs="Times New Roman"/>
                <w:szCs w:val="21"/>
              </w:rPr>
              <w:t xml:space="preserve">Links prediction to maintenance </w:t>
            </w:r>
            <w:r>
              <w:rPr>
                <w:rFonts w:cs="Times New Roman"/>
                <w:szCs w:val="21"/>
              </w:rPr>
              <w:lastRenderedPageBreak/>
              <w:t>planning</w:t>
            </w:r>
          </w:p>
        </w:tc>
        <w:tc>
          <w:tcPr>
            <w:tcW w:w="2446" w:type="dxa"/>
            <w:tcBorders>
              <w:bottom w:val="single" w:sz="12" w:space="0" w:color="auto"/>
            </w:tcBorders>
            <w:vAlign w:val="center"/>
          </w:tcPr>
          <w:p w14:paraId="77964B06" w14:textId="0AB27734"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{"citationID":"uwVvU0nM","properties":{"unsorted":false,"formattedCitation":"(Binder,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(Binder, Mezhuyev and Tschandl, 2023)</w:t>
            </w:r>
            <w:r>
              <w:rPr>
                <w:rFonts w:cs="Times New Roman"/>
                <w:szCs w:val="21"/>
              </w:rPr>
              <w:fldChar w:fldCharType="end"/>
            </w:r>
          </w:p>
        </w:tc>
      </w:tr>
    </w:tbl>
    <w:p w14:paraId="35CF6EDD"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2.3.3 </w:t>
      </w:r>
      <w:r>
        <w:rPr>
          <w:b/>
          <w:bCs/>
        </w:rPr>
        <w:t>Track deterioration, restoration and state evolution</w:t>
      </w:r>
    </w:p>
    <w:p w14:paraId="157D03EE" w14:textId="3E3A0BB5" w:rsidR="003E7760" w:rsidRDefault="00000000">
      <w:pPr>
        <w:ind w:firstLine="480"/>
      </w:pPr>
      <w:r>
        <w:t xml:space="preserve">The dominant state variable in track maintenance is geometry, but geometry is an effect rather than a complete cause. Geometry deterioration expresses how the rail-fastener-sleeper-support system evolves under repeated wheel loading, environmental exposure and previous interventions. In ballasted track, the central mechanism is the gradual loss of uniform support. Ballast settlement, particle breakage, abrasion, fouling, drainage degradation and subgrade weakening change the stiffness and damping of the track bed, leading to longitudinal-level and alignment irregularities. In this setting, tamping remains the main corrective operation because it directly restores sleeper support and rail position. Yet the recovery is imperfect and temporary. </w:t>
      </w:r>
      <w:r>
        <w:fldChar w:fldCharType="begin"/>
      </w:r>
      <w:r w:rsidR="000A3919">
        <w:instrText xml:space="preserve"> ADDIN ZOTERO_ITEM CSL_CITATION {"citationID":"GyisWiBH","properties":{"unsorted":false,"formattedCitation":"(Audley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found that traffic speed and maintenance history affect subsequent deterioration and that tamping can damage ballast. This is why modern maintenance models treat tamping not as a reset to an as-new state, but as an intervention with limited and path-dependent recovery.</w:t>
      </w:r>
    </w:p>
    <w:p w14:paraId="780C8F29" w14:textId="4C667394" w:rsidR="003E7760" w:rsidRDefault="00000000">
      <w:pPr>
        <w:ind w:firstLine="480"/>
      </w:pPr>
      <w:r>
        <w:t xml:space="preserve">Slab and ballastless tracks follow a different maintenance logic. They are designed to avoid routine ballast rearrangement and to preserve high smoothness, but their defects are often related to structural interfaces, support conditions and environmental effects. </w:t>
      </w:r>
      <w:r>
        <w:fldChar w:fldCharType="begin"/>
      </w:r>
      <w:r w:rsidR="000A3919">
        <w:instrText xml:space="preserve"> ADDIN ZOTERO_ITEM CSL_CITATION {"citationID":"Ex1EuF9E","properties":{"unsorted":false,"formattedCitation":"(Ren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r>
        <w:t xml:space="preserve"> review Chinese high-speed slab-track research and highlight issues such as service performance evolution, damage maintenance standards, repair technologies and the need to evaluate maintenance effects. In slab systems, a geometry irregularity can correspond to concealed debonding, voiding, uneven settlement, frost heave, thermal deformation or interlayer degradation. Studies on CRTS III slab track under frost heave show that foundation deformation can lead to slab-track deformation and damage evolution </w:t>
      </w:r>
      <w:r>
        <w:fldChar w:fldCharType="begin"/>
      </w:r>
      <w:r w:rsidR="000A3919">
        <w:instrText xml:space="preserve"> ADDIN ZOTERO_ITEM CSL_CITATION {"citationID":"2BMrn12J","properties":{"unsorted":false,"formattedCitation":"(Cai {\\i{}et al.}, 2021)","plainCitation":"(Cai et al., 2021)","noteIndex":0},"citationItems":[{"id":"owbJ2Ida/U2B2381a","uris":["http://zotero.org/users/10031142/items/KMTFLLZD"],"itemData":{"id":6067,"type":"article-journal","container-title":"Applied Sciences","DOI":"10.3390/app11083520","issue":"8","page":"3520","title":"Deformation Law and Control Limit of CRTSIII Slab Track under Subgrade Frost Heave","volume":"11","author":[{"family":"Cai","given":"X."},{"family":"Zhang","given":"Q."},{"family":"Zhang","given":"Y."},{"family":"Wang","given":"Q."},{"family":"Luo","given":"B."},{"family":"Yang","given":"G."},{"family":"Lau","given":"A."}],"issued":{"date-parts":[["2021"]]}}}],"schema":"https://github.com/citation-style-language/schema/raw/master/csl-citation.json"} </w:instrText>
      </w:r>
      <w:r>
        <w:fldChar w:fldCharType="separate"/>
      </w:r>
      <w:r>
        <w:rPr>
          <w:rFonts w:cs="Times New Roman"/>
          <w:kern w:val="0"/>
        </w:rPr>
        <w:t xml:space="preserve">(Cai </w:t>
      </w:r>
      <w:r>
        <w:rPr>
          <w:rFonts w:cs="Times New Roman"/>
          <w:i/>
          <w:iCs/>
          <w:kern w:val="0"/>
        </w:rPr>
        <w:t>et al.</w:t>
      </w:r>
      <w:r>
        <w:rPr>
          <w:rFonts w:cs="Times New Roman"/>
          <w:kern w:val="0"/>
        </w:rPr>
        <w:t>, 2021)</w:t>
      </w:r>
      <w:r>
        <w:fldChar w:fldCharType="end"/>
      </w:r>
      <w:r>
        <w:t>. Hence the maintenance question is not simply whether a geometry threshold has been exceeded, but whether the observed geometry is a symptom of a deeper support or interface problem.</w:t>
      </w:r>
    </w:p>
    <w:p w14:paraId="14DCFF99" w14:textId="5013EC67" w:rsidR="003E7760" w:rsidRDefault="00000000">
      <w:pPr>
        <w:ind w:firstLine="480"/>
      </w:pPr>
      <w:r>
        <w:t xml:space="preserve">Rail and wheel-rail interface deterioration add another mechanism. Wear, corrugation, rolling contact fatigue, squats, head checks and profile evolution affect contact stress, dynamic loading, noise and vibration. Rail grinding and profile maintenance are therefore not only surface operations; they regulate the dynamic interaction that drives downstream track damage. Numerical wear-model reviews describe a standard chain in which multibody vehicle-track dynamics generates contact forces and creepages, contact mechanics resolves stresses, a wear law estimates material loss, and iterative profile updating predicts future profile evolution </w:t>
      </w:r>
      <w:r>
        <w:fldChar w:fldCharType="begin"/>
      </w:r>
      <w:r w:rsidR="000A3919">
        <w:instrText xml:space="preserve"> ADDIN ZOTERO_ITEM CSL_CITATION {"citationID":"RgzRJm0e","properties":{"unsorted":false,"formattedCitation":"(Bosso,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r>
        <w:t xml:space="preserve">. Corrugation assessment based on wheel-rail forces and rail-grinding needs has also been studied as a way to connect measurement to grinding </w:t>
      </w:r>
      <w:r>
        <w:lastRenderedPageBreak/>
        <w:t xml:space="preserve">decisions </w:t>
      </w:r>
      <w:r>
        <w:fldChar w:fldCharType="begin"/>
      </w:r>
      <w:r w:rsidR="000A3919">
        <w:instrText xml:space="preserve"> ADDIN ZOTERO_ITEM CSL_CITATION {"citationID":"BT3ArBtV","properties":{"unsorted":false,"formattedCitation":"(Niu {\\i{}et al.}, 2023)","plainCitation":"(Niu et al., 2023)","noteIndex":0},"citationItems":[{"id":"owbJ2Ida/3v0CVaFD","uris":["http://zotero.org/users/10031142/items/WV674BDT"],"itemData":{"id":6081,"type":"article-journal","container-title":"Journal of Civil Structural Health Monitoring","DOI":"10.1007/s13349-023-00700-w","page":"1131–1150","title":"An assessment method of rail corrugation based on wheel–rail vertical force and its application for rail grinding","volume":"13","author":[{"family":"Niu","given":"Liubin"},{"family":"Yang","given":"Fei"},{"family":"Deng","given":"Xiangyun"},{"family":"Zhang","given":"Pan"},{"family":"Jing","given":"Guoqing"},{"family":"Qiang","given":"Weile"},{"family":"Guo","given":"Yunlong"}],"issued":{"date-parts":[["2023"]]}}}],"schema":"https://github.com/citation-style-language/schema/raw/master/csl-citation.json"} </w:instrText>
      </w:r>
      <w:r>
        <w:fldChar w:fldCharType="separate"/>
      </w:r>
      <w:r>
        <w:rPr>
          <w:rFonts w:cs="Times New Roman"/>
          <w:kern w:val="0"/>
        </w:rPr>
        <w:t xml:space="preserve">(Niu </w:t>
      </w:r>
      <w:r>
        <w:rPr>
          <w:rFonts w:cs="Times New Roman"/>
          <w:i/>
          <w:iCs/>
          <w:kern w:val="0"/>
        </w:rPr>
        <w:t>et al.</w:t>
      </w:r>
      <w:r>
        <w:rPr>
          <w:rFonts w:cs="Times New Roman"/>
          <w:kern w:val="0"/>
        </w:rPr>
        <w:t>, 2023)</w:t>
      </w:r>
      <w:r>
        <w:fldChar w:fldCharType="end"/>
      </w:r>
      <w:r>
        <w:t>.</w:t>
      </w:r>
    </w:p>
    <w:p w14:paraId="7D46530A" w14:textId="65C2825C" w:rsidR="003E7760" w:rsidRDefault="00000000">
      <w:pPr>
        <w:ind w:firstLine="480"/>
      </w:pPr>
      <w:r>
        <w:t xml:space="preserve">Transition zones and discrete assets are another major source of state evolution. Bridges, culverts, tunnels, level crossings, turnouts and slab-ballast interfaces generate abrupt changes in stiffness, support condition or geometry. The resulting dynamic amplification produces differential settlement, local geometry loss and recurring maintenance demand. </w:t>
      </w:r>
      <w:r>
        <w:fldChar w:fldCharType="begin"/>
      </w:r>
      <w:r w:rsidR="000A3919">
        <w:instrText xml:space="preserve"> ADDIN ZOTERO_ITEM CSL_CITATION {"citationID":"EPMuBUhA","properties":{"unsorted":false,"formattedCitation":"(Shang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r>
        <w:t xml:space="preserve"> argue that discrete rail assets require systems-thinking maintenance because they are short, numerous, heterogeneous and locally degraded, while </w:t>
      </w:r>
      <w:r>
        <w:fldChar w:fldCharType="begin"/>
      </w:r>
      <w:r w:rsidR="000A3919">
        <w:instrText xml:space="preserve"> ADDIN ZOTERO_ITEM CSL_CITATION {"citationID":"GbwvM2Kx","properties":{"unsorted":false,"formattedCitation":"(Shang {\\i{}et al.}, 2023)","plainCitation":"(Shang et al., 2023)","noteIndex":0},"citationItems":[{"id":"owbJ2Ida/nx4458np","uris":["http://zotero.org/users/10031142/items/DDTCRFP5"],"itemData":{"id":5767,"type":"article-journal","abstract":"Performance evaluation and maintenance planning are gaining importance with ageing rail infrastructure and increasing demand on track safety and continuous availability. The discrete/point railway assets (e.g. bridges, level crossings) together with extended track sections constitute the main railway network infrastructure. The former has important implications in train safety, riding comfort and operating expenditures due to local intensified degradation and plays a role in effective network capacity due to their large quantity. The heterogeneity in asset features and operating environment also adds difficulties to efficient maintenance planning of multiple discrete assets. The current review screens the issue to level crossings, as little concern has been engaged to this asset type, and draws together different perspectives related to their maintenance management. The systems thinking approach is integrated and two levels of asset management (i.e. micro- and macro-level) are used to structure the synthesis, which are interdependent and synergistic. Two major approaches, namely, the mechanistic and data-driven modelling are synthesised. Both contribute to the maintenance knowledge and their comparisons are elaborated. Limitations in existing studies are identified and directions for future research are provided, aiming to contribute to a more refined ‘inspection and diagnosis’ process to properly capture the local track issues and move towards system-level maintenance approach for multiple level crossings.","container-title":"Structure and Infrastructure Engineering","DOI":"10.1080/15732479.2021.1936569","ISSN":"1573-2479, 1744-8980","issue":"2","journalAbbreviation":"Structure and Infrastructure Engineering","language":"en","page":"197-215","source":"DOI.org (Crossref)","title":"Systems thinking approach for improving maintenance management of discrete rail assets: a review and future perspectives","title-short":"Systems thinking approach for improving maintenance management of discrete rail assets","volume":"19","author":[{"family":"Shang","given":"Yue"},{"family":"Nogal","given":"Maria"},{"family":"Wang","given":"Haoyu"},{"family":"Wolfert","given":"A. R. M. (Rogier)"}],"issued":{"date-parts":[["2023",2,1]]}}}],"schema":"https://github.com/citation-style-language/schema/raw/master/csl-citation.json"}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2023)</w:t>
      </w:r>
      <w:r>
        <w:fldChar w:fldCharType="end"/>
      </w:r>
      <w:r>
        <w:t xml:space="preserve"> show how level crossings and associated transition zones can be optimized through surrogate-assisted dynamic design. The message for maintenance is clear: recurring defects should not be treated only by repeated geometry correction. Effective state-evolution management must identify whether the root cause lies in ballast fouling, sleeper support, rail profile, slab interface, drainage, stiffness transition or component failure.</w:t>
      </w:r>
    </w:p>
    <w:p w14:paraId="378F46FA" w14:textId="02531AD8" w:rsidR="003E7760" w:rsidRDefault="00000000">
      <w:pPr>
        <w:pStyle w:val="a3"/>
        <w:keepNext/>
      </w:pPr>
      <w:r>
        <w:t xml:space="preserve">Table </w:t>
      </w:r>
      <w:fldSimple w:instr=" SEQ Table \* ARABIC ">
        <w:r w:rsidR="00BA048F">
          <w:rPr>
            <w:noProof/>
          </w:rPr>
          <w:t>6</w:t>
        </w:r>
      </w:fldSimple>
      <w:r>
        <w:rPr>
          <w:rFonts w:hint="eastAsia"/>
        </w:rPr>
        <w:t xml:space="preserve"> </w:t>
      </w:r>
      <w:r>
        <w:t>Existing studies on track deterioration, recovery, and intervention effects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1953"/>
        <w:gridCol w:w="2257"/>
        <w:gridCol w:w="2170"/>
      </w:tblGrid>
      <w:tr w:rsidR="003E7760" w14:paraId="68049B7C" w14:textId="77777777">
        <w:trPr>
          <w:jc w:val="center"/>
        </w:trPr>
        <w:tc>
          <w:tcPr>
            <w:tcW w:w="2445" w:type="dxa"/>
            <w:tcBorders>
              <w:top w:val="single" w:sz="12" w:space="0" w:color="auto"/>
              <w:bottom w:val="single" w:sz="8" w:space="0" w:color="auto"/>
            </w:tcBorders>
            <w:vAlign w:val="center"/>
          </w:tcPr>
          <w:p w14:paraId="544321ED" w14:textId="77777777" w:rsidR="003E7760" w:rsidRDefault="00000000">
            <w:pPr>
              <w:ind w:firstLineChars="0" w:firstLine="0"/>
            </w:pPr>
            <w:r>
              <w:rPr>
                <w:b/>
              </w:rPr>
              <w:t>Object of study</w:t>
            </w:r>
          </w:p>
        </w:tc>
        <w:tc>
          <w:tcPr>
            <w:tcW w:w="2370" w:type="dxa"/>
            <w:tcBorders>
              <w:top w:val="single" w:sz="12" w:space="0" w:color="auto"/>
              <w:bottom w:val="single" w:sz="8" w:space="0" w:color="auto"/>
            </w:tcBorders>
            <w:vAlign w:val="center"/>
          </w:tcPr>
          <w:p w14:paraId="2E7975FD" w14:textId="77777777" w:rsidR="003E7760" w:rsidRDefault="00000000">
            <w:pPr>
              <w:ind w:firstLineChars="0" w:firstLine="0"/>
            </w:pPr>
            <w:r>
              <w:t>Core focus</w:t>
            </w:r>
          </w:p>
        </w:tc>
        <w:tc>
          <w:tcPr>
            <w:tcW w:w="2977" w:type="dxa"/>
            <w:tcBorders>
              <w:top w:val="single" w:sz="12" w:space="0" w:color="auto"/>
              <w:bottom w:val="single" w:sz="8" w:space="0" w:color="auto"/>
            </w:tcBorders>
            <w:vAlign w:val="center"/>
          </w:tcPr>
          <w:p w14:paraId="04B02C2D" w14:textId="77777777" w:rsidR="003E7760" w:rsidRDefault="00000000">
            <w:pPr>
              <w:ind w:firstLineChars="0" w:firstLine="0"/>
            </w:pPr>
            <w:r>
              <w:t>Maintenance implication</w:t>
            </w:r>
          </w:p>
        </w:tc>
        <w:tc>
          <w:tcPr>
            <w:tcW w:w="1990" w:type="dxa"/>
            <w:tcBorders>
              <w:top w:val="single" w:sz="12" w:space="0" w:color="auto"/>
              <w:bottom w:val="single" w:sz="8" w:space="0" w:color="auto"/>
            </w:tcBorders>
            <w:vAlign w:val="center"/>
          </w:tcPr>
          <w:p w14:paraId="759B75D6" w14:textId="77777777" w:rsidR="003E7760" w:rsidRDefault="00000000">
            <w:pPr>
              <w:ind w:firstLineChars="0" w:firstLine="0"/>
            </w:pPr>
            <w:r>
              <w:t>References</w:t>
            </w:r>
          </w:p>
        </w:tc>
      </w:tr>
      <w:tr w:rsidR="003E7760" w14:paraId="1C2859C0" w14:textId="77777777">
        <w:trPr>
          <w:jc w:val="center"/>
        </w:trPr>
        <w:tc>
          <w:tcPr>
            <w:tcW w:w="2445" w:type="dxa"/>
            <w:tcBorders>
              <w:top w:val="single" w:sz="8" w:space="0" w:color="auto"/>
            </w:tcBorders>
            <w:vAlign w:val="center"/>
          </w:tcPr>
          <w:p w14:paraId="13CDD0EC" w14:textId="77777777" w:rsidR="003E7760" w:rsidRDefault="00000000">
            <w:pPr>
              <w:ind w:firstLineChars="0" w:firstLine="0"/>
            </w:pPr>
            <w:r>
              <w:t>Ballasted track</w:t>
            </w:r>
          </w:p>
        </w:tc>
        <w:tc>
          <w:tcPr>
            <w:tcW w:w="2370" w:type="dxa"/>
            <w:tcBorders>
              <w:top w:val="single" w:sz="8" w:space="0" w:color="auto"/>
            </w:tcBorders>
            <w:vAlign w:val="center"/>
          </w:tcPr>
          <w:p w14:paraId="59D49E49" w14:textId="77777777" w:rsidR="003E7760" w:rsidRDefault="00000000">
            <w:pPr>
              <w:ind w:firstLineChars="0" w:firstLine="0"/>
            </w:pPr>
            <w:r>
              <w:t>Settlement and ballast degradation</w:t>
            </w:r>
          </w:p>
        </w:tc>
        <w:tc>
          <w:tcPr>
            <w:tcW w:w="2977" w:type="dxa"/>
            <w:tcBorders>
              <w:top w:val="single" w:sz="8" w:space="0" w:color="auto"/>
            </w:tcBorders>
            <w:vAlign w:val="center"/>
          </w:tcPr>
          <w:p w14:paraId="4CC94B55" w14:textId="77777777" w:rsidR="003E7760" w:rsidRDefault="00000000">
            <w:pPr>
              <w:ind w:firstLineChars="0" w:firstLine="0"/>
            </w:pPr>
            <w:r>
              <w:t>Explains recurring geometry defects</w:t>
            </w:r>
          </w:p>
        </w:tc>
        <w:tc>
          <w:tcPr>
            <w:tcW w:w="1990" w:type="dxa"/>
            <w:tcBorders>
              <w:top w:val="single" w:sz="8" w:space="0" w:color="auto"/>
            </w:tcBorders>
            <w:vAlign w:val="center"/>
          </w:tcPr>
          <w:p w14:paraId="615BDC89" w14:textId="5161D7C4" w:rsidR="003E7760" w:rsidRDefault="00000000">
            <w:pPr>
              <w:ind w:firstLineChars="0" w:firstLine="0"/>
            </w:pPr>
            <w:r>
              <w:fldChar w:fldCharType="begin"/>
            </w:r>
            <w:r w:rsidR="000A3919">
              <w:instrText xml:space="preserve"> ADDIN ZOTERO_ITEM CSL_CITATION {"citationID":"nB9jyT2V","properties":{"unsorted":false,"formattedCitation":"(Guo, 2021)","plainCitation":"(Guo, 2021)","noteIndex":0},"citationItems":[{"id":"owbJ2Ida/wIEY5bCM","uris":["http://zotero.org/users/10031142/items/6RF4PL6E"],"itemData":{"id":5772,"type":"article-journal","abstract":"Railway ballast beds bear cyclic loadings from vehicles and deteriorate due to ballast particle degradation (breakage and abrasion), ballast pockets (subgrade defects), fouling (or contamination) and plastic deformation of the beds. Ballast bed deterioration changes the ballast track geometry, which leads to uncomfortable rides, exacerbates wheel-rail interactions and, most importantly, causes safety issues (e.g., derailment). To align the track geometry, tamping is the most widely used means of ﬁlling ballastsleeper gaps and homogenizing ballast beds. Although many studies have been performed on tamping, some necessary research gaps still need to be addressed. To stress the research gaps, tamping studies are critically reviewed in this paper, and the tamping mechanisms, challenges and proposed solutions are introduced and discussed. This review aims to 1) help researchers discover important research directions related to tamping, 2) propose means for tamping methodology improvement/development, and 3) provide advice for developing novel railway track maintenance.","language":"en","source":"Zotero","title":"Review of ballast track tamping: Mechanism, challenges and solutions","author":[{"family":"Guo","given":"Yunlong"}],"issued":{"date-parts":[["2021"]]}}}],"schema":"https://github.com/citation-style-language/schema/raw/master/csl-citation.json"} </w:instrText>
            </w:r>
            <w:r>
              <w:fldChar w:fldCharType="separate"/>
            </w:r>
            <w:r>
              <w:rPr>
                <w:rFonts w:cs="Times New Roman"/>
              </w:rPr>
              <w:t>(Guo, 2021)</w:t>
            </w:r>
            <w:r>
              <w:fldChar w:fldCharType="end"/>
            </w:r>
          </w:p>
        </w:tc>
      </w:tr>
      <w:tr w:rsidR="003E7760" w14:paraId="346E7503" w14:textId="77777777">
        <w:trPr>
          <w:jc w:val="center"/>
        </w:trPr>
        <w:tc>
          <w:tcPr>
            <w:tcW w:w="2445" w:type="dxa"/>
            <w:vAlign w:val="center"/>
          </w:tcPr>
          <w:p w14:paraId="5307D664" w14:textId="77777777" w:rsidR="003E7760" w:rsidRDefault="00000000">
            <w:pPr>
              <w:ind w:firstLineChars="0" w:firstLine="0"/>
            </w:pPr>
            <w:r>
              <w:t>Tamping recovery</w:t>
            </w:r>
          </w:p>
        </w:tc>
        <w:tc>
          <w:tcPr>
            <w:tcW w:w="2370" w:type="dxa"/>
            <w:vAlign w:val="center"/>
          </w:tcPr>
          <w:p w14:paraId="6EB8AAA5" w14:textId="77777777" w:rsidR="003E7760" w:rsidRDefault="00000000">
            <w:pPr>
              <w:ind w:firstLineChars="0" w:firstLine="0"/>
            </w:pPr>
            <w:r>
              <w:t>Imperfect post-work recovery</w:t>
            </w:r>
          </w:p>
        </w:tc>
        <w:tc>
          <w:tcPr>
            <w:tcW w:w="2977" w:type="dxa"/>
            <w:vAlign w:val="center"/>
          </w:tcPr>
          <w:p w14:paraId="3D77607F" w14:textId="77777777" w:rsidR="003E7760" w:rsidRDefault="00000000">
            <w:pPr>
              <w:ind w:firstLineChars="0" w:firstLine="0"/>
            </w:pPr>
            <w:r>
              <w:t>Requires recovery modelling</w:t>
            </w:r>
          </w:p>
        </w:tc>
        <w:tc>
          <w:tcPr>
            <w:tcW w:w="1990" w:type="dxa"/>
            <w:vAlign w:val="center"/>
          </w:tcPr>
          <w:p w14:paraId="27BDB8FC" w14:textId="58C1F0F7" w:rsidR="003E7760" w:rsidRDefault="00000000">
            <w:pPr>
              <w:ind w:firstLineChars="0" w:firstLine="0"/>
            </w:pPr>
            <w:r>
              <w:fldChar w:fldCharType="begin"/>
            </w:r>
            <w:r w:rsidR="000A3919">
              <w:instrText xml:space="preserve"> ADDIN ZOTERO_ITEM CSL_CITATION {"citationID":"z5yHs6Yi","properties":{"unsorted":false,"formattedCitation":"(Audley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p>
        </w:tc>
      </w:tr>
      <w:tr w:rsidR="003E7760" w14:paraId="081E0747" w14:textId="77777777">
        <w:trPr>
          <w:jc w:val="center"/>
        </w:trPr>
        <w:tc>
          <w:tcPr>
            <w:tcW w:w="2445" w:type="dxa"/>
            <w:vAlign w:val="center"/>
          </w:tcPr>
          <w:p w14:paraId="0C8BC949" w14:textId="77777777" w:rsidR="003E7760" w:rsidRDefault="00000000">
            <w:pPr>
              <w:ind w:firstLineChars="0" w:firstLine="0"/>
            </w:pPr>
            <w:r>
              <w:t>Section-level degradation</w:t>
            </w:r>
          </w:p>
        </w:tc>
        <w:tc>
          <w:tcPr>
            <w:tcW w:w="2370" w:type="dxa"/>
            <w:vAlign w:val="center"/>
          </w:tcPr>
          <w:p w14:paraId="69B5BD26" w14:textId="77777777" w:rsidR="003E7760" w:rsidRDefault="00000000">
            <w:pPr>
              <w:ind w:firstLineChars="0" w:firstLine="0"/>
            </w:pPr>
            <w:r>
              <w:t>Traffic, environment, history</w:t>
            </w:r>
          </w:p>
        </w:tc>
        <w:tc>
          <w:tcPr>
            <w:tcW w:w="2977" w:type="dxa"/>
            <w:vAlign w:val="center"/>
          </w:tcPr>
          <w:p w14:paraId="7C264D84" w14:textId="77777777" w:rsidR="003E7760" w:rsidRDefault="00000000">
            <w:pPr>
              <w:ind w:firstLineChars="0" w:firstLine="0"/>
            </w:pPr>
            <w:r>
              <w:t>Supports time-to-threshold prediction</w:t>
            </w:r>
          </w:p>
        </w:tc>
        <w:tc>
          <w:tcPr>
            <w:tcW w:w="1990" w:type="dxa"/>
            <w:vAlign w:val="center"/>
          </w:tcPr>
          <w:p w14:paraId="6478C4AD" w14:textId="610C8DDC" w:rsidR="003E7760" w:rsidRDefault="00000000">
            <w:pPr>
              <w:ind w:firstLineChars="0" w:firstLine="0"/>
            </w:pPr>
            <w:r>
              <w:fldChar w:fldCharType="begin"/>
            </w:r>
            <w:r w:rsidR="000A3919">
              <w:instrText xml:space="preserve"> ADDIN ZOTERO_ITEM CSL_CITATION {"citationID":"6oLGYzw4","properties":{"unsorted":false,"formattedCitation":"(Soleimanmeigouni,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rPr>
              <w:t>(Soleimanmeigouni, Ahmadi and Kumar, 2018)</w:t>
            </w:r>
            <w:r>
              <w:fldChar w:fldCharType="end"/>
            </w:r>
          </w:p>
        </w:tc>
      </w:tr>
      <w:tr w:rsidR="003E7760" w14:paraId="7F64AAAB" w14:textId="77777777">
        <w:trPr>
          <w:jc w:val="center"/>
        </w:trPr>
        <w:tc>
          <w:tcPr>
            <w:tcW w:w="2445" w:type="dxa"/>
            <w:vAlign w:val="center"/>
          </w:tcPr>
          <w:p w14:paraId="0309EDE3" w14:textId="77777777" w:rsidR="003E7760" w:rsidRDefault="00000000">
            <w:pPr>
              <w:ind w:firstLineChars="0" w:firstLine="0"/>
            </w:pPr>
            <w:r>
              <w:t>Slab track</w:t>
            </w:r>
          </w:p>
        </w:tc>
        <w:tc>
          <w:tcPr>
            <w:tcW w:w="2370" w:type="dxa"/>
            <w:vAlign w:val="center"/>
          </w:tcPr>
          <w:p w14:paraId="2EF7CEB2" w14:textId="77777777" w:rsidR="003E7760" w:rsidRDefault="00000000">
            <w:pPr>
              <w:ind w:firstLineChars="0" w:firstLine="0"/>
            </w:pPr>
            <w:r>
              <w:t>Interface and support-layer defects</w:t>
            </w:r>
          </w:p>
        </w:tc>
        <w:tc>
          <w:tcPr>
            <w:tcW w:w="2977" w:type="dxa"/>
            <w:vAlign w:val="center"/>
          </w:tcPr>
          <w:p w14:paraId="73C1431A" w14:textId="77777777" w:rsidR="003E7760" w:rsidRDefault="00000000">
            <w:pPr>
              <w:ind w:firstLineChars="0" w:firstLine="0"/>
            </w:pPr>
            <w:r>
              <w:t>Links geometry to hidden damage</w:t>
            </w:r>
          </w:p>
        </w:tc>
        <w:tc>
          <w:tcPr>
            <w:tcW w:w="1990" w:type="dxa"/>
            <w:vAlign w:val="center"/>
          </w:tcPr>
          <w:p w14:paraId="58383561" w14:textId="67E3EEB9" w:rsidR="003E7760" w:rsidRDefault="00000000">
            <w:pPr>
              <w:ind w:firstLineChars="0" w:firstLine="0"/>
            </w:pPr>
            <w:r>
              <w:fldChar w:fldCharType="begin"/>
            </w:r>
            <w:r w:rsidR="000A3919">
              <w:instrText xml:space="preserve"> ADDIN ZOTERO_ITEM CSL_CITATION {"citationID":"4vFRIV8p","properties":{"unsorted":false,"formattedCitation":"(Ren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p>
        </w:tc>
      </w:tr>
      <w:tr w:rsidR="003E7760" w14:paraId="395E2BB1" w14:textId="77777777">
        <w:trPr>
          <w:jc w:val="center"/>
        </w:trPr>
        <w:tc>
          <w:tcPr>
            <w:tcW w:w="2445" w:type="dxa"/>
            <w:vAlign w:val="center"/>
          </w:tcPr>
          <w:p w14:paraId="53F4598E" w14:textId="77777777" w:rsidR="003E7760" w:rsidRDefault="00000000">
            <w:pPr>
              <w:ind w:firstLineChars="0" w:firstLine="0"/>
            </w:pPr>
            <w:r>
              <w:t>Transition zones</w:t>
            </w:r>
          </w:p>
        </w:tc>
        <w:tc>
          <w:tcPr>
            <w:tcW w:w="2370" w:type="dxa"/>
            <w:vAlign w:val="center"/>
          </w:tcPr>
          <w:p w14:paraId="601C8B1B" w14:textId="77777777" w:rsidR="003E7760" w:rsidRDefault="00000000">
            <w:pPr>
              <w:ind w:firstLineChars="0" w:firstLine="0"/>
            </w:pPr>
            <w:r>
              <w:t>Local stiffness variation</w:t>
            </w:r>
          </w:p>
        </w:tc>
        <w:tc>
          <w:tcPr>
            <w:tcW w:w="2977" w:type="dxa"/>
            <w:vAlign w:val="center"/>
          </w:tcPr>
          <w:p w14:paraId="42116193" w14:textId="77777777" w:rsidR="003E7760" w:rsidRDefault="00000000">
            <w:pPr>
              <w:ind w:firstLineChars="0" w:firstLine="0"/>
            </w:pPr>
            <w:r>
              <w:t>Highlights localized deterioration</w:t>
            </w:r>
          </w:p>
        </w:tc>
        <w:tc>
          <w:tcPr>
            <w:tcW w:w="1990" w:type="dxa"/>
            <w:vAlign w:val="center"/>
          </w:tcPr>
          <w:p w14:paraId="2FD92B48" w14:textId="55199001" w:rsidR="003E7760" w:rsidRDefault="00000000">
            <w:pPr>
              <w:ind w:firstLineChars="0" w:firstLine="0"/>
            </w:pPr>
            <w:r>
              <w:fldChar w:fldCharType="begin"/>
            </w:r>
            <w:r w:rsidR="000A3919">
              <w:instrText xml:space="preserve"> ADDIN ZOTERO_ITEM CSL_CITATION {"citationID":"cKv7vItr","properties":{"unsorted":false,"formattedCitation":"(Shang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p>
        </w:tc>
      </w:tr>
      <w:tr w:rsidR="003E7760" w14:paraId="6379AAD3" w14:textId="77777777">
        <w:trPr>
          <w:jc w:val="center"/>
        </w:trPr>
        <w:tc>
          <w:tcPr>
            <w:tcW w:w="2445" w:type="dxa"/>
            <w:tcBorders>
              <w:bottom w:val="single" w:sz="12" w:space="0" w:color="auto"/>
            </w:tcBorders>
            <w:vAlign w:val="center"/>
          </w:tcPr>
          <w:p w14:paraId="6CBF0A87" w14:textId="77777777" w:rsidR="003E7760" w:rsidRDefault="00000000">
            <w:pPr>
              <w:ind w:firstLineChars="0" w:firstLine="0"/>
            </w:pPr>
            <w:r>
              <w:t>Wheel–rail interface</w:t>
            </w:r>
          </w:p>
        </w:tc>
        <w:tc>
          <w:tcPr>
            <w:tcW w:w="2370" w:type="dxa"/>
            <w:tcBorders>
              <w:bottom w:val="single" w:sz="12" w:space="0" w:color="auto"/>
            </w:tcBorders>
            <w:vAlign w:val="center"/>
          </w:tcPr>
          <w:p w14:paraId="7803C617" w14:textId="77777777" w:rsidR="003E7760" w:rsidRDefault="00000000">
            <w:pPr>
              <w:ind w:firstLineChars="0" w:firstLine="0"/>
            </w:pPr>
            <w:r>
              <w:t>Wear, corrugation, profile evolution</w:t>
            </w:r>
          </w:p>
        </w:tc>
        <w:tc>
          <w:tcPr>
            <w:tcW w:w="2977" w:type="dxa"/>
            <w:tcBorders>
              <w:bottom w:val="single" w:sz="12" w:space="0" w:color="auto"/>
            </w:tcBorders>
            <w:vAlign w:val="center"/>
          </w:tcPr>
          <w:p w14:paraId="43D353AC" w14:textId="77777777" w:rsidR="003E7760" w:rsidRDefault="00000000">
            <w:pPr>
              <w:ind w:firstLineChars="0" w:firstLine="0"/>
            </w:pPr>
            <w:r>
              <w:t>Supports grinding strategy</w:t>
            </w:r>
          </w:p>
        </w:tc>
        <w:tc>
          <w:tcPr>
            <w:tcW w:w="1990" w:type="dxa"/>
            <w:tcBorders>
              <w:bottom w:val="single" w:sz="12" w:space="0" w:color="auto"/>
            </w:tcBorders>
            <w:vAlign w:val="center"/>
          </w:tcPr>
          <w:p w14:paraId="1D3DB5F1" w14:textId="575319A4" w:rsidR="003E7760" w:rsidRDefault="00000000">
            <w:pPr>
              <w:ind w:firstLineChars="0" w:firstLine="0"/>
            </w:pPr>
            <w:r>
              <w:fldChar w:fldCharType="begin"/>
            </w:r>
            <w:r w:rsidR="000A3919">
              <w:instrText xml:space="preserve"> ADDIN ZOTERO_ITEM CSL_CITATION {"citationID":"UWf1Vb3t","properties":{"unsorted":false,"formattedCitation":"(Bosso,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p>
        </w:tc>
      </w:tr>
    </w:tbl>
    <w:p w14:paraId="5CDF7B2C" w14:textId="77777777" w:rsidR="003E7760" w:rsidRDefault="00000000">
      <w:pPr>
        <w:spacing w:beforeLines="50" w:before="156" w:afterLines="50" w:after="156"/>
        <w:ind w:firstLineChars="0" w:firstLine="0"/>
        <w:outlineLvl w:val="2"/>
        <w:rPr>
          <w:b/>
          <w:bCs/>
        </w:rPr>
      </w:pPr>
      <w:r>
        <w:rPr>
          <w:rFonts w:hint="eastAsia"/>
          <w:b/>
          <w:bCs/>
        </w:rPr>
        <w:t xml:space="preserve">2.3.4 </w:t>
      </w:r>
      <w:r>
        <w:rPr>
          <w:b/>
          <w:bCs/>
        </w:rPr>
        <w:t>Robotics and automated execution in railway maintenance</w:t>
      </w:r>
    </w:p>
    <w:p w14:paraId="141B598D" w14:textId="77777777" w:rsidR="003E7760" w:rsidRDefault="00000000">
      <w:pPr>
        <w:ind w:firstLine="480"/>
      </w:pPr>
      <w:r>
        <w:t xml:space="preserve">The fourth research direction concerns the physical execution of maintenance tasks. Compared with condition monitoring, deterioration modelling, and maintenance planning, automated execution remains the least mature part of railway infrastructure maintenance. Most existing systems can identify defects, rank risks, or support planning </w:t>
      </w:r>
      <w:r>
        <w:lastRenderedPageBreak/>
        <w:t>decisions, but the final intervention is still frequently performed by human crews or large maintenance machines under strict possession-window constraints. This creates a practical discontinuity in the data-to-maintenance chain: defects may be detected and prioritized digitally, while the repair action itself remains manual, weakly traceable, and difficult to verify in a closed-loop manner.</w:t>
      </w:r>
    </w:p>
    <w:p w14:paraId="7847341C" w14:textId="0265D9DF" w:rsidR="003E7760" w:rsidRDefault="00000000">
      <w:pPr>
        <w:ind w:firstLine="480"/>
      </w:pPr>
      <w:r>
        <w:t xml:space="preserve">Recent autonomous railway platforms indicate a transition from inspection-centered automation toward execution-oriented maintenance. </w:t>
      </w:r>
      <w:r>
        <w:fldChar w:fldCharType="begin"/>
      </w:r>
      <w:r w:rsidR="000A3919">
        <w:instrText xml:space="preserve"> ADDIN ZOTERO_ITEM CSL_CITATION {"citationID":"fKTxRcnP","properties":{"unsorted":false,"formattedCitation":"(J.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fldChar w:fldCharType="separate"/>
      </w:r>
      <w:r>
        <w:rPr>
          <w:rFonts w:cs="Times New Roman"/>
          <w:kern w:val="0"/>
        </w:rPr>
        <w:t xml:space="preserve">(J. Li </w:t>
      </w:r>
      <w:r>
        <w:rPr>
          <w:rFonts w:cs="Times New Roman"/>
          <w:i/>
          <w:iCs/>
          <w:kern w:val="0"/>
        </w:rPr>
        <w:t>et al.</w:t>
      </w:r>
      <w:r>
        <w:rPr>
          <w:rFonts w:cs="Times New Roman"/>
          <w:kern w:val="0"/>
        </w:rPr>
        <w:t>, 2024)</w:t>
      </w:r>
      <w:r>
        <w:fldChar w:fldCharType="end"/>
      </w:r>
      <w:r>
        <w:t xml:space="preserve"> present a Railway Inspection and Maintenance Vehicle that integrates GPS, IMU, wheel encoders, LiDAR, depth camera, environmental camera, ROS2-based processing, remote monitoring, and emergency stop mechanisms. Although the reported validation mainly focuses on ultrasonic inspection, the system is important because it provides a modular mobile carrier for railway tasks. In other words, its value is not only defect sensing, but also the possibility of carrying different payloads, navigating along the rail corridor, and linking inspection data with field action. Such platforms provide the hardware basis for future automated intervention, particularly when local measurement, positioning, and task-specific tools can be integrated into the same vehicle.</w:t>
      </w:r>
    </w:p>
    <w:p w14:paraId="5EA717B9" w14:textId="6C5BDDA7" w:rsidR="003E7760" w:rsidRDefault="00000000">
      <w:pPr>
        <w:ind w:firstLine="480"/>
      </w:pPr>
      <w:r>
        <w:t xml:space="preserve">Task-specific maintenance robots provide a more direct example of automated execution. </w:t>
      </w:r>
      <w:r>
        <w:fldChar w:fldCharType="begin"/>
      </w:r>
      <w:r w:rsidR="000A3919">
        <w:instrText xml:space="preserve"> ADDIN ZOTERO_ITEM CSL_CITATION {"citationID":"dLbIPfxB","properties":{"unsorted":false,"formattedCitation":"(Guo,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fldChar w:fldCharType="separate"/>
      </w:r>
      <w:r>
        <w:rPr>
          <w:rFonts w:cs="Times New Roman"/>
        </w:rPr>
        <w:t>(Guo, Zhang and Qi, 2019)</w:t>
      </w:r>
      <w:r>
        <w:fldChar w:fldCharType="end"/>
      </w:r>
      <w:r>
        <w:t xml:space="preserve"> develop a rail-fastener installation robot that combines visual recognition, sensor-based bolt localization, automatic feeding, manipulator control, and electric-wrench fastening under PLC control. This system is narrow in task scope, but it is highly relevant for precision maintenance because it demonstrates the full chain from perception to positioning and physical action. Fastener work is also a representative case of railway maintenance automation: the task is repetitive, spatially regular, safety-critical, and requires controlled torque or fastening quality. This makes it suitable for early robotic deployment before broader, less structured maintenance tasks can be automated.</w:t>
      </w:r>
    </w:p>
    <w:p w14:paraId="4B45F04B" w14:textId="0AB520B8" w:rsidR="003E7760" w:rsidRDefault="00000000">
      <w:pPr>
        <w:ind w:firstLine="480"/>
      </w:pPr>
      <w:r>
        <w:t xml:space="preserve">Mobile manipulation is therefore a key bridge between inspection platforms and real repair robots. </w:t>
      </w:r>
      <w:r>
        <w:fldChar w:fldCharType="begin"/>
      </w:r>
      <w:r w:rsidR="000A3919">
        <w:instrText xml:space="preserve"> ADDIN ZOTERO_ITEM CSL_CITATION {"citationID":"ArrmTaH3","properties":{"unsorted":false,"formattedCitation":"(Rahman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fldChar w:fldCharType="separate"/>
      </w:r>
      <w:r>
        <w:rPr>
          <w:rFonts w:cs="Times New Roman"/>
          <w:kern w:val="0"/>
        </w:rPr>
        <w:t xml:space="preserve">(Rahman </w:t>
      </w:r>
      <w:r>
        <w:rPr>
          <w:rFonts w:cs="Times New Roman"/>
          <w:i/>
          <w:iCs/>
          <w:kern w:val="0"/>
        </w:rPr>
        <w:t>et al.</w:t>
      </w:r>
      <w:r>
        <w:rPr>
          <w:rFonts w:cs="Times New Roman"/>
          <w:kern w:val="0"/>
        </w:rPr>
        <w:t>, 2023)</w:t>
      </w:r>
      <w:r>
        <w:fldChar w:fldCharType="end"/>
      </w:r>
      <w:r>
        <w:t xml:space="preserve"> note that railway inspection technologies are more mature than robotic repair technologies, and that mobile manipulators are still rarely deployed in railway track maintenance. The difficulty lies not only in mechanical design but also in the railway working environment. Maintenance robots must operate under vibration, ballast unevenness, limited clearance, weather exposure, electromagnetic interference, strict safety requirements, and tight possession windows. They must also handle tools, materials, fasteners, or rail components with reliable localization and quality assurance. For this reason, future robotic maintenance is more likely to begin with constrained, task-specific operations rather than fully general autonomous repair.</w:t>
      </w:r>
    </w:p>
    <w:p w14:paraId="55205027" w14:textId="5B16F1AB" w:rsidR="003E7760" w:rsidRDefault="00000000">
      <w:pPr>
        <w:ind w:firstLine="480"/>
      </w:pPr>
      <w:r>
        <w:t xml:space="preserve">Human-in-the-loop automation is another important path. Augmented reality and </w:t>
      </w:r>
      <w:r>
        <w:lastRenderedPageBreak/>
        <w:t xml:space="preserve">digital guidance technologies can support maintenance by providing visual instructions, spatial registration, and diagnostic guidance to operators. </w:t>
      </w:r>
      <w:r>
        <w:fldChar w:fldCharType="begin"/>
      </w:r>
      <w:r w:rsidR="000A3919">
        <w:instrText xml:space="preserve"> ADDIN ZOTERO_ITEM CSL_CITATION {"citationID":"KcHGl1lO","properties":{"unsorted":false,"formattedCitation":"(Koh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fldChar w:fldCharType="separate"/>
      </w:r>
      <w:r>
        <w:rPr>
          <w:rFonts w:cs="Times New Roman"/>
          <w:kern w:val="0"/>
        </w:rPr>
        <w:t xml:space="preserve">(Koh </w:t>
      </w:r>
      <w:r>
        <w:rPr>
          <w:rFonts w:cs="Times New Roman"/>
          <w:i/>
          <w:iCs/>
          <w:kern w:val="0"/>
        </w:rPr>
        <w:t>et al.</w:t>
      </w:r>
      <w:r>
        <w:rPr>
          <w:rFonts w:cs="Times New Roman"/>
          <w:kern w:val="0"/>
        </w:rPr>
        <w:t>, 2020)</w:t>
      </w:r>
      <w:r>
        <w:fldChar w:fldCharType="end"/>
      </w:r>
      <w:r>
        <w:t xml:space="preserve"> show that AR-based maintenance for robots commonly relies on tracking, registration, and visual guidance, although many applications remain laboratory-based. In railway maintenance, such methods may be useful as transitional technologies. Before full robotic autonomy becomes reliable, AR-assisted execution can improve field consistency, reduce training demand, and connect human repair actions with digital work orders and inspection records. It also supports supervised automation, where a human operator monitors or confirms robotic action rather than performing the entire task manually.</w:t>
      </w:r>
    </w:p>
    <w:p w14:paraId="53AFB904" w14:textId="7583C3E6" w:rsidR="003E7760" w:rsidRDefault="00000000">
      <w:pPr>
        <w:ind w:firstLine="480"/>
      </w:pPr>
      <w:r>
        <w:t xml:space="preserve">Embodied AI provides the conceptual basis for more advanced robotic maintenance. </w:t>
      </w:r>
      <w:r>
        <w:fldChar w:fldCharType="begin"/>
      </w:r>
      <w:r w:rsidR="000A3919">
        <w:instrText xml:space="preserve"> ADDIN ZOTERO_ITEM CSL_CITATION {"citationID":"pkn2zJUs","properties":{"unsorted":false,"formattedCitation":"(Sun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2024)</w:t>
      </w:r>
      <w:r>
        <w:fldChar w:fldCharType="end"/>
      </w:r>
      <w:r>
        <w:t xml:space="preserve"> describe embodied intelligence as the integration of perception, cognition, and behavior through physical interaction with the environment. </w:t>
      </w:r>
      <w:r>
        <w:fldChar w:fldCharType="begin"/>
      </w:r>
      <w:r w:rsidR="000A3919">
        <w:instrText xml:space="preserve"> ADDIN ZOTERO_ITEM CSL_CITATION {"citationID":"b1EUGALY","properties":{"unsorted":false,"formattedCitation":"(Zheng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xml:space="preserve"> similarly organize embodied AI around perception, decision-making, and execution. These frameworks are relevant because railway maintenance robots cannot be treated as simple actuators. They must perceive the local track state, interpret the repair target, select an action strategy, execute it physically, and evaluate the resulting change. Object-centric robotic manipulation research further shows that reliable execution depends on pose estimation, affordance learning, policy learning, and task-oriented manipulation </w:t>
      </w:r>
      <w:r>
        <w:fldChar w:fldCharType="begin"/>
      </w:r>
      <w:r w:rsidR="000A3919">
        <w:instrText xml:space="preserve"> ADDIN ZOTERO_ITEM CSL_CITATION {"citationID":"sFjX6Amc","properties":{"unsorted":false,"formattedCitation":"(Zheng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These capabilities are directly relevant to fine maintenance actions such as fastening, tool positioning, component replacement, surface treatment, and local adjustment.</w:t>
      </w:r>
    </w:p>
    <w:p w14:paraId="1759A7EC" w14:textId="77777777" w:rsidR="003E7760" w:rsidRDefault="00000000">
      <w:pPr>
        <w:ind w:firstLine="480"/>
      </w:pPr>
      <w:r>
        <w:t>Overall, the current literature suggests that railway maintenance automation is moving toward human-supervised, task-constrained, and verification-based robotics. The immediate goal is not unrestricted autonomy, but the formation of executable maintenance units: a robot or robotic platform should be able to reach the target site, localize the defect, perform a specific repair, measure the result, and report whether the intervention satisfies acceptance criteria. This execution logic is closely aligned with the second closed loop proposed in this review, where precision maintenance is realized through repeated measurement, decision, control, and re-measurement rather than through one-off repair.</w:t>
      </w:r>
    </w:p>
    <w:p w14:paraId="1BEA76C5" w14:textId="4CC977FE" w:rsidR="003E7760" w:rsidRDefault="00000000">
      <w:pPr>
        <w:pStyle w:val="a3"/>
        <w:keepNext/>
      </w:pPr>
      <w:r>
        <w:t xml:space="preserve">Table </w:t>
      </w:r>
      <w:fldSimple w:instr=" SEQ Table \* ARABIC ">
        <w:r w:rsidR="00BA048F">
          <w:rPr>
            <w:noProof/>
          </w:rPr>
          <w:t>7</w:t>
        </w:r>
      </w:fldSimple>
      <w:r>
        <w:rPr>
          <w:rFonts w:hint="eastAsia"/>
        </w:rPr>
        <w:t xml:space="preserve"> </w:t>
      </w:r>
      <w:r>
        <w:t>Existing studies on robotics and automated execution for railway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2091"/>
        <w:gridCol w:w="2110"/>
        <w:gridCol w:w="2018"/>
      </w:tblGrid>
      <w:tr w:rsidR="003E7760" w14:paraId="0DA99212" w14:textId="77777777">
        <w:trPr>
          <w:jc w:val="center"/>
        </w:trPr>
        <w:tc>
          <w:tcPr>
            <w:tcW w:w="2446" w:type="dxa"/>
            <w:tcBorders>
              <w:top w:val="single" w:sz="12" w:space="0" w:color="auto"/>
              <w:bottom w:val="single" w:sz="8" w:space="0" w:color="auto"/>
            </w:tcBorders>
            <w:vAlign w:val="center"/>
          </w:tcPr>
          <w:p w14:paraId="18EE4589" w14:textId="77777777" w:rsidR="003E7760" w:rsidRDefault="00000000">
            <w:pPr>
              <w:ind w:firstLineChars="0" w:firstLine="0"/>
              <w:jc w:val="center"/>
              <w:rPr>
                <w:rFonts w:eastAsia="宋体" w:cs="Times New Roman"/>
                <w:bCs/>
                <w:szCs w:val="21"/>
              </w:rPr>
            </w:pPr>
            <w:r>
              <w:rPr>
                <w:rFonts w:eastAsia="宋体" w:cs="Times New Roman" w:hint="eastAsia"/>
                <w:bCs/>
                <w:szCs w:val="21"/>
              </w:rPr>
              <w:t>T</w:t>
            </w:r>
            <w:r>
              <w:rPr>
                <w:rFonts w:eastAsia="宋体" w:cs="Times New Roman"/>
                <w:bCs/>
                <w:szCs w:val="21"/>
              </w:rPr>
              <w:t>echnology direction</w:t>
            </w:r>
          </w:p>
        </w:tc>
        <w:tc>
          <w:tcPr>
            <w:tcW w:w="2445" w:type="dxa"/>
            <w:tcBorders>
              <w:top w:val="single" w:sz="12" w:space="0" w:color="auto"/>
              <w:bottom w:val="single" w:sz="8" w:space="0" w:color="auto"/>
            </w:tcBorders>
            <w:vAlign w:val="center"/>
          </w:tcPr>
          <w:p w14:paraId="07EE529E" w14:textId="77777777" w:rsidR="003E7760" w:rsidRDefault="00000000">
            <w:pPr>
              <w:ind w:firstLineChars="0" w:firstLine="0"/>
              <w:jc w:val="center"/>
              <w:rPr>
                <w:rFonts w:eastAsia="宋体" w:cs="Times New Roman"/>
                <w:szCs w:val="21"/>
              </w:rPr>
            </w:pPr>
            <w:r>
              <w:rPr>
                <w:rFonts w:eastAsia="宋体" w:cs="Times New Roman" w:hint="eastAsia"/>
                <w:szCs w:val="21"/>
              </w:rPr>
              <w:t>C</w:t>
            </w:r>
            <w:r>
              <w:rPr>
                <w:rFonts w:eastAsia="宋体" w:cs="Times New Roman"/>
                <w:szCs w:val="21"/>
              </w:rPr>
              <w:t>ore capability</w:t>
            </w:r>
          </w:p>
        </w:tc>
        <w:tc>
          <w:tcPr>
            <w:tcW w:w="2445" w:type="dxa"/>
            <w:tcBorders>
              <w:top w:val="single" w:sz="12" w:space="0" w:color="auto"/>
              <w:bottom w:val="single" w:sz="8" w:space="0" w:color="auto"/>
            </w:tcBorders>
            <w:vAlign w:val="center"/>
          </w:tcPr>
          <w:p w14:paraId="5CE43390" w14:textId="77777777" w:rsidR="003E7760" w:rsidRDefault="00000000">
            <w:pPr>
              <w:ind w:firstLineChars="0" w:firstLine="0"/>
              <w:jc w:val="center"/>
              <w:rPr>
                <w:rFonts w:eastAsia="宋体" w:cs="Times New Roman"/>
                <w:szCs w:val="21"/>
              </w:rPr>
            </w:pPr>
            <w:r>
              <w:rPr>
                <w:rFonts w:eastAsia="宋体" w:cs="Times New Roman" w:hint="eastAsia"/>
                <w:szCs w:val="21"/>
              </w:rPr>
              <w:t>E</w:t>
            </w:r>
            <w:r>
              <w:rPr>
                <w:rFonts w:eastAsia="宋体" w:cs="Times New Roman"/>
                <w:szCs w:val="21"/>
              </w:rPr>
              <w:t>xecution implication</w:t>
            </w:r>
          </w:p>
        </w:tc>
        <w:tc>
          <w:tcPr>
            <w:tcW w:w="2446" w:type="dxa"/>
            <w:tcBorders>
              <w:top w:val="single" w:sz="12" w:space="0" w:color="auto"/>
              <w:bottom w:val="single" w:sz="8" w:space="0" w:color="auto"/>
            </w:tcBorders>
            <w:vAlign w:val="center"/>
          </w:tcPr>
          <w:p w14:paraId="399B160C" w14:textId="77777777" w:rsidR="003E7760" w:rsidRDefault="00000000">
            <w:pPr>
              <w:ind w:firstLineChars="0" w:firstLine="0"/>
              <w:jc w:val="center"/>
              <w:rPr>
                <w:rFonts w:eastAsia="宋体" w:cs="Times New Roman"/>
                <w:szCs w:val="21"/>
              </w:rPr>
            </w:pPr>
            <w:r>
              <w:rPr>
                <w:rFonts w:eastAsia="宋体" w:cs="Times New Roman" w:hint="eastAsia"/>
                <w:szCs w:val="21"/>
              </w:rPr>
              <w:t>R</w:t>
            </w:r>
            <w:r>
              <w:rPr>
                <w:rFonts w:eastAsia="宋体" w:cs="Times New Roman"/>
                <w:szCs w:val="21"/>
              </w:rPr>
              <w:t>eferences</w:t>
            </w:r>
          </w:p>
        </w:tc>
      </w:tr>
      <w:tr w:rsidR="003E7760" w14:paraId="34FD2CDD" w14:textId="77777777">
        <w:trPr>
          <w:jc w:val="center"/>
        </w:trPr>
        <w:tc>
          <w:tcPr>
            <w:tcW w:w="2446" w:type="dxa"/>
            <w:tcBorders>
              <w:top w:val="single" w:sz="8" w:space="0" w:color="auto"/>
            </w:tcBorders>
            <w:vAlign w:val="center"/>
          </w:tcPr>
          <w:p w14:paraId="3D55697F" w14:textId="77777777" w:rsidR="003E7760" w:rsidRDefault="00000000">
            <w:pPr>
              <w:ind w:firstLineChars="0" w:firstLine="0"/>
              <w:jc w:val="center"/>
              <w:rPr>
                <w:rFonts w:cs="Times New Roman"/>
                <w:szCs w:val="21"/>
              </w:rPr>
            </w:pPr>
            <w:r>
              <w:rPr>
                <w:rFonts w:cs="Times New Roman"/>
                <w:szCs w:val="21"/>
              </w:rPr>
              <w:t>Autonomous railway platforms</w:t>
            </w:r>
          </w:p>
        </w:tc>
        <w:tc>
          <w:tcPr>
            <w:tcW w:w="2445" w:type="dxa"/>
            <w:tcBorders>
              <w:top w:val="single" w:sz="8" w:space="0" w:color="auto"/>
            </w:tcBorders>
            <w:vAlign w:val="center"/>
          </w:tcPr>
          <w:p w14:paraId="10BD0661" w14:textId="77777777" w:rsidR="003E7760" w:rsidRDefault="00000000">
            <w:pPr>
              <w:ind w:firstLineChars="0" w:firstLine="0"/>
              <w:jc w:val="center"/>
              <w:rPr>
                <w:rFonts w:cs="Times New Roman"/>
                <w:szCs w:val="21"/>
              </w:rPr>
            </w:pPr>
            <w:r>
              <w:rPr>
                <w:rFonts w:cs="Times New Roman"/>
                <w:szCs w:val="21"/>
              </w:rPr>
              <w:t>Localization, sensing, modular payloads</w:t>
            </w:r>
          </w:p>
        </w:tc>
        <w:tc>
          <w:tcPr>
            <w:tcW w:w="2445" w:type="dxa"/>
            <w:tcBorders>
              <w:top w:val="single" w:sz="8" w:space="0" w:color="auto"/>
            </w:tcBorders>
            <w:vAlign w:val="center"/>
          </w:tcPr>
          <w:p w14:paraId="3EAA7787" w14:textId="77777777" w:rsidR="003E7760" w:rsidRDefault="00000000">
            <w:pPr>
              <w:ind w:firstLineChars="0" w:firstLine="0"/>
              <w:jc w:val="center"/>
              <w:rPr>
                <w:rFonts w:cs="Times New Roman"/>
                <w:szCs w:val="21"/>
              </w:rPr>
            </w:pPr>
            <w:r>
              <w:rPr>
                <w:rFonts w:cs="Times New Roman"/>
                <w:szCs w:val="21"/>
              </w:rPr>
              <w:t>Provides mobile carriers for inspection and local intervention</w:t>
            </w:r>
          </w:p>
        </w:tc>
        <w:tc>
          <w:tcPr>
            <w:tcW w:w="2446" w:type="dxa"/>
            <w:tcBorders>
              <w:top w:val="single" w:sz="8" w:space="0" w:color="auto"/>
            </w:tcBorders>
            <w:vAlign w:val="center"/>
          </w:tcPr>
          <w:p w14:paraId="2CB84A0A" w14:textId="6D00C1F3"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{"citationID":"5TwWLzd6","properties":{"unsorted":false,"formattedCitation":"(Rahman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rPr>
                <w:rFonts w:cs="Times New Roman"/>
                <w:szCs w:val="21"/>
              </w:rPr>
              <w:fldChar w:fldCharType="separate"/>
            </w:r>
            <w:r>
              <w:rPr>
                <w:rFonts w:cs="Times New Roman"/>
                <w:kern w:val="0"/>
              </w:rPr>
              <w:t xml:space="preserve">(Rahman </w:t>
            </w:r>
            <w:r>
              <w:rPr>
                <w:rFonts w:cs="Times New Roman"/>
                <w:i/>
                <w:iCs/>
                <w:kern w:val="0"/>
              </w:rPr>
              <w:t>et al.</w:t>
            </w:r>
            <w:r>
              <w:rPr>
                <w:rFonts w:cs="Times New Roman"/>
                <w:kern w:val="0"/>
              </w:rPr>
              <w:t>, 2023)</w:t>
            </w:r>
            <w:r>
              <w:rPr>
                <w:rFonts w:cs="Times New Roman"/>
                <w:szCs w:val="21"/>
              </w:rPr>
              <w:fldChar w:fldCharType="end"/>
            </w:r>
          </w:p>
        </w:tc>
      </w:tr>
      <w:tr w:rsidR="003E7760" w14:paraId="3F5EBD0D" w14:textId="77777777">
        <w:trPr>
          <w:jc w:val="center"/>
        </w:trPr>
        <w:tc>
          <w:tcPr>
            <w:tcW w:w="2446" w:type="dxa"/>
            <w:vAlign w:val="center"/>
          </w:tcPr>
          <w:p w14:paraId="6FAEDBD8" w14:textId="77777777" w:rsidR="003E7760" w:rsidRDefault="00000000">
            <w:pPr>
              <w:ind w:firstLineChars="0" w:firstLine="0"/>
              <w:jc w:val="center"/>
              <w:rPr>
                <w:rFonts w:cs="Times New Roman"/>
                <w:szCs w:val="21"/>
              </w:rPr>
            </w:pPr>
            <w:r>
              <w:rPr>
                <w:rFonts w:cs="Times New Roman"/>
                <w:szCs w:val="21"/>
              </w:rPr>
              <w:t xml:space="preserve">Task-specific </w:t>
            </w:r>
            <w:r>
              <w:rPr>
                <w:rFonts w:cs="Times New Roman"/>
                <w:szCs w:val="21"/>
              </w:rPr>
              <w:lastRenderedPageBreak/>
              <w:t>repair robots</w:t>
            </w:r>
          </w:p>
        </w:tc>
        <w:tc>
          <w:tcPr>
            <w:tcW w:w="2445" w:type="dxa"/>
            <w:vAlign w:val="center"/>
          </w:tcPr>
          <w:p w14:paraId="2234EB33" w14:textId="77777777" w:rsidR="003E7760" w:rsidRDefault="00000000">
            <w:pPr>
              <w:ind w:firstLineChars="0" w:firstLine="0"/>
              <w:jc w:val="center"/>
              <w:rPr>
                <w:rFonts w:cs="Times New Roman"/>
                <w:szCs w:val="21"/>
              </w:rPr>
            </w:pPr>
            <w:r>
              <w:rPr>
                <w:rFonts w:cs="Times New Roman"/>
                <w:szCs w:val="21"/>
              </w:rPr>
              <w:lastRenderedPageBreak/>
              <w:t xml:space="preserve">Recognition, </w:t>
            </w:r>
            <w:r>
              <w:rPr>
                <w:rFonts w:cs="Times New Roman"/>
                <w:szCs w:val="21"/>
              </w:rPr>
              <w:lastRenderedPageBreak/>
              <w:t>positioning, feeding, fastening</w:t>
            </w:r>
          </w:p>
        </w:tc>
        <w:tc>
          <w:tcPr>
            <w:tcW w:w="2445" w:type="dxa"/>
            <w:vAlign w:val="center"/>
          </w:tcPr>
          <w:p w14:paraId="632FD592" w14:textId="77777777" w:rsidR="003E7760" w:rsidRDefault="00000000">
            <w:pPr>
              <w:ind w:firstLineChars="0" w:firstLine="0"/>
              <w:jc w:val="center"/>
              <w:rPr>
                <w:rFonts w:cs="Times New Roman"/>
                <w:szCs w:val="21"/>
              </w:rPr>
            </w:pPr>
            <w:r>
              <w:rPr>
                <w:rFonts w:cs="Times New Roman"/>
                <w:szCs w:val="21"/>
              </w:rPr>
              <w:lastRenderedPageBreak/>
              <w:t xml:space="preserve">Demonstrates </w:t>
            </w:r>
            <w:r>
              <w:rPr>
                <w:rFonts w:cs="Times New Roman"/>
                <w:szCs w:val="21"/>
              </w:rPr>
              <w:lastRenderedPageBreak/>
              <w:t>automated execution for repetitive component tasks</w:t>
            </w:r>
          </w:p>
        </w:tc>
        <w:tc>
          <w:tcPr>
            <w:tcW w:w="2446" w:type="dxa"/>
            <w:vAlign w:val="center"/>
          </w:tcPr>
          <w:p w14:paraId="3D213E45" w14:textId="6F0E6E45" w:rsidR="003E7760" w:rsidRDefault="00000000">
            <w:pPr>
              <w:ind w:firstLineChars="0" w:firstLine="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{"citationID":"UvnD3jyX","properties":{"unsorted":false,"formattedCitation":"(Guo,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rPr>
                <w:rFonts w:cs="Times New Roman"/>
                <w:szCs w:val="21"/>
              </w:rPr>
              <w:fldChar w:fldCharType="separate"/>
            </w:r>
            <w:r>
              <w:rPr>
                <w:rFonts w:cs="Times New Roman"/>
              </w:rPr>
              <w:t xml:space="preserve">(Guo, Zhang and </w:t>
            </w:r>
            <w:r>
              <w:rPr>
                <w:rFonts w:cs="Times New Roman"/>
              </w:rPr>
              <w:lastRenderedPageBreak/>
              <w:t>Qi, 2019)</w:t>
            </w:r>
            <w:r>
              <w:rPr>
                <w:rFonts w:cs="Times New Roman"/>
                <w:szCs w:val="21"/>
              </w:rPr>
              <w:fldChar w:fldCharType="end"/>
            </w:r>
          </w:p>
        </w:tc>
      </w:tr>
      <w:tr w:rsidR="003E7760" w14:paraId="00CF181E" w14:textId="77777777">
        <w:trPr>
          <w:jc w:val="center"/>
        </w:trPr>
        <w:tc>
          <w:tcPr>
            <w:tcW w:w="2446" w:type="dxa"/>
            <w:vAlign w:val="center"/>
          </w:tcPr>
          <w:p w14:paraId="3087695A" w14:textId="77777777" w:rsidR="003E7760" w:rsidRDefault="00000000">
            <w:pPr>
              <w:ind w:firstLineChars="0" w:firstLine="0"/>
              <w:jc w:val="center"/>
              <w:rPr>
                <w:rFonts w:cs="Times New Roman"/>
                <w:szCs w:val="21"/>
              </w:rPr>
            </w:pPr>
            <w:r>
              <w:rPr>
                <w:rFonts w:cs="Times New Roman"/>
                <w:szCs w:val="21"/>
              </w:rPr>
              <w:lastRenderedPageBreak/>
              <w:t>Mobile manipulators</w:t>
            </w:r>
          </w:p>
        </w:tc>
        <w:tc>
          <w:tcPr>
            <w:tcW w:w="2445" w:type="dxa"/>
            <w:vAlign w:val="center"/>
          </w:tcPr>
          <w:p w14:paraId="55E15C10" w14:textId="77777777" w:rsidR="003E7760" w:rsidRDefault="00000000">
            <w:pPr>
              <w:ind w:firstLineChars="0" w:firstLine="0"/>
              <w:jc w:val="center"/>
              <w:rPr>
                <w:rFonts w:cs="Times New Roman"/>
                <w:szCs w:val="21"/>
              </w:rPr>
            </w:pPr>
            <w:r>
              <w:rPr>
                <w:rFonts w:cs="Times New Roman"/>
                <w:szCs w:val="21"/>
              </w:rPr>
              <w:t>Mobility, tool handling, local manipulation</w:t>
            </w:r>
          </w:p>
        </w:tc>
        <w:tc>
          <w:tcPr>
            <w:tcW w:w="2445" w:type="dxa"/>
            <w:vAlign w:val="center"/>
          </w:tcPr>
          <w:p w14:paraId="4195BEC2" w14:textId="77777777" w:rsidR="003E7760" w:rsidRDefault="00000000">
            <w:pPr>
              <w:ind w:firstLineChars="0" w:firstLine="0"/>
              <w:jc w:val="center"/>
              <w:rPr>
                <w:rFonts w:cs="Times New Roman"/>
                <w:szCs w:val="21"/>
              </w:rPr>
            </w:pPr>
            <w:r>
              <w:rPr>
                <w:rFonts w:cs="Times New Roman"/>
                <w:szCs w:val="21"/>
              </w:rPr>
              <w:t>Bridges inspection platforms and physical repair</w:t>
            </w:r>
          </w:p>
        </w:tc>
        <w:tc>
          <w:tcPr>
            <w:tcW w:w="2446" w:type="dxa"/>
            <w:vAlign w:val="center"/>
          </w:tcPr>
          <w:p w14:paraId="28C3F65D" w14:textId="176D713A"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{"citationID":"qJL2ofxl","properties":{"unsorted":false,"formattedCitation":"(Zheng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cs="Times New Roman" w:hint="eastAsia"/>
                <w:szCs w:val="21"/>
              </w:rPr>
              <w:instrText>imize the robot</w:instrText>
            </w:r>
            <w:r w:rsidR="000A3919">
              <w:rPr>
                <w:rFonts w:cs="Times New Roman" w:hint="eastAsia"/>
                <w:szCs w:val="21"/>
              </w:rPr>
              <w:instrText>′</w:instrText>
            </w:r>
            <w:r w:rsidR="000A3919">
              <w:rPr>
                <w:rFonts w:cs="Times New Roman" w:hint="eastAsia"/>
                <w:szCs w:val="21"/>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rPr>
                <w:rFonts w:cs="Times New Roman"/>
                <w:szCs w:val="21"/>
              </w:rPr>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rPr>
                <w:rFonts w:cs="Times New Roman"/>
                <w:szCs w:val="21"/>
              </w:rPr>
              <w:fldChar w:fldCharType="separate"/>
            </w:r>
            <w:r>
              <w:rPr>
                <w:rFonts w:cs="Times New Roman"/>
                <w:kern w:val="0"/>
              </w:rPr>
              <w:t xml:space="preserve">(Zheng </w:t>
            </w:r>
            <w:r>
              <w:rPr>
                <w:rFonts w:cs="Times New Roman"/>
                <w:i/>
                <w:iCs/>
                <w:kern w:val="0"/>
              </w:rPr>
              <w:t>et al.</w:t>
            </w:r>
            <w:r>
              <w:rPr>
                <w:rFonts w:cs="Times New Roman"/>
                <w:kern w:val="0"/>
              </w:rPr>
              <w:t>, 2025)</w:t>
            </w:r>
            <w:r>
              <w:rPr>
                <w:rFonts w:cs="Times New Roman"/>
                <w:szCs w:val="21"/>
              </w:rPr>
              <w:fldChar w:fldCharType="end"/>
            </w:r>
          </w:p>
        </w:tc>
      </w:tr>
      <w:tr w:rsidR="003E7760" w14:paraId="6189D884" w14:textId="77777777">
        <w:trPr>
          <w:jc w:val="center"/>
        </w:trPr>
        <w:tc>
          <w:tcPr>
            <w:tcW w:w="2446" w:type="dxa"/>
            <w:vAlign w:val="center"/>
          </w:tcPr>
          <w:p w14:paraId="23DCF192" w14:textId="77777777" w:rsidR="003E7760" w:rsidRDefault="00000000">
            <w:pPr>
              <w:ind w:firstLineChars="0" w:firstLine="0"/>
              <w:jc w:val="center"/>
              <w:rPr>
                <w:rFonts w:cs="Times New Roman"/>
                <w:szCs w:val="21"/>
              </w:rPr>
            </w:pPr>
            <w:r>
              <w:rPr>
                <w:rFonts w:cs="Times New Roman"/>
                <w:szCs w:val="21"/>
              </w:rPr>
              <w:t>AR-assisted maintenance</w:t>
            </w:r>
          </w:p>
        </w:tc>
        <w:tc>
          <w:tcPr>
            <w:tcW w:w="2445" w:type="dxa"/>
            <w:vAlign w:val="center"/>
          </w:tcPr>
          <w:p w14:paraId="6E2C2A21" w14:textId="77777777" w:rsidR="003E7760" w:rsidRDefault="00000000">
            <w:pPr>
              <w:ind w:firstLineChars="0" w:firstLine="0"/>
              <w:jc w:val="center"/>
              <w:rPr>
                <w:rFonts w:cs="Times New Roman"/>
                <w:szCs w:val="21"/>
              </w:rPr>
            </w:pPr>
            <w:r>
              <w:rPr>
                <w:rFonts w:cs="Times New Roman"/>
                <w:szCs w:val="21"/>
              </w:rPr>
              <w:t>Visual guidance, tracking, registration</w:t>
            </w:r>
          </w:p>
        </w:tc>
        <w:tc>
          <w:tcPr>
            <w:tcW w:w="2445" w:type="dxa"/>
            <w:vAlign w:val="center"/>
          </w:tcPr>
          <w:p w14:paraId="2F593341" w14:textId="77777777" w:rsidR="003E7760" w:rsidRDefault="00000000">
            <w:pPr>
              <w:ind w:firstLineChars="0" w:firstLine="0"/>
              <w:jc w:val="center"/>
              <w:rPr>
                <w:rFonts w:cs="Times New Roman"/>
                <w:szCs w:val="21"/>
              </w:rPr>
            </w:pPr>
            <w:r>
              <w:rPr>
                <w:rFonts w:cs="Times New Roman"/>
                <w:szCs w:val="21"/>
              </w:rPr>
              <w:t>Supports human-in-the-loop repair and field instruction</w:t>
            </w:r>
          </w:p>
        </w:tc>
        <w:tc>
          <w:tcPr>
            <w:tcW w:w="2446" w:type="dxa"/>
            <w:vAlign w:val="center"/>
          </w:tcPr>
          <w:p w14:paraId="0C101F35" w14:textId="23A28E0F"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{"citationID":"Xz92R1Mn","properties":{"unsorted":false,"formattedCitation":"(Koh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rPr>
                <w:rFonts w:cs="Times New Roman"/>
                <w:szCs w:val="21"/>
              </w:rPr>
              <w:fldChar w:fldCharType="separate"/>
            </w:r>
            <w:r>
              <w:rPr>
                <w:rFonts w:cs="Times New Roman"/>
                <w:kern w:val="0"/>
              </w:rPr>
              <w:t xml:space="preserve">(Koh </w:t>
            </w:r>
            <w:r>
              <w:rPr>
                <w:rFonts w:cs="Times New Roman"/>
                <w:i/>
                <w:iCs/>
                <w:kern w:val="0"/>
              </w:rPr>
              <w:t>et al.</w:t>
            </w:r>
            <w:r>
              <w:rPr>
                <w:rFonts w:cs="Times New Roman"/>
                <w:kern w:val="0"/>
              </w:rPr>
              <w:t>, 2020)</w:t>
            </w:r>
            <w:r>
              <w:rPr>
                <w:rFonts w:cs="Times New Roman"/>
                <w:szCs w:val="21"/>
              </w:rPr>
              <w:fldChar w:fldCharType="end"/>
            </w:r>
          </w:p>
        </w:tc>
      </w:tr>
      <w:tr w:rsidR="003E7760" w14:paraId="055FAA4B" w14:textId="77777777">
        <w:trPr>
          <w:jc w:val="center"/>
        </w:trPr>
        <w:tc>
          <w:tcPr>
            <w:tcW w:w="2446" w:type="dxa"/>
            <w:vAlign w:val="center"/>
          </w:tcPr>
          <w:p w14:paraId="00443CDD" w14:textId="77777777" w:rsidR="003E7760" w:rsidRDefault="00000000">
            <w:pPr>
              <w:ind w:firstLineChars="0" w:firstLine="0"/>
              <w:jc w:val="center"/>
              <w:rPr>
                <w:rFonts w:cs="Times New Roman"/>
                <w:szCs w:val="21"/>
              </w:rPr>
            </w:pPr>
            <w:r>
              <w:rPr>
                <w:rFonts w:cs="Times New Roman"/>
                <w:szCs w:val="21"/>
              </w:rPr>
              <w:t>Embodied AI frameworks</w:t>
            </w:r>
          </w:p>
        </w:tc>
        <w:tc>
          <w:tcPr>
            <w:tcW w:w="2445" w:type="dxa"/>
            <w:vAlign w:val="center"/>
          </w:tcPr>
          <w:p w14:paraId="54DF95E4" w14:textId="77777777" w:rsidR="003E7760" w:rsidRDefault="00000000">
            <w:pPr>
              <w:ind w:firstLineChars="0" w:firstLine="0"/>
              <w:jc w:val="center"/>
              <w:rPr>
                <w:rFonts w:cs="Times New Roman"/>
                <w:szCs w:val="21"/>
              </w:rPr>
            </w:pPr>
            <w:r>
              <w:rPr>
                <w:rFonts w:cs="Times New Roman"/>
                <w:szCs w:val="21"/>
              </w:rPr>
              <w:t>Perception, decision-making, execution</w:t>
            </w:r>
          </w:p>
        </w:tc>
        <w:tc>
          <w:tcPr>
            <w:tcW w:w="2445" w:type="dxa"/>
            <w:vAlign w:val="center"/>
          </w:tcPr>
          <w:p w14:paraId="20864118" w14:textId="77777777" w:rsidR="003E7760" w:rsidRDefault="00000000">
            <w:pPr>
              <w:ind w:firstLineChars="0" w:firstLine="0"/>
              <w:jc w:val="center"/>
              <w:rPr>
                <w:rFonts w:cs="Times New Roman"/>
                <w:szCs w:val="21"/>
              </w:rPr>
            </w:pPr>
            <w:r>
              <w:rPr>
                <w:rFonts w:cs="Times New Roman"/>
                <w:szCs w:val="21"/>
              </w:rPr>
              <w:t>Provides the conceptual basis for closed-loop robotic action</w:t>
            </w:r>
          </w:p>
        </w:tc>
        <w:tc>
          <w:tcPr>
            <w:tcW w:w="2446" w:type="dxa"/>
            <w:vAlign w:val="center"/>
          </w:tcPr>
          <w:p w14:paraId="597C01D8" w14:textId="016FBED8"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{"citationID":"M1riputV","properties":{"unsorted":false,"formattedCitation":"(Sun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rPr>
                <w:rFonts w:cs="Times New Roman"/>
                <w:szCs w:val="21"/>
              </w:rPr>
              <w:fldChar w:fldCharType="separate"/>
            </w:r>
            <w:r>
              <w:rPr>
                <w:rFonts w:cs="Times New Roman"/>
                <w:kern w:val="0"/>
              </w:rPr>
              <w:t xml:space="preserve">(Sun </w:t>
            </w:r>
            <w:r>
              <w:rPr>
                <w:rFonts w:cs="Times New Roman"/>
                <w:i/>
                <w:iCs/>
                <w:kern w:val="0"/>
              </w:rPr>
              <w:t>et al.</w:t>
            </w:r>
            <w:r>
              <w:rPr>
                <w:rFonts w:cs="Times New Roman"/>
                <w:kern w:val="0"/>
              </w:rPr>
              <w:t>, 2024)</w:t>
            </w:r>
            <w:r>
              <w:rPr>
                <w:rFonts w:cs="Times New Roman"/>
                <w:szCs w:val="21"/>
              </w:rPr>
              <w:fldChar w:fldCharType="end"/>
            </w:r>
          </w:p>
        </w:tc>
      </w:tr>
      <w:tr w:rsidR="003E7760" w14:paraId="430A6105" w14:textId="77777777">
        <w:trPr>
          <w:jc w:val="center"/>
        </w:trPr>
        <w:tc>
          <w:tcPr>
            <w:tcW w:w="2446" w:type="dxa"/>
            <w:tcBorders>
              <w:bottom w:val="single" w:sz="12" w:space="0" w:color="auto"/>
            </w:tcBorders>
            <w:vAlign w:val="center"/>
          </w:tcPr>
          <w:p w14:paraId="4214A529" w14:textId="77777777" w:rsidR="003E7760" w:rsidRDefault="00000000">
            <w:pPr>
              <w:ind w:firstLineChars="0" w:firstLine="0"/>
              <w:jc w:val="center"/>
              <w:rPr>
                <w:rFonts w:cs="Times New Roman"/>
                <w:szCs w:val="21"/>
              </w:rPr>
            </w:pPr>
            <w:r>
              <w:rPr>
                <w:rFonts w:cs="Times New Roman"/>
                <w:szCs w:val="21"/>
              </w:rPr>
              <w:t>Verification-based automation</w:t>
            </w:r>
          </w:p>
        </w:tc>
        <w:tc>
          <w:tcPr>
            <w:tcW w:w="2445" w:type="dxa"/>
            <w:tcBorders>
              <w:bottom w:val="single" w:sz="12" w:space="0" w:color="auto"/>
            </w:tcBorders>
            <w:vAlign w:val="center"/>
          </w:tcPr>
          <w:p w14:paraId="2D10EC4A" w14:textId="77777777" w:rsidR="003E7760" w:rsidRDefault="00000000">
            <w:pPr>
              <w:ind w:firstLineChars="0" w:firstLine="0"/>
              <w:jc w:val="center"/>
              <w:rPr>
                <w:rFonts w:cs="Times New Roman"/>
                <w:szCs w:val="21"/>
              </w:rPr>
            </w:pPr>
            <w:r>
              <w:rPr>
                <w:rFonts w:cs="Times New Roman"/>
                <w:szCs w:val="21"/>
              </w:rPr>
              <w:t>Post-work sensing, acceptance, feedback</w:t>
            </w:r>
          </w:p>
        </w:tc>
        <w:tc>
          <w:tcPr>
            <w:tcW w:w="2445" w:type="dxa"/>
            <w:tcBorders>
              <w:bottom w:val="single" w:sz="12" w:space="0" w:color="auto"/>
            </w:tcBorders>
            <w:vAlign w:val="center"/>
          </w:tcPr>
          <w:p w14:paraId="7D4596EA" w14:textId="77777777" w:rsidR="003E7760" w:rsidRDefault="00000000">
            <w:pPr>
              <w:ind w:firstLineChars="0" w:firstLine="0"/>
              <w:jc w:val="center"/>
              <w:rPr>
                <w:rFonts w:cs="Times New Roman"/>
                <w:szCs w:val="21"/>
              </w:rPr>
            </w:pPr>
            <w:r>
              <w:rPr>
                <w:rFonts w:cs="Times New Roman"/>
                <w:szCs w:val="21"/>
              </w:rPr>
              <w:t>Shifts robots from open-loop action to quality-assured repair</w:t>
            </w:r>
          </w:p>
        </w:tc>
        <w:tc>
          <w:tcPr>
            <w:tcW w:w="2446" w:type="dxa"/>
            <w:tcBorders>
              <w:bottom w:val="single" w:sz="12" w:space="0" w:color="auto"/>
            </w:tcBorders>
            <w:vAlign w:val="center"/>
          </w:tcPr>
          <w:p w14:paraId="71BB8C83" w14:textId="7BD512DB"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{"citationID":"FYO8kbTF","properties":{"unsorted":false,"formattedCitation":"(J.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rPr>
                <w:rFonts w:cs="Times New Roman"/>
                <w:szCs w:val="21"/>
              </w:rPr>
              <w:fldChar w:fldCharType="separate"/>
            </w:r>
            <w:r>
              <w:rPr>
                <w:rFonts w:cs="Times New Roman"/>
                <w:kern w:val="0"/>
              </w:rPr>
              <w:t xml:space="preserve">(J. Li </w:t>
            </w:r>
            <w:r>
              <w:rPr>
                <w:rFonts w:cs="Times New Roman"/>
                <w:i/>
                <w:iCs/>
                <w:kern w:val="0"/>
              </w:rPr>
              <w:t>et al.</w:t>
            </w:r>
            <w:r>
              <w:rPr>
                <w:rFonts w:cs="Times New Roman"/>
                <w:kern w:val="0"/>
              </w:rPr>
              <w:t>, 2024)</w:t>
            </w:r>
            <w:r>
              <w:rPr>
                <w:rFonts w:cs="Times New Roman"/>
                <w:szCs w:val="21"/>
              </w:rPr>
              <w:fldChar w:fldCharType="end"/>
            </w:r>
          </w:p>
        </w:tc>
      </w:tr>
    </w:tbl>
    <w:p w14:paraId="13A5B209" w14:textId="77777777" w:rsidR="003E7760" w:rsidRDefault="003E7760">
      <w:pPr>
        <w:ind w:firstLine="480"/>
      </w:pPr>
    </w:p>
    <w:p w14:paraId="53210C09" w14:textId="77777777" w:rsidR="003E7760" w:rsidRDefault="00000000">
      <w:pPr>
        <w:pStyle w:val="1"/>
      </w:pPr>
      <w:r>
        <w:t>Construction of the "</w:t>
      </w:r>
      <w:bookmarkStart w:id="36" w:name="OLE_LINK49"/>
      <w:r>
        <w:t>Dual Closed-Loop</w:t>
      </w:r>
      <w:bookmarkEnd w:id="36"/>
      <w:r>
        <w:t>" Intelligent O&amp;M System</w:t>
      </w:r>
    </w:p>
    <w:p w14:paraId="626D84F7" w14:textId="77777777" w:rsidR="003E7760" w:rsidRDefault="00000000">
      <w:pPr>
        <w:ind w:firstLineChars="0" w:firstLine="420"/>
      </w:pPr>
      <w:r>
        <w:t xml:space="preserve">Confronting the core contradiction in railway infrastructure O&amp;M — the inherent tension between full-network condition perception over large-scale line systems and the demands of precision, targeted maintenance execution — this paper proposes a "Dual Closed-Loop" architecture as the organizing framework for intelligent O&amp;M. </w:t>
      </w:r>
    </w:p>
    <w:p w14:paraId="068945A6" w14:textId="77777777" w:rsidR="003E7760" w:rsidRDefault="00000000">
      <w:pPr>
        <w:ind w:firstLineChars="0" w:firstLine="420"/>
      </w:pPr>
      <w:r>
        <w:t xml:space="preserve">The system comprises two functionally complementary and hierarchically progressive loops. The First Loop uses in-service commercial trains as sensing platforms; through continuous acquisition of on-board vibration and noise signals combined with AI-based inverse mapping models, it achieves low-cost, high-frequency dynamic condition census of the entire track network, with large model-assisted decision-making generating maintenance intervention commands — forming a full-process intelligent closed loop of "general sensing → condition assessment → decision output." The Second Loop takes precision inspection equipment as its data source; by fusing multi-source heterogeneous data from wideband geometric measurement, ground-penetrating radar, and distributed ground sensing networks, it achieves precise characterization of anomalous segments, and relies on unmanned precision maintenance technology to physically execute maintenance commands at high accuracy — forming an execution-layer closed loop of "precision sensing → precision </w:t>
      </w:r>
      <w:r>
        <w:lastRenderedPageBreak/>
        <w:t xml:space="preserve">maintenance → effect verification" </w:t>
      </w:r>
      <w:r>
        <w:rPr>
          <w:rFonts w:hint="eastAsia"/>
        </w:rPr>
        <w:t>.</w:t>
      </w:r>
    </w:p>
    <w:p w14:paraId="2FC98E86" w14:textId="77777777" w:rsidR="003E7760" w:rsidRDefault="00000000">
      <w:pPr>
        <w:ind w:firstLineChars="0" w:firstLine="420"/>
      </w:pPr>
      <w:r>
        <w:t>The two loops operate in concert: the First Loop handles full-network screening and maintenance scheduling, while the Second Loop handles targeted diagnosis and precision execution, together achieving full-chain closure of intelligent railway O&amp;M from sensing through decision-making to physical execution.</w:t>
      </w:r>
    </w:p>
    <w:p w14:paraId="38CC48A9" w14:textId="77777777" w:rsidR="000C69C2" w:rsidRDefault="00711D0B" w:rsidP="000C69C2">
      <w:pPr>
        <w:keepNext/>
        <w:spacing w:line="240" w:lineRule="auto"/>
        <w:ind w:firstLineChars="0" w:firstLine="0"/>
        <w:jc w:val="left"/>
      </w:pPr>
      <w:r>
        <w:rPr>
          <w:rFonts w:cs="Times New Roman"/>
          <w:noProof/>
          <w:szCs w:val="24"/>
        </w:rPr>
        <w:drawing>
          <wp:inline distT="0" distB="0" distL="0" distR="0" wp14:anchorId="06B9465D" wp14:editId="385004E9">
            <wp:extent cx="5274310" cy="3248660"/>
            <wp:effectExtent l="0" t="0" r="2540" b="8890"/>
            <wp:docPr id="24955278" name="图片 2495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278" name="图片 249552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3248660"/>
                    </a:xfrm>
                    <a:prstGeom prst="rect">
                      <a:avLst/>
                    </a:prstGeom>
                    <a:noFill/>
                  </pic:spPr>
                </pic:pic>
              </a:graphicData>
            </a:graphic>
          </wp:inline>
        </w:drawing>
      </w:r>
    </w:p>
    <w:p w14:paraId="28CD9556" w14:textId="575DC3CC" w:rsidR="00711D0B" w:rsidRPr="00F120A3" w:rsidRDefault="000C69C2" w:rsidP="00F120A3">
      <w:pPr>
        <w:pStyle w:val="a3"/>
        <w:rPr>
          <w:rFonts w:hint="eastAsia"/>
        </w:rPr>
      </w:pPr>
      <w:r>
        <w:t xml:space="preserve">Figure </w:t>
      </w:r>
      <w:fldSimple w:instr=" SEQ Figure \* ARABIC ">
        <w:r>
          <w:rPr>
            <w:noProof/>
          </w:rPr>
          <w:t>6</w:t>
        </w:r>
      </w:fldSimple>
      <w:r>
        <w:rPr>
          <w:rFonts w:hint="eastAsia"/>
        </w:rPr>
        <w:t xml:space="preserve"> </w:t>
      </w:r>
      <w:r w:rsidR="00F120A3">
        <w:t>Dual-loop architecture for intelligent railway infrastructure O&amp;M: from census-level perception to precision maintenance</w:t>
      </w:r>
    </w:p>
    <w:p w14:paraId="30EF8BCC" w14:textId="2999737F" w:rsidR="003E7760" w:rsidRDefault="00000000" w:rsidP="00F2420A">
      <w:pPr>
        <w:pStyle w:val="2"/>
        <w:rPr>
          <w:rFonts w:hint="eastAsia"/>
        </w:rPr>
      </w:pPr>
      <w:r>
        <w:t>The First Loop: AI-Driven Full-Process Intelligent O&amp;M Closed Loop</w:t>
      </w:r>
    </w:p>
    <w:p w14:paraId="0844D0C9" w14:textId="77777777" w:rsidR="003E7760" w:rsidRDefault="00000000">
      <w:pPr>
        <w:ind w:firstLineChars="0" w:firstLine="420"/>
      </w:pPr>
      <w:r>
        <w:t>The core concept of the First Loop is to leverage the existing operational trajectories of in-service trains distributed across the railway network, transforming ordinary commercial vehicles into mobile sensing platforms with full-network coverage, achieving continuous and comprehensive track condition census at minimal marginal cost. This loop is supported by three progressively integrated technical modules: first, a multi-level vibration-noise sensing system combining IMUs and acoustic sensing establishes a high-quality onboard perception framework; second, deep generative learning methods address inevitable data gaps and noise through imputation and enhancement; and finally, AI-based inverse mapping models solve the core inverse problem of translating vehicle dynamic responses into track excitation states — converting vibration signals into track irregularity features that directly support O&amp;M decision-making. Following condition assessment, the First Loop further incorporates a large language model-based intelligent decision-making module that transforms assessment outputs into structured maintenance scheduling commands, achieving full-chain closure across sensing, assessment, and decision-making.</w:t>
      </w:r>
    </w:p>
    <w:p w14:paraId="61C52E2A" w14:textId="77777777" w:rsidR="003E7760" w:rsidRDefault="00000000">
      <w:pPr>
        <w:pStyle w:val="af7"/>
        <w:numPr>
          <w:ilvl w:val="0"/>
          <w:numId w:val="4"/>
        </w:numPr>
        <w:ind w:firstLineChars="0"/>
      </w:pPr>
      <w:r>
        <w:t>Sensing Technology Enhancement</w:t>
      </w:r>
    </w:p>
    <w:p w14:paraId="21F7F774" w14:textId="77777777" w:rsidR="003E7760" w:rsidRDefault="00000000">
      <w:pPr>
        <w:ind w:firstLineChars="0" w:firstLine="420"/>
      </w:pPr>
      <w:r>
        <w:lastRenderedPageBreak/>
        <w:t>To address the inherent limitations of intermittent inspections by specialized Track Geometry Cars (TGCs), which often fail to capture the rapid deterioration of track quality in high-density railway networks, the first loop of the intelligent O&amp;M system introduces a continuous general survey technology based on operational trains. A fundamental prerequisite for this technology is the utilization of vehicles operating under constant speed, constant load, and consistent operational states (referred to as "isostates"). These isostates minimize the non-linear uncertainties in vehicle-track coupled dynamics, providing a stable "baseline" for the long-term trend analysis of track health. This sensing enhancement is realized through a transition from isolated sensor measurements to a multi-dimensional, pervasive perception framework that integrates hierarchical vibration, inertial references, and acoustic signals.</w:t>
      </w:r>
    </w:p>
    <w:p w14:paraId="40DCDE67" w14:textId="48E10B11" w:rsidR="003E7760" w:rsidRDefault="00000000">
      <w:pPr>
        <w:ind w:firstLineChars="0" w:firstLine="420"/>
      </w:pPr>
      <w:r>
        <w:t>The core of this architecture is the multi-level vibration sensing system, which utilizes the vehicle’s mechanical structure as a natural transducer. Different vehicle components exhibit distinct filtering characteristics that correlate with specific track irregularity wavelengths. Axle Box Acceleration is directly coupled with the wheel-rail interface, making it exceptionally sensitive to high-frequency impacts. It is the primary data source for diagnosing rail surface defects and short-wavelength irregularities, such as squats, insulated joint failures, and rail corrugation</w:t>
      </w:r>
      <w:r>
        <w:fldChar w:fldCharType="begin"/>
      </w:r>
      <w:r w:rsidR="000A3919">
        <w:instrText xml:space="preserve"> ADDIN ZOTERO_ITEM CSL_CITATION {"citationID":"3TrL0fgq","properties":{"unsorted":false,"formattedCitation":"(Molodova, Li and Dollevoet, 2011; Salvador {\\i{}et al.}, 2016)","plainCitation":"(Molodova, Li and Dollevoet, 2011; Salvador et al., 2016)","noteIndex":0},"citationItems":[{"id":"owbJ2Ida/6yc74eTJ","uris":["http://zotero.org/users/18998733/items/RNSVBV4N"],"itemData":{"id":257,"type":"article-journal","container-title":"Measurement","page":"301–312","publisher":"Elsevier","source":"Google Scholar","title":"Axlebox accelerations: Their acquisition and time–frequency characterisation for railway track monitoring purposes","title-short":"Axlebox accelerations","volume":"82","author":[{"family":"Salvador","given":"Pablo"},{"family":"Naranjo","given":"Valery"},{"family":"Insa","given":"Ricardo"},{"family":"Teixeira","given":"Paulo"}],"issued":{"date-parts":[["2016"]]}}},{"id":"owbJ2Ida/a9yIMliK","uris":["http://zotero.org/users/18998733/items/2UBWMF2G"],"itemData":{"id":256,"type":"article-journal","container-title":"Wear","issue":"1-2","page":"349–356","publisher":"Elsevier","source":"Google Scholar","title":"Axle box acceleration: Measurement and simulation for detection of short track defects","title-short":"Axle box acceleration","volume":"271","author":[{"family":"Molodova","given":"Marija"},{"family":"Li","given":"Zili"},{"family":"Dollevoet","given":"Rolf"}],"issued":{"date-parts":[["2011"]]}}}],"schema":"https://github.com/citation-style-language/schema/raw/master/csl-citation.json"} </w:instrText>
      </w:r>
      <w:r>
        <w:fldChar w:fldCharType="separate"/>
      </w:r>
      <w:r>
        <w:rPr>
          <w:rFonts w:cs="Times New Roman"/>
          <w:kern w:val="0"/>
        </w:rPr>
        <w:t xml:space="preserve">(Molodova, Li and Dollevoet, 2011; Salvador </w:t>
      </w:r>
      <w:r>
        <w:rPr>
          <w:rFonts w:cs="Times New Roman"/>
          <w:i/>
          <w:iCs/>
          <w:kern w:val="0"/>
        </w:rPr>
        <w:t>et al.</w:t>
      </w:r>
      <w:r>
        <w:rPr>
          <w:rFonts w:cs="Times New Roman"/>
          <w:kern w:val="0"/>
        </w:rPr>
        <w:t>, 2016)</w:t>
      </w:r>
      <w:r>
        <w:fldChar w:fldCharType="end"/>
      </w:r>
      <w:r>
        <w:t xml:space="preserve"> . However, the extreme vibration environment of the axle box often introduces high-frequency noise and integration drift, which can obscure geometric trends</w:t>
      </w:r>
      <w:r>
        <w:fldChar w:fldCharType="begin"/>
      </w:r>
      <w:r w:rsidR="000A3919">
        <w:instrText xml:space="preserve"> ADDIN ZOTERO_ITEM CSL_CITATION {"citationID":"oef1AeYj","properties":{"unsorted":false,"formattedCitation":"(Real Herr\\uc0\\u225{}iz {\\i{}et al.}, 2012)","plainCitation":"(Real Herráiz et al., 2012)","noteIndex":0},"citationItems":[{"id":"owbJ2Ida/d8UwIEuv","uris":["http://zotero.org/users/18998733/items/HKV4EABP"],"itemData":{"id":260,"type":"article-journal","container-title":"Journal of Vibroengineering","issue":"2","page":"813–826","publisher":"Research Center of the Public Institution\" Vibromechanika\"","source":"Google Scholar","title":"Development of a system to obtain vertical track geometry measuring axle-box accelerations from in-service trains","volume":"14","author":[{"family":"Real Herráiz","given":"Julia Irene"},{"family":"Montalbán Domingo","given":"María Laura"},{"family":"Real","given":"T."},{"family":"Puig","given":"V."}],"issued":{"date-parts":[["2012"]]}}}],"schema":"https://github.com/citation-style-language/schema/raw/master/csl-citation.json"} </w:instrText>
      </w:r>
      <w:r>
        <w:fldChar w:fldCharType="separate"/>
      </w:r>
      <w:r>
        <w:rPr>
          <w:rFonts w:cs="Times New Roman"/>
          <w:kern w:val="0"/>
        </w:rPr>
        <w:t xml:space="preserve">(Real Herráiz </w:t>
      </w:r>
      <w:r>
        <w:rPr>
          <w:rFonts w:cs="Times New Roman"/>
          <w:i/>
          <w:iCs/>
          <w:kern w:val="0"/>
        </w:rPr>
        <w:t>et al.</w:t>
      </w:r>
      <w:r>
        <w:rPr>
          <w:rFonts w:cs="Times New Roman"/>
          <w:kern w:val="0"/>
        </w:rPr>
        <w:t>, 2012)</w:t>
      </w:r>
      <w:r>
        <w:fldChar w:fldCharType="end"/>
      </w:r>
      <w:r>
        <w:t>. To bridge this gap, bogie and car body accelerations are integrated into the system. While the primary and secondary suspension systems filter out high-frequency content, these sensors provide high-fidelity data for medium-to-long wavelength irregularities . Such data is critical for monitoring large-scale infrastructure changes, including subgrade settlement, bridge pier tilt, and slab track deformation</w:t>
      </w:r>
      <w:r>
        <w:fldChar w:fldCharType="begin"/>
      </w:r>
      <w:r w:rsidR="000A3919">
        <w:instrText xml:space="preserve"> ADDIN ZOTERO_ITEM CSL_CITATION {"citationID":"PczRTfBi","properties":{"unsorted":false,"formattedCitation":"(Li {\\i{}et al.}, 2020; Wang {\\i{}et al.}, 2021)","plainCitation":"(Li et al., 2020; Wang et al., 2021)","noteIndex":0},"citationItems":[{"id":"owbJ2Ida/BwUVZYF2","uris":["http://zotero.org/users/18998733/items/NNDYZ95U"],"itemData":{"id":261,"type":"article-journal","container-title":"Journal of Transportation Engineering, Part A: Systems","DOI":"10.1061/JTEPBS.0000408","ISSN":"2473-2907, 2473-2893","issue":"8","journalAbbreviation":"J. Transp. Eng., Part A: Systems","language":"en","page":"04020084","source":"DOI.org (Crossref)","title":"Spatial–Temporal Model to Identify the Deformation of Underlying High-Speed Railway Infrastructure","volume":"146","author":[{"family":"Li","given":"Chenzhong"},{"family":"Wang","given":"Ping"},{"family":"Gao","given":"Tianci"},{"family":"Wang","given":"Jianhui"},{"family":"Yang","given":"Cuiping"},{"family":"Liu","given":"Heng"},{"family":"He","given":"Qing"}],"issued":{"date-parts":[["2020",8]]}}},{"id":"owbJ2Ida/7mygmJJe","uris":["http://zotero.org/users/18998733/items/GG3C6U98"],"itemData":{"id":262,"type":"article-journal","container-title":"Mechanical Systems and Signal Processing","page":"107749","publisher":"Elsevier","source":"Google Scholar","title":"Assessment and prediction of high speed railway bridge long-term deformation based on track geometry inspection big data","volume":"158","author":[{"family":"Wang","given":"Yuan"},{"family":"Wang","given":"Ping"},{"family":"Tang","given":"Huiyue"},{"family":"Liu","given":"Xiang"},{"family":"Xu","given":"Jinhui"},{"family":"Xiao","given":"Jieling"},{"family":"Wu","given":"Jingshen"}],"issued":{"date-parts":[["2021"]]}}}],"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xml:space="preserve">, 2020; Wang </w:t>
      </w:r>
      <w:r>
        <w:rPr>
          <w:rFonts w:cs="Times New Roman"/>
          <w:i/>
          <w:iCs/>
          <w:kern w:val="0"/>
        </w:rPr>
        <w:t>et al.</w:t>
      </w:r>
      <w:r>
        <w:rPr>
          <w:rFonts w:cs="Times New Roman"/>
          <w:kern w:val="0"/>
        </w:rPr>
        <w:t>, 2021)</w:t>
      </w:r>
      <w:r>
        <w:fldChar w:fldCharType="end"/>
      </w:r>
      <w:r>
        <w:t xml:space="preserve"> .</w:t>
      </w:r>
    </w:p>
    <w:p w14:paraId="744CF745" w14:textId="77777777" w:rsidR="003E7760" w:rsidRDefault="00000000">
      <w:pPr>
        <w:pStyle w:val="a3"/>
        <w:spacing w:line="240" w:lineRule="auto"/>
        <w:rPr>
          <w:b/>
          <w:bCs/>
        </w:rPr>
      </w:pPr>
      <w:r>
        <w:rPr>
          <w:noProof/>
        </w:rPr>
        <w:drawing>
          <wp:inline distT="0" distB="0" distL="114300" distR="114300" wp14:anchorId="1ECF533C" wp14:editId="12B8D5BA">
            <wp:extent cx="5268595" cy="1856740"/>
            <wp:effectExtent l="0" t="0" r="8255" b="10160"/>
            <wp:docPr id="3138953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330" name="图片 2"/>
                    <pic:cNvPicPr>
                      <a:picLocks noChangeAspect="1"/>
                    </pic:cNvPicPr>
                  </pic:nvPicPr>
                  <pic:blipFill>
                    <a:blip r:embed="rId21"/>
                    <a:stretch>
                      <a:fillRect/>
                    </a:stretch>
                  </pic:blipFill>
                  <pic:spPr>
                    <a:xfrm>
                      <a:off x="0" y="0"/>
                      <a:ext cx="5268595" cy="1856740"/>
                    </a:xfrm>
                    <a:prstGeom prst="rect">
                      <a:avLst/>
                    </a:prstGeom>
                    <a:noFill/>
                    <a:ln>
                      <a:noFill/>
                    </a:ln>
                  </pic:spPr>
                </pic:pic>
              </a:graphicData>
            </a:graphic>
          </wp:inline>
        </w:drawing>
      </w:r>
    </w:p>
    <w:p w14:paraId="47B71ACF" w14:textId="53C39FFB" w:rsidR="003E7760" w:rsidRDefault="00000000">
      <w:pPr>
        <w:pStyle w:val="a3"/>
      </w:pPr>
      <w:r>
        <w:t xml:space="preserve">Figure </w:t>
      </w:r>
      <w:fldSimple w:instr=" SEQ Figure \* ARABIC ">
        <w:r w:rsidR="000C69C2">
          <w:rPr>
            <w:noProof/>
          </w:rPr>
          <w:t>8</w:t>
        </w:r>
      </w:fldSimple>
      <w:r>
        <w:rPr>
          <w:rFonts w:hint="eastAsia"/>
        </w:rPr>
        <w:t>.</w:t>
      </w:r>
      <w:r>
        <w:t xml:space="preserve"> Three major extrinsic factors that lead to bridge deflection or camber, including dynamic trainload, vertical temperature gradient, and creep &amp; </w:t>
      </w:r>
    </w:p>
    <w:p w14:paraId="568C6412" w14:textId="77777777" w:rsidR="003E7760" w:rsidRDefault="00000000">
      <w:pPr>
        <w:pStyle w:val="a3"/>
      </w:pPr>
      <w:r>
        <w:t>shrinkage of concrete.</w:t>
      </w:r>
    </w:p>
    <w:p w14:paraId="62E7DD74" w14:textId="043C41FF" w:rsidR="003E7760" w:rsidRDefault="00000000">
      <w:pPr>
        <w:ind w:firstLineChars="300" w:firstLine="720"/>
      </w:pPr>
      <w:r>
        <w:t xml:space="preserve">To further enhance the precision of spatial trajectory reconstruction, Inertial </w:t>
      </w:r>
      <w:r>
        <w:lastRenderedPageBreak/>
        <w:t xml:space="preserve">Measurement Units (IMUs) are incorporated to provide high-precision angular velocity data (e.g., pitch, roll, and yaw rates). Pure acceleration-based methods often suffer from signal-to-noise ratio degradation at low frequencies or during low-speed operations. The introduction of gyroscopic sensors allows for the compensation of these low-frequency errors. For instance, the bogie yaw rate has been demonstrated to be significantly more robust than lateral acceleration for estimating track alignment and gauge-related irregularities when the train operates at velocities as low as 10 m/s </w:t>
      </w:r>
      <w:r>
        <w:fldChar w:fldCharType="begin"/>
      </w:r>
      <w:r w:rsidR="000A3919">
        <w:instrText xml:space="preserve"> ADDIN ZOTERO_ITEM CSL_CITATION {"citationID":"lu6y0oGo","properties":{"unsorted":false,"formattedCitation":"(Weston {\\i{}et al.}, 2007)","plainCitation":"(Weston et al., 2007)","noteIndex":0},"citationItems":[{"id":"owbJ2Ida/SgZgj1FW","uris":["http://zotero.org/users/18998733/items/UIVFF8BX"],"itemData":{"id":264,"type":"article-journal","abstract":"Maintaining the alignment of railway track is vitally important for the smooth and safe passage of railway vehicles. Poor track alignment can result in poor ride quality, flange contact, or even flange climb. Accurate horizontal track geometry can be measured using a dedicated track recording vehicle or from a full track geometry recording system mounted on an in-service vehicle. This paper describes the use of sensors mounted on the bogie of an in-service vehicle to estimate the mean track alignment without the use of optical or contact sensors. In principle, either bogie lateral acceleration or yaw rate can be processed to give an estimate of mean lateral track irregularity, but a yaw rate gyro provides consistent estimates down to lower vehicle speeds than does an accelerometer and does not require compensation for the effects of bogie roll. An improved estimate can be obtained by inverting the dynamic relationship between the mean track alignment and the bogie yaw motion. This is demonstrated with results from a Class 175 vehicle. Continually monitoring the lateral response of a bogie on an in-service vehicle, using only a yaw rate gyro, can provide data enabling the prioritization of maintenance operations.","container-title":"Proceedings of the Institution of Mechanical Engineers, Part F: Journal of Rail and Rapid Transit","DOI":"10.1243/0954409JRRT64","ISSN":"0954-4097, 2041-3017","issue":"1","journalAbbreviation":"Proceedings of the Institution of Mechanical Engineers, Part F: Journal of Rail and Rapid Transit","language":"en","license":"https://journals.sagepub.com/page/policies/text-and-data-mining-license","page":"89-100","source":"DOI.org (Crossref)","title":"Monitoring lateral track irregularity from in-service railway vehicles","volume":"221","author":[{"family":"Weston","given":"P F"},{"family":"Ling","given":"C S"},{"family":"Goodman","given":"C J"},{"family":"Roberts","given":"C"},{"family":"Li","given":"P"},{"family":"Goodall","given":"R M"}],"issued":{"date-parts":[["2007",1,1]]}}}],"schema":"https://github.com/citation-style-language/schema/raw/master/csl-citation.json"} </w:instrText>
      </w:r>
      <w:r>
        <w:fldChar w:fldCharType="separate"/>
      </w:r>
      <w:r>
        <w:rPr>
          <w:rFonts w:cs="Times New Roman"/>
          <w:kern w:val="0"/>
        </w:rPr>
        <w:t xml:space="preserve">(Weston </w:t>
      </w:r>
      <w:r>
        <w:rPr>
          <w:rFonts w:cs="Times New Roman"/>
          <w:i/>
          <w:iCs/>
          <w:kern w:val="0"/>
        </w:rPr>
        <w:t>et al.</w:t>
      </w:r>
      <w:r>
        <w:rPr>
          <w:rFonts w:cs="Times New Roman"/>
          <w:kern w:val="0"/>
        </w:rPr>
        <w:t>, 2007)</w:t>
      </w:r>
      <w:r>
        <w:fldChar w:fldCharType="end"/>
      </w:r>
      <w:r>
        <w:t xml:space="preserve">. By applying complementary filtering or Kalman filtering to fuse acceleration and angular velocity, the sensing system can accurately decouple the vehicle's attitude from the track's true geometry, enabling a precise mapping of the "absolute" track profile across a broad spectrum of wavelengths </w:t>
      </w:r>
      <w:r>
        <w:fldChar w:fldCharType="begin"/>
      </w:r>
      <w:r w:rsidR="000A3919">
        <w:instrText xml:space="preserve"> ADDIN ZOTERO_ITEM CSL_CITATION {"citationID":"SwSAutii","properties":{"unsorted":false,"formattedCitation":"(Escalona, 2016)","plainCitation":"(Escalona, 2016)","noteIndex":0},"citationItems":[{"id":"owbJ2Ida/KmwH2IzO","uris":["http://zotero.org/users/18998733/items/34E4K8PW"],"itemData":{"id":265,"type":"paper-conference","container-title":"International Design Engineering Technical Conferences and Computers and Information in Engineering Conference","page":"V006T09A034","publisher":"American Society of Mechanical Engineers","source":"Google Scholar","title":"Vertical track geometry monitoring using inertial sensors and complementary filters","URL":"https://asmedigitalcollection.asme.org/IDETC-CIE/proceedings-abstract/IDETC-CIE2016/50183/258999","volume":"50183","author":[{"family":"Escalona","given":"José L."}],"accessed":{"date-parts":[["2026",4,3]]},"issued":{"date-parts":[["2016"]]}}}],"schema":"https://github.com/citation-style-language/schema/raw/master/csl-citation.json"} </w:instrText>
      </w:r>
      <w:r>
        <w:fldChar w:fldCharType="separate"/>
      </w:r>
      <w:r>
        <w:rPr>
          <w:rFonts w:cs="Times New Roman"/>
        </w:rPr>
        <w:t>(Escalona, 2016)</w:t>
      </w:r>
      <w:r>
        <w:fldChar w:fldCharType="end"/>
      </w:r>
      <w:r>
        <w:t>.</w:t>
      </w:r>
    </w:p>
    <w:p w14:paraId="6C6A4C3E" w14:textId="374AAA24" w:rsidR="003E7760" w:rsidRDefault="00000000">
      <w:pPr>
        <w:ind w:firstLineChars="300" w:firstLine="720"/>
      </w:pPr>
      <w:r>
        <w:t xml:space="preserve">Lastly, the fusion of acoustic sensing adds a non-contact diagnostic dimension to the general survey. Acoustic signals, such as wheel-rail interaction noise and interior carriage noise, possess extremely high sampling rates, allowing for the identification of micro-scale surface degradations that may not yet have triggered significant vibration responses. Advanced signal processing techniques, such as wavelet packet energy analysis and 1D-CNN-based feature extraction, have enabled the quantification of rail corrugation and wheel flats with high accuracy </w:t>
      </w:r>
      <w:r>
        <w:fldChar w:fldCharType="begin"/>
      </w:r>
      <w:r w:rsidR="000A3919">
        <w:instrText xml:space="preserve"> ADDIN ZOTERO_ITEM CSL_CITATION {"citationID":"YWXCKADo","properties":{"unsorted":false,"formattedCitation":"(Wei {\\i{}et al.}, 2022; Xie {\\i{}et al.}, 2022)","plainCitation":"(Wei et al., 2022; Xie et al., 2022)","noteIndex":0},"citationItems":[{"id":"owbJ2Ida/Un7oy71a","uris":["http://zotero.org/users/18998733/items/3FWPDA89"],"itemData":{"id":267,"type":"article-journal","container-title":"Applied Acoustics","page":"108881","publisher":"Elsevier","source":"Google Scholar","title":"Carriage interior noise-based inspection for rail corrugation on high-speed railway track","volume":"196","author":[{"family":"Wei","given":"Zilong"},{"family":"Sun","given":"Xianfu"},{"family":"Yang","given":"Fei"},{"family":"Ke","given":"Zaitian"},{"family":"Lu","given":"Tao"},{"family":"Zhang","given":"Pan"},{"family":"Shen","given":"Chen"}],"issued":{"date-parts":[["2022"]]}}},{"id":"owbJ2Ida/EelKkLdl","uris":["http://zotero.org/users/18998733/items/6EELMDNG"],"itemData":{"id":266,"type":"article-journal","container-title":"Measurement","page":"111624","publisher":"Elsevier","source":"Google Scholar","title":"Rail corrugation detection using one-dimensional convolution neural network and data-driven method","volume":"200","author":[{"family":"Xie","given":"Qinglin"},{"family":"Tao","given":"Gongquan"},{"family":"He","given":"Bin"},{"family":"Wen","given":"Zefeng"}],"issued":{"date-parts":[["2022"]]}}}],"schema":"https://github.com/citation-style-language/schema/raw/master/csl-citation.json"} </w:instrText>
      </w:r>
      <w:r>
        <w:fldChar w:fldCharType="separate"/>
      </w:r>
      <w:r>
        <w:rPr>
          <w:rFonts w:cs="Times New Roman"/>
          <w:kern w:val="0"/>
        </w:rPr>
        <w:t xml:space="preserve">(Wei </w:t>
      </w:r>
      <w:r>
        <w:rPr>
          <w:rFonts w:cs="Times New Roman"/>
          <w:i/>
          <w:iCs/>
          <w:kern w:val="0"/>
        </w:rPr>
        <w:t>et al.</w:t>
      </w:r>
      <w:r>
        <w:rPr>
          <w:rFonts w:cs="Times New Roman"/>
          <w:kern w:val="0"/>
        </w:rPr>
        <w:t xml:space="preserve">, 2022; Xie </w:t>
      </w:r>
      <w:r>
        <w:rPr>
          <w:rFonts w:cs="Times New Roman"/>
          <w:i/>
          <w:iCs/>
          <w:kern w:val="0"/>
        </w:rPr>
        <w:t>et al.</w:t>
      </w:r>
      <w:r>
        <w:rPr>
          <w:rFonts w:cs="Times New Roman"/>
          <w:kern w:val="0"/>
        </w:rPr>
        <w:t>, 2022)</w:t>
      </w:r>
      <w:r>
        <w:fldChar w:fldCharType="end"/>
      </w:r>
      <w:r>
        <w:t>. This synergy of multi-level vibration, inertial navigation, and acoustic perception creates a robust, "all-weather" sensing layer, ensuring that the continuous general survey can provide comprehensive and reliable track state information for subsequent AI-driven assessment.</w:t>
      </w:r>
    </w:p>
    <w:p w14:paraId="2ABA2516" w14:textId="77777777" w:rsidR="003E7760" w:rsidRDefault="00000000">
      <w:pPr>
        <w:pStyle w:val="af7"/>
        <w:numPr>
          <w:ilvl w:val="0"/>
          <w:numId w:val="4"/>
        </w:numPr>
        <w:ind w:firstLineChars="0"/>
      </w:pPr>
      <w:r>
        <w:t>Data Imputation and Enhancement</w:t>
      </w:r>
    </w:p>
    <w:p w14:paraId="760EEB27" w14:textId="77777777" w:rsidR="003E7760" w:rsidRDefault="00000000">
      <w:pPr>
        <w:ind w:firstLine="480"/>
      </w:pPr>
      <w:r>
        <w:t>Within the framework of continuous general survey technology based on on-board vibration-noise sensing, the efficacy of downstream diagnostic models is fundamentally bottlenecked by raw data quality. Despite the deployment of advanced sensor networks across large-scale railway infrastructures, continuous signal acquisition is inevitably compromised by harsh dynamic environments, transient communication latencies, and sensor degradation. This disruption leads to highly fragmented and intrinsically imbalanced datasets. Consequently, establishing a robust data preprocessing pipeline is a critical prerequisite for reliable intelligent operation and maintenance (O&amp;M). This pipeline specifically encompasses data imputation to rectify missing sensor observations and data enhancement to amplify rare fault signatures. The evolution of these methodologies reflects a continuous drive to capture the complex spatiotemporal dynamics of railway systems.</w:t>
      </w:r>
    </w:p>
    <w:p w14:paraId="35602EE8" w14:textId="6BB2B12B" w:rsidR="003E7760" w:rsidRDefault="00000000">
      <w:pPr>
        <w:ind w:firstLine="480"/>
      </w:pPr>
      <w:r>
        <w:t xml:space="preserve">Under Missing Completely at Random (MCAR) or Missing at Random (MAR) assumptions, early data imputation typically relied on simple mean substitution or linear interpolation. To mitigate the bias of these univariate methods, multivariate </w:t>
      </w:r>
      <w:r>
        <w:lastRenderedPageBreak/>
        <w:t xml:space="preserve">statistical frameworks like Multiple Imputation by Chained Equations (MICE) </w:t>
      </w:r>
      <w:r>
        <w:fldChar w:fldCharType="begin"/>
      </w:r>
      <w:r w:rsidR="000A3919">
        <w:instrText xml:space="preserve"> ADDIN ZOTERO_ITEM CSL_CITATION {"citationID":"p7GGhE40","properties":{"unsorted":false,"formattedCitation":"(Buuren and Groothuis-Oudshoorn, 2011)","plainCitation":"(Buuren and Groothuis-Oudshoorn, 2011)","noteIndex":0},"citationItems":[{"id":"owbJ2Ida/n9TMvKAM","uris":["http://zotero.org/users/local/OlKX7Ryo/items/U684RIIA"],"itemData":{"id":162,"type":"article-journal","abstract":"The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fldChar w:fldCharType="separate"/>
      </w:r>
      <w:r>
        <w:rPr>
          <w:rFonts w:cs="Times New Roman"/>
        </w:rPr>
        <w:t>(Buuren and Groothuis-Oudshoorn, 2011)</w:t>
      </w:r>
      <w:r>
        <w:fldChar w:fldCharType="end"/>
      </w:r>
      <w:r>
        <w:rPr>
          <w:rFonts w:hint="eastAsia"/>
        </w:rPr>
        <w:t xml:space="preserve"> </w:t>
      </w:r>
      <w:r>
        <w:t>were widely adopted. In transportation domains, foundational machine learning algorithms have demonstrated significant efficacy; for instance, Probabilistic Principal Component Analysis (PPCA) effectively recovers missing traffic flow data by extracting linear feature correlations</w:t>
      </w:r>
      <w:r>
        <w:rPr>
          <w:rFonts w:hint="eastAsia"/>
        </w:rPr>
        <w:t xml:space="preserve"> </w:t>
      </w:r>
      <w:r>
        <w:fldChar w:fldCharType="begin"/>
      </w:r>
      <w:r w:rsidR="000A3919">
        <w:instrText xml:space="preserve"> ADDIN ZOTERO_ITEM CSL_CITATION {"citationID":"6b2iNbKm","properties":{"unsorted":false,"formattedCitation":"(Qu {\\i{}et al.}, 2009)","plainCitation":"(Qu et al., 2009)","noteIndex":0},"citationItems":[{"id":"owbJ2Ida/SfxX1LMD","uris":["http://zotero.org/users/local/OlKX7Ryo/items/RTGVNCXH"],"itemData":{"id":174,"type":"article-journal","abstract":"The missing data problem greatly affects traffic analysis. In this paper, we put forward a new reliable method called probabilistic principal component analysis (PPCA) to impute the missing flow volume data based on historical data mining. First, we review the current missing data-imputation method and why it may fail to yield acceptable results in many traffic flow applications. Second, we examine the statistical properties of traffic flow volume time series. We show that the fluctuations of traffic flow are Gaussian type and that principal component analysis (PCA) can be used to retrieve the features of traffic flow. Third, we discuss how to use a robust PCA to filter out the abnormal traffic flow data that disturb the imputation process. Finally, we recall the theories of PPCA/Bayesian PCA-based imputation algorithms and compare their performance with some conventional methods, including the nearest/mean historical imputation methods and the local interpolation/regression methods. The experiments prove that the PPCA method provides significantly better performance than the conventional methods, reducing the root-mean-square imputation error by at least 25%.","container-title":"IEEE Transactions on Intelligent Transportation Systems","DOI":"10.1109/TITS.2009.2026312","ISSN":"1558-0016","issue":"3","page":"512-522","source":"IEEE Xplore","title":"PPCA-Based Missing Data Imputation for Traffic Flow Volume: A Systematical Approach","title-short":"PPCA-Based Missing Data Imputation for Traffic Flow Volume","volume":"10","author":[{"family":"Qu","given":"Li"},{"family":"Li","given":"Li"},{"family":"Zhang","given":"Yi"},{"family":"Hu","given":"Jianming"}],"issued":{"date-parts":[["2009",9]]}}}],"schema":"https://github.com/citation-style-language/schema/raw/master/csl-citation.json"} </w:instrText>
      </w:r>
      <w:r>
        <w:fldChar w:fldCharType="separate"/>
      </w:r>
      <w:r>
        <w:rPr>
          <w:rFonts w:cs="Times New Roman"/>
          <w:kern w:val="0"/>
        </w:rPr>
        <w:t xml:space="preserve">(Qu </w:t>
      </w:r>
      <w:r>
        <w:rPr>
          <w:rFonts w:cs="Times New Roman"/>
          <w:i/>
          <w:iCs/>
          <w:kern w:val="0"/>
        </w:rPr>
        <w:t>et al.</w:t>
      </w:r>
      <w:r>
        <w:rPr>
          <w:rFonts w:cs="Times New Roman"/>
          <w:kern w:val="0"/>
        </w:rPr>
        <w:t>, 2009)</w:t>
      </w:r>
      <w:r>
        <w:fldChar w:fldCharType="end"/>
      </w:r>
      <w:r>
        <w:t xml:space="preserve">. Additionally, the non-parametric MissForest algorithm </w:t>
      </w:r>
      <w:r>
        <w:fldChar w:fldCharType="begin"/>
      </w:r>
      <w:r w:rsidR="000A3919">
        <w:instrText xml:space="preserve"> ADDIN ZOTERO_ITEM CSL_CITATION {"citationID":"ZPAifpud","properties":{"unsorted":false,"formattedCitation":"(Stekhoven and B\\uc0\\u252{}hlmann, 2012)","plainCitation":"(Stekhoven and Bühlmann, 2012)","noteIndex":0},"citationItems":[{"id":"owbJ2Ida/CQ5fIiA5","uris":["http://zotero.org/users/local/OlKX7Ryo/items/TE64MZRP"],"itemData":{"id":171,"type":"article-journal","abstract":"MOTIVATION: Modern data acquisition based on high-throughput technology is often facing the problem of missing data. Algorithms commonly used in the analysis of such large-scale data often depend on a complete set. Missing value imputation offers a solution to this problem. However, the majority of available imputation methods are restricted to one type of variable only: continuous or categorical. For mixed-type data, the different types are usually handled separately. Therefore, these methods ignore possible relations between variable types. We propose a non-parametric method which can cope with different types of variables simultaneously.\nRESULTS: We compare several state of the art methods for the imputation of missing values. We propose and evaluate an iterative imputation method (missForest) based on a random forest. By averaging over many unpruned classification or regression trees, random forest intrinsically constitutes a multiple imputation scheme. Using the built-in out-of-bag error estimates of random forest, we are able to estimate the imputation error without the need of a test set. Evaluation is performed on multiple datasets coming from a diverse selection of biological fields with artificially introduced missing values ranging from 10% to 30%. We show that missForest can successfully handle missing values, particularly in datasets including different types of variables. In our comparative study, missForest outperforms other methods of imputation especially in data settings where complex interactions and non-linear relations are suspected. The out-of-bag imputation error estimates of missForest prove to be adequate in all settings. Additionally, missForest exhibits attractive computational efficiency and can cope with high-dimensional data.\nAVAILABILITY: The package missForest is freely available from http://stat.ethz.ch/CRAN/.\nCONTACT: stekhoven@stat.math.ethz.ch; buhlmann@stat.math.ethz.ch","container-title":"Bioinformatics","DOI":"10.1093/bioinformatics/btr597","ISSN":"1367-4811","issue":"1","journalAbbreviation":"Bioinformatics","language":"eng","page":"112-118","PMID":"22039212","publisher-place":"Oxford, England","source":"PubMed","title":"MissForest--non-parametric missing value imputation for mixed-type data","volume":"28","author":[{"family":"Stekhoven","given":"Daniel J."},{"family":"Bühlmann","given":"Peter"}],"issued":{"date-parts":[["2012",1,1]]}}}],"schema":"https://github.com/citation-style-language/schema/raw/master/csl-citation.json"} </w:instrText>
      </w:r>
      <w:r>
        <w:fldChar w:fldCharType="separate"/>
      </w:r>
      <w:r>
        <w:rPr>
          <w:rFonts w:cs="Times New Roman"/>
          <w:kern w:val="0"/>
        </w:rPr>
        <w:t>(Stekhoven and Bühlmann, 2012)</w:t>
      </w:r>
      <w:r>
        <w:fldChar w:fldCharType="end"/>
      </w:r>
      <w:r>
        <w:t xml:space="preserve"> excels in handling mixed-type data without strict distributional assumptions. However, these fundamental approaches inherently rely on linear or local proximity assumptions, rendering them inadequate for capturing the highly non-linear, multidimensional dependencies within complex railway sensor networks.</w:t>
      </w:r>
    </w:p>
    <w:p w14:paraId="45F437F2" w14:textId="1BF62A66" w:rsidR="003E7760" w:rsidRDefault="00000000">
      <w:pPr>
        <w:ind w:firstLine="480"/>
      </w:pPr>
      <w:r>
        <w:t>To address these multidimensional dependencies, matrix factorization initially emerged to reconstruct missing values by extracting latent low-rank structures from highly sparse datasets</w:t>
      </w:r>
      <w:r>
        <w:fldChar w:fldCharType="begin"/>
      </w:r>
      <w:r w:rsidR="000A3919">
        <w:instrText xml:space="preserve"> ADDIN ZOTERO_ITEM CSL_CITATION {"citationID":"FWxbtEEG","properties":{"unsorted":false,"formattedCitation":"(Koren, Bell and Volinsky, 2009)","plainCitation":"(Koren, Bell and Volinsky, 2009)","noteIndex":0},"citationItems":[{"id":"owbJ2Ida/u1PiPxNk","uris":["http://zotero.org/users/local/OlKX7Ryo/items/4L2Z6ABD"],"itemData":{"id":239,"type":"article-journal","abstract":"As the Netflix Prize competition has demonstrated, matrix factorization models are superior to classic nearest neighbor techniques for producing product recommendations, allowing the incorporation of additional information such as implicit feedback, temporal effects, and confidence levels.","container-title":"Computer","DOI":"10.1109/MC.2009.263","ISSN":"1558-0814","issue":"8","page":"30-37","source":"IEEE Xplore","title":"Matrix Factorization Techniques for Recommender Systems","volume":"42","author":[{"family":"Koren","given":"Yehuda"},{"family":"Bell","given":"Robert"},{"family":"Volinsky","given":"Chris"}],"issued":{"date-parts":[["2009",8]]}}}],"schema":"https://github.com/citation-style-language/schema/raw/master/csl-citation.json"} </w:instrText>
      </w:r>
      <w:r>
        <w:fldChar w:fldCharType="separate"/>
      </w:r>
      <w:r>
        <w:rPr>
          <w:rFonts w:cs="Times New Roman"/>
        </w:rPr>
        <w:t>(Koren, Bell and Volinsky, 2009)</w:t>
      </w:r>
      <w:r>
        <w:fldChar w:fldCharType="end"/>
      </w:r>
      <w:r>
        <w:t>. Because intelligent transportation data naturally encompass complex spatiotemporal dimensions—such as spatial nodes, time intervals, and sensor features—they inherently form multidimensional tensors rather than two-dimensional matrices. Consequently, low-rank tensor factorization extends this paradigm to preserve global topological properties across multiple modes, effectively capturing multi-way correlations for missing traffic volume imputation</w:t>
      </w:r>
      <w:r>
        <w:fldChar w:fldCharType="begin"/>
      </w:r>
      <w:r w:rsidR="000A3919">
        <w:instrText xml:space="preserve"> ADDIN ZOTERO_ITEM CSL_CITATION {"citationID":"oPMn0uas","properties":{"unsorted":false,"formattedCitation":"(Giancarlo, 2018)","plainCitation":"(Giancarlo, 2018)","noteIndex":0},"citationItems":[{"id":"owbJ2Ida/dFyoPQNq","uris":["http://zotero.org/users/local/OlKX7Ryo/items/H4GAY4LE"],"itemData":{"id":168,"type":"article-journal","abstract":"This paper presents a low-rank tensor model for vehicular traffic volume data. Contrarily to previous works, we capitalize on a definition of rank, called the tensor train, that is as effective as possible; so that it exploits all the correlation between local structures that are present in the multiple modes, but practical enough that efficient optimization algorithms still hold. From our model, a formulation to find balanced (higher-order) tensors is derived. The resulting optimally-balanced tensor improves the imputation accuracy of the tensor train rank. Then, we design specific experiments which are numerically evaluated using real-world traffic data from Tampere city, Finland. The experimental results are promising, our proposed approach outperforms existing algorithms in both imputation accuracy and, in some instances, computation time.","container-title":"IEEE Transactions on Vehicular Technology","DOI":"10.1109/TVT.2018.2833505","journalAbbreviation":"IEEE Transactions on Vehicular Technology","page":"1-1","source":"ResearchGate","title":"A Low-Rank Tensor Model for Imputation of Missing Vehicular Traffic Volume","volume":"PP","author":[{"family":"Giancarlo","given":"Pastor"}],"issued":{"date-parts":[["2018",7,2]]}}}],"schema":"https://github.com/citation-style-language/schema/raw/master/csl-citation.json"} </w:instrText>
      </w:r>
      <w:r>
        <w:fldChar w:fldCharType="separate"/>
      </w:r>
      <w:r>
        <w:rPr>
          <w:rFonts w:cs="Times New Roman"/>
        </w:rPr>
        <w:t>(Giancarlo, 2018)</w:t>
      </w:r>
      <w:r>
        <w:fldChar w:fldCharType="end"/>
      </w:r>
      <w:r>
        <w:t>. Nevertheless, their reliance on static rank assumptions restricts their adaptability to highly non-linear spatiotemporal shifts.</w:t>
      </w:r>
    </w:p>
    <w:p w14:paraId="45132B8F" w14:textId="5957973D" w:rsidR="003E7760" w:rsidRDefault="00000000">
      <w:pPr>
        <w:ind w:firstLine="480"/>
      </w:pPr>
      <w:r>
        <w:t>To capture such complex non-linear dynamics, deep recurrent and graph-based architectures have superseded static factorization models. Bidirectional recurrent neural networks directly learn missing values within the sequence graph, effectively modeling temporal decay and dynamic missing patterns in time series</w:t>
      </w:r>
      <w:r>
        <w:fldChar w:fldCharType="begin"/>
      </w:r>
      <w:r w:rsidR="000A3919">
        <w:instrText xml:space="preserve"> ADDIN ZOTERO_ITEM CSL_CITATION {"citationID":"e5rKoMcj","properties":{"unsorted":false,"formattedCitation":"(Cao {\\i{}et al.}, 2018)","plainCitation":"(Cao et al., 2018)","noteIndex":0},"citationItems":[{"id":"owbJ2Ida/DC2cQR8C","uris":["http://zotero.org/users/local/OlKX7Ryo/items/7YZ9KW4T"],"itemData":{"id":176,"type":"article","abstract":"Time series are widely used as signals in many classification/regression tasks. It is ubiquitous that time series contains many missing values. Given multiple correlated time series data, how to fill in missing values and to predict their class labels? Existing imputation methods often impose strong assumptions of the underlying data generating process, such as linear dynamics in the state space. In this paper, we propose BRITS, a novel method based on recurrent neural networks for missing value imputation in time series data. Our proposed method directly learns the missing values in a bidirectional recurrent dynamical system, without any specific assumption. The imputed values are treated as variables of RNN graph and can be effectively updated during the backpropagation.BRITS has three advantages: (a) it can handle multiple correlated missing values in time series; (b) it generalizes to time series with nonlinear dynamics underlying; (c) it provides a data-driven imputation procedure and applies to general settings with missing data.We evaluate our model on three real-world datasets, including an air quality dataset, a health-care data, and a localization data for human activity. Experiments show that our model outperforms the state-of-the-art methods in both imputation and classification/regression accuracies.","DOI":"10.48550/arXiv.1805.10572","note":"arXiv:1805.10572 [cs]","number":"arXiv:1805.10572","publisher":"arXiv","source":"arXiv.org","title":"BRITS: Bidirectional Recurrent Imputation for Time Series","title-short":"BRITS","URL":"http://arxiv.org/abs/1805.10572","author":[{"family":"Cao","given":"Wei"},{"family":"Wang","given":"Dong"},{"family":"Li","given":"Jian"},{"family":"Zhou","given":"Hao"},{"family":"Li","given":"Lei"},{"family":"Li","given":"Yitan"}],"accessed":{"date-parts":[["2026",3,27]]},"issued":{"date-parts":[["2018",5,27]]}}}],"schema":"https://github.com/citation-style-language/schema/raw/master/csl-citation.json"} </w:instrText>
      </w:r>
      <w:r>
        <w:fldChar w:fldCharType="separate"/>
      </w:r>
      <w:r>
        <w:rPr>
          <w:rFonts w:cs="Times New Roman"/>
          <w:kern w:val="0"/>
        </w:rPr>
        <w:t xml:space="preserve">(Cao </w:t>
      </w:r>
      <w:r>
        <w:rPr>
          <w:rFonts w:cs="Times New Roman"/>
          <w:i/>
          <w:iCs/>
          <w:kern w:val="0"/>
        </w:rPr>
        <w:t>et al.</w:t>
      </w:r>
      <w:r>
        <w:rPr>
          <w:rFonts w:cs="Times New Roman"/>
          <w:kern w:val="0"/>
        </w:rPr>
        <w:t>, 2018)</w:t>
      </w:r>
      <w:r>
        <w:fldChar w:fldCharType="end"/>
      </w:r>
      <w:r>
        <w:t>. Concurrently, inductive graph neural networks have advanced spatial-temporal kriging by leveraging the complex topological structures of transportation networks to infer data at unobserved spatial nodes</w:t>
      </w:r>
      <w:r>
        <w:fldChar w:fldCharType="begin"/>
      </w:r>
      <w:r w:rsidR="000A3919">
        <w:instrText xml:space="preserve"> ADDIN ZOTERO_ITEM CSL_CITATION {"citationID":"vMt2OZ54","properties":{"unsorted":false,"formattedCitation":"(Wu {\\i{}et al.}, 2020)","plainCitation":"(Wu et al., 2020)","noteIndex":0},"citationItems":[{"id":"owbJ2Ida/WdG5L53E","uris":["http://zotero.org/users/local/OlKX7Ryo/items/LWWPNHEF"],"itemData":{"id":179,"type":"article","abstract":"Time series forecasting and spatiotemporal kriging are the two most important tasks in spatiotemporal data analysis. Recent research on graph neural networks has made substantial progress in time series forecasting, while little attention has been paid to the kriging problem -- recovering signals for unsampled locations/sensors. Most existing scalable kriging methods (e.g., matrix/tensor completion) are transductive, and thus full retraining is required when we have a new sensor to interpolate. In this paper, we develop an Inductive Graph Neural Network Kriging (IGNNK) model to recover data for unsampled sensors on a network/graph structure. To generalize the effect of distance and reachability, we generate random subgraphs as samples and reconstruct the corresponding adjacency matrix for each sample. By reconstructing all signals on each sample subgraph, IGNNK can effectively learn the spatial message passing mechanism. Empirical results on several real-world spatiotemporal datasets demonstrate the effectiveness of our model. In addition, we also find that the learned model can be successfully transferred to the same type of kriging tasks on an unseen dataset. Our results show that: 1) GNN is an efficient and effective tool for spatial kriging; 2) inductive GNNs can be trained using dynamic adjacency matrices; 3) a trained model can be transferred to new graph structures and 4) IGNNK can be used to generate virtual sensors.","DOI":"10.48550/arXiv.2006.07527","note":"arXiv:2006.07527 [cs]","number":"arXiv:2006.07527","publisher":"arXiv","source":"arXiv.org","title":"Inductive Graph Neural Networks for Spatiotemporal Kriging","URL":"http://arxiv.org/abs/2006.07527","author":[{"family":"Wu","given":"Yuankai"},{"family":"Zhuang","given":"Dingyi"},{"family":"Labbe","given":"Aurelie"},{"family":"Sun","given":"Lijun"}],"accessed":{"date-parts":[["2026",3,27]]},"issued":{"date-parts":[["2020",12,19]]}}}],"schema":"https://github.com/citation-style-language/schema/raw/master/csl-citation.json"} </w:instrText>
      </w:r>
      <w:r>
        <w:fldChar w:fldCharType="separate"/>
      </w:r>
      <w:r>
        <w:rPr>
          <w:rFonts w:cs="Times New Roman"/>
          <w:kern w:val="0"/>
        </w:rPr>
        <w:t xml:space="preserve">(Wu </w:t>
      </w:r>
      <w:r>
        <w:rPr>
          <w:rFonts w:cs="Times New Roman"/>
          <w:i/>
          <w:iCs/>
          <w:kern w:val="0"/>
        </w:rPr>
        <w:t>et al.</w:t>
      </w:r>
      <w:r>
        <w:rPr>
          <w:rFonts w:cs="Times New Roman"/>
          <w:kern w:val="0"/>
        </w:rPr>
        <w:t>, 2020)</w:t>
      </w:r>
      <w:r>
        <w:fldChar w:fldCharType="end"/>
      </w:r>
      <w:r>
        <w:t>. Despite their strong predictive capabilities, these models inherently rely on discrete time steps. This discrete nature poses significant challenges when addressing the irregularly sampled or continuously missing high-speed railway sensor signals, demanding a shift from discrete models to continuous-time dynamics.</w:t>
      </w:r>
    </w:p>
    <w:p w14:paraId="0B7AF554" w14:textId="6C58AEFD" w:rsidR="003E7760" w:rsidRDefault="00000000">
      <w:pPr>
        <w:ind w:firstLine="480"/>
      </w:pPr>
      <w:r>
        <w:t>To overcome the constraints of discrete time steps, Neural Ordinary Differential Equations (Neural ODEs) offer a paradigm shift by modeling latent states as continuous-time dynamics. This continuous formulation is particularly adept at handling irregularly sampled data caused by transient communication failures in high-speed railways. Latent ODEs pioneered this approach by naturally interpolating missing values without requiring artificial time alignment</w:t>
      </w:r>
      <w:r>
        <w:fldChar w:fldCharType="begin"/>
      </w:r>
      <w:r w:rsidR="000A3919">
        <w:instrText xml:space="preserve"> ADDIN ZOTERO_ITEM CSL_CITATION {"citationID":"O51q0OME","properties":{"unsorted":false,"formattedCitation":"(Rubanova, Chen and Duvenaud, 2019)","plainCitation":"(Rubanova, Chen and Duvenaud, 2019)","noteIndex":0},"citationItems":[{"id":"owbJ2Ida/F5vbgAZs","uris":["http://zotero.org/users/local/OlKX7Ryo/items/WVYCXS7P"],"itemData":{"id":183,"type":"article","abstract":"Time series with non-uniform intervals occur in many applications, and are difficult to model using standard recurrent neural networks (RNNs). We generalize RNNs to have continuous-time hidden dynamics defined by ordinary differential equations (ODEs), a model we call ODE-RNNs. Furthermore, we use ODE-RNNs to replace the recognition network of the recently-proposed Latent ODE model. Both ODE-RNNs and Latent ODEs can naturally handle arbitrary time gaps between observations, and can explicitly model the probability of observation times using Poisson processes. We show experimentally that these ODE-based models outperform their RNN-based counterparts on irregularly-sampled data.","DOI":"10.48550/arXiv.1907.03907","note":"arXiv:1907.03907 [cs]","number":"arXiv:1907.03907","publisher":"arXiv","source":"arXiv.org","title":"Latent ODEs for Irregularly-Sampled Time Series","URL":"http://arxiv.org/abs/1907.03907","author":[{"family":"Rubanova","given":"Yulia"},{"family":"Chen","given":"Ricky T. Q."},{"family":"Duvenaud","given":"David"}],"accessed":{"date-parts":[["2026",3,27]]},"issued":{"date-parts":[["2019",7,8]]}}}],"schema":"https://github.com/citation-style-language/schema/raw/master/csl-citation.json"} </w:instrText>
      </w:r>
      <w:r>
        <w:fldChar w:fldCharType="separate"/>
      </w:r>
      <w:r>
        <w:rPr>
          <w:rFonts w:cs="Times New Roman"/>
        </w:rPr>
        <w:t>(Rubanova, Chen and Duvenaud, 2019)</w:t>
      </w:r>
      <w:r>
        <w:fldChar w:fldCharType="end"/>
      </w:r>
      <w:r>
        <w:t xml:space="preserve">. Furthermore, Neural Controlled Differential Equations (NCDEs) </w:t>
      </w:r>
      <w:r>
        <w:lastRenderedPageBreak/>
        <w:t xml:space="preserve">extended this capability to process continuous incoming data streams </w:t>
      </w:r>
      <w:r>
        <w:fldChar w:fldCharType="begin"/>
      </w:r>
      <w:r w:rsidR="000A3919">
        <w:instrText xml:space="preserve"> ADDIN ZOTERO_ITEM CSL_CITATION {"citationID":"FABJTuur","properties":{"unsorted":false,"formattedCitation":"(Kidger {\\i{}et al.}, 2020)","plainCitation":"(Kidger et al., 2020)","noteIndex":0},"citationItems":[{"id":"owbJ2Ida/jwxLua3d","uris":["http://zotero.org/users/local/OlKX7Ryo/items/YL57X38V"],"itemData":{"id":186,"type":"article","abstract":"Neural ordinary differential equations are an attractive option for modelling temporal dynamics. However, a fundamental issue is that the solution to an ordinary differential equation is determined by its initial condition, and there is no mechanism for adjusting the trajectory based on subsequent observations. Here, we demonstrate how this may be resolved through the well-understood mathematics of \\emph{controlled differential equations}. The resulting \\emph{neural controlled differential equation} model is directly applicable to the general setting of partially-observed irregularly-sampled multivariate time series, and (unlike previous work on this problem) it may utilise memory-efficient adjoint-based backpropagation even across observations. We demonstrate that our model achieves state-of-the-art performance against similar (ODE or RNN based) models in empirical studies on a range of datasets. Finally we provide theoretical results demonstrating universal approximation, and that our model subsumes alternative ODE models.","DOI":"10.48550/arXiv.2005.08926","note":"arXiv:2005.08926 [cs]","number":"arXiv:2005.08926","publisher":"arXiv","source":"arXiv.org","title":"Neural Controlled Differential Equations for Irregular Time Series","URL":"http://arxiv.org/abs/2005.08926","author":[{"family":"Kidger","given":"Patrick"},{"family":"Morrill","given":"James"},{"family":"Foster","given":"James"},{"family":"Lyons","given":"Terry"}],"accessed":{"date-parts":[["2026",3,27]]},"issued":{"date-parts":[["2020",11,5]]}}}],"schema":"https://github.com/citation-style-language/schema/raw/master/csl-citation.json"} </w:instrText>
      </w:r>
      <w:r>
        <w:fldChar w:fldCharType="separate"/>
      </w:r>
      <w:r>
        <w:rPr>
          <w:rFonts w:cs="Times New Roman"/>
          <w:kern w:val="0"/>
        </w:rPr>
        <w:t xml:space="preserve">(Kidger </w:t>
      </w:r>
      <w:r>
        <w:rPr>
          <w:rFonts w:cs="Times New Roman"/>
          <w:i/>
          <w:iCs/>
          <w:kern w:val="0"/>
        </w:rPr>
        <w:t>et al.</w:t>
      </w:r>
      <w:r>
        <w:rPr>
          <w:rFonts w:cs="Times New Roman"/>
          <w:kern w:val="0"/>
        </w:rPr>
        <w:t>, 2020)</w:t>
      </w:r>
      <w:r>
        <w:fldChar w:fldCharType="end"/>
      </w:r>
      <w:r>
        <w:t>. In intelligent transportation, integrating continuous temporal CDEs with spatial graph networks has successfully resolved irregular traffic sensor failures</w:t>
      </w:r>
      <w:r>
        <w:fldChar w:fldCharType="begin"/>
      </w:r>
      <w:r w:rsidR="000A3919">
        <w:instrText xml:space="preserve"> ADDIN ZOTERO_ITEM CSL_CITATION {"citationID":"Nnevtx2Y","properties":{"unsorted":false,"formattedCitation":"(Choi {\\i{}et al.}, 2021)","plainCitation":"(Choi et al., 2021)","noteIndex":0},"citationItems":[{"id":"owbJ2Ida/F90cMIB4","uris":["http://zotero.org/users/local/OlKX7Ryo/items/NA37GDXP"],"itemData":{"id":190,"type":"article","abstract":"Traffic forecasting is one of the most popular spatio-temporal tasks in the field of machine learning. A prevalent approach in the field is to combine graph convolutional networks and recurrent neural networks for the spatio-temporal processing. There has been fierce competition and many novel methods have been proposed. In this paper, we present the method of spatio-temporal graph neural controlled differential equation (STG-NCDE). Neural controlled differential equations (NCDEs) are a breakthrough concept for processing sequential data. We extend the concept and design two NCDEs: one for the temporal processing and the other for the spatial processing. After that, we combine them into a single framework. We conduct experiments with 6 benchmark datasets and 20 baselines. STG-NCDE shows the best accuracy in all cases, outperforming all those 20 baselines by non-trivial margins.","DOI":"10.48550/arXiv.2112.03558","note":"arXiv:2112.03558 [cs]","number":"arXiv:2112.03558","publisher":"arXiv","source":"arXiv.org","title":"Graph Neural Controlled Differential Equations for Traffic Forecasting","URL":"http://arxiv.org/abs/2112.03558","author":[{"family":"Choi","given":"Jeongwhan"},{"family":"Choi","given":"Hwangyong"},{"family":"Hwang","given":"Jeehyun"},{"family":"Park","given":"Noseong"}],"accessed":{"date-parts":[["2026",3,27]]},"issued":{"date-parts":[["2021",12,7]]}}}],"schema":"https://github.com/citation-style-language/schema/raw/master/csl-citation.json"} </w:instrText>
      </w:r>
      <w:r>
        <w:fldChar w:fldCharType="separate"/>
      </w:r>
      <w:r>
        <w:rPr>
          <w:rFonts w:cs="Times New Roman"/>
          <w:kern w:val="0"/>
        </w:rPr>
        <w:t xml:space="preserve">(Choi </w:t>
      </w:r>
      <w:r>
        <w:rPr>
          <w:rFonts w:cs="Times New Roman"/>
          <w:i/>
          <w:iCs/>
          <w:kern w:val="0"/>
        </w:rPr>
        <w:t>et al.</w:t>
      </w:r>
      <w:r>
        <w:rPr>
          <w:rFonts w:cs="Times New Roman"/>
          <w:kern w:val="0"/>
        </w:rPr>
        <w:t>, 2021)</w:t>
      </w:r>
      <w:r>
        <w:fldChar w:fldCharType="end"/>
      </w:r>
      <w:r>
        <w:t>. While highly effective for continuous temporal modeling, these dynamic systems do not explicitly capture the complex, underlying probability distributions of missing values, necessitating the introduction of deep generative frameworks.</w:t>
      </w:r>
    </w:p>
    <w:p w14:paraId="07224BF8" w14:textId="73003D6B" w:rsidR="003E7760" w:rsidRDefault="00000000">
      <w:pPr>
        <w:ind w:firstLine="480"/>
      </w:pPr>
      <w:r>
        <w:t>To explicitly capture these complex underlying probability distributions, deep generative frameworks—most notably Generative Adversarial Networks (GANs)—have been widely adopted. Unlike deterministic systems, generative approaches reconstruct missing values by learning the non-linear data distribution within a latent space. The pioneering Generative Adversarial Imputation Nets (GAIN) introduced an adversarial mechanism where a generator imputes missing components while a discriminator distinguishes them from observed data</w:t>
      </w:r>
      <w:r>
        <w:fldChar w:fldCharType="begin"/>
      </w:r>
      <w:r w:rsidR="000A3919">
        <w:instrText xml:space="preserve"> ADDIN ZOTERO_ITEM CSL_CITATION {"citationID":"lpfHXbqf","properties":{"unsorted":false,"formattedCitation":"(Yoon, Jordon and Schaar, 2018)","plainCitation":"(Yoon, Jordon and Schaar, 2018)","noteIndex":0},"citationItems":[{"id":"owbJ2Ida/RodCPsXa","uris":["http://zotero.org/users/local/OlKX7Ryo/items/ZNEVRVE2"],"itemData":{"id":194,"type":"article","abstract":"We propose a novel method for imputing missing data by adapting the well-known Generative Adversarial Nets (GAN) framework. Accordingly, we call our method Generative Adversarial Imputation Nets (GAIN). The generator (G) observes some components of a real data vector, imputes the missing components conditioned on what is actually observed, and outputs a completed vector. The discriminator (D) then takes a completed vector and attempts to determine which components were actually observed and which were imputed. To ensure that D forces G to learn the desired distribution, we provide D with some additional information in the form of a hint vector. The hint reveals to D partial information about the missingness of the original sample, which is used by D to focus its attention on the imputation quality of particular components. This hint ensures that G does in fact learn to generate according to the true data distribution. We tested our method on various datasets and found that GAIN significantly outperforms state-of-the-art imputation methods.","DOI":"10.48550/arXiv.1806.02920","note":"arXiv:1806.02920 [cs]","number":"arXiv:1806.02920","publisher":"arXiv","source":"arXiv.org","title":"GAIN: Missing Data Imputation using Generative Adversarial Nets","title-short":"GAIN","URL":"http://arxiv.org/abs/1806.02920","author":[{"family":"Yoon","given":"Jinsung"},{"family":"Jordon","given":"James"},{"family":"Schaar","given":"Mihaela","dropping-particle":"van der"}],"accessed":{"date-parts":[["2026",3,27]]},"issued":{"date-parts":[["2018",6,7]]}}}],"schema":"https://github.com/citation-style-language/schema/raw/master/csl-citation.json"} </w:instrText>
      </w:r>
      <w:r>
        <w:fldChar w:fldCharType="separate"/>
      </w:r>
      <w:r>
        <w:rPr>
          <w:rFonts w:cs="Times New Roman"/>
        </w:rPr>
        <w:t>(Yoon, Jordon and Schaar, 2018)</w:t>
      </w:r>
      <w:r>
        <w:fldChar w:fldCharType="end"/>
      </w:r>
      <w:r>
        <w:t>. Within railway condition monitoring, customized GAN architectures have been successfully deployed to recover missing multi-sensor data from rolling stock and mechanical bearings, significantly enhancing diagnostic reliability</w:t>
      </w:r>
      <w:r>
        <w:fldChar w:fldCharType="begin"/>
      </w:r>
      <w:r w:rsidR="000A3919">
        <w:instrText xml:space="preserve"> ADDIN ZOTERO_ITEM CSL_CITATION {"citationID":"ZeyICqJk","properties":{"unsorted":false,"formattedCitation":"(X. Wang {\\i{}et al.}, 2025)","plainCitation":"(X. Wang et al., 2025)","noteIndex":0},"citationItems":[{"id":"owbJ2Ida/fPo6TJys","uris":["http://zotero.org/users/local/OlKX7Ryo/items/Q8S4GZ3M"],"itemData":{"id":198,"type":"article-journal","abstract":"Missing data widely exist in industrial problems and lead to difficulties in further modeling and analysis. Recently, a number of deep learning methods have been proposed for missing data imputation and have shown promising performance in various scenarios. Nevertheless, the inputs of imputation networks of these methods are usually incomplete data filled with zeros, which means the missing values always affect the output of the network and the network should be sufficiently large to have a strong denoising ability. Thus, these methods may not provide satisfactory imputation when the missing rate is high. In this work, we present a novel method called GANImputer for missing data imputation. The method is based on the generative adversarial network, and the input of the imputation network, namely a generator, is not incomplete data but a low-dimensional latent variable that can be optimized. The optimization process is composed of three stages. First, we optimize a generator via adversarial training. Second, the latent variable is optimized, while the generator is fixed. Finally, we fine-tune the generator and latent variable jointly. To analyze the theoretical mechanism of our GANImputer, we provide a generalization error bound with respect to missing not at random, which is practical and meaningful. Our method is tested on five diverse benchmark datasets and the Tennessee Eastman process and outperforms a few deep learning based imputation methods.","container-title":"Neural Computing and Applications","DOI":"10.1007/s00521-024-10652-x","ISSN":"1433-3058","issue":"3","journalAbbreviation":"Neural Comput &amp; Applic","language":"en","page":"1403-1416","source":"Springer Link","title":"Generative adversarial learning for missing data imputation","volume":"37","author":[{"family":"Wang","given":"Xinyang"},{"family":"Chen","given":"Hongyu"},{"family":"Zhang","given":"Jiayu"},{"family":"Fan","given":"Jicong"}],"issued":{"date-parts":[["2025",1,1]]}}}],"schema":"https://github.com/citation-style-language/schema/raw/master/csl-citation.json"} </w:instrText>
      </w:r>
      <w:r>
        <w:fldChar w:fldCharType="separate"/>
      </w:r>
      <w:r>
        <w:rPr>
          <w:rFonts w:cs="Times New Roman"/>
          <w:kern w:val="0"/>
        </w:rPr>
        <w:t xml:space="preserve">(X. Wang </w:t>
      </w:r>
      <w:r>
        <w:rPr>
          <w:rFonts w:cs="Times New Roman"/>
          <w:i/>
          <w:iCs/>
          <w:kern w:val="0"/>
        </w:rPr>
        <w:t>et al.</w:t>
      </w:r>
      <w:r>
        <w:rPr>
          <w:rFonts w:cs="Times New Roman"/>
          <w:kern w:val="0"/>
        </w:rPr>
        <w:t>, 2025)</w:t>
      </w:r>
      <w:r>
        <w:fldChar w:fldCharType="end"/>
      </w:r>
      <w:r>
        <w:t>. However, GAN-based imputation frequently suffers from training instability and mode collapse, highlighting the critical need for more stable and tractable probabilistic generative paradigms.</w:t>
      </w:r>
    </w:p>
    <w:p w14:paraId="49C92244" w14:textId="58B50AC4" w:rsidR="003E7760" w:rsidRDefault="00000000">
      <w:pPr>
        <w:ind w:firstLine="480"/>
      </w:pPr>
      <w:r>
        <w:t>To address the instability of adversarial training, diffusion models have recently emerged as the state-of-the-art probabilistic paradigm for data imputation. By defining a forward noise-injection process and learning a parameterized reverse denoising trajectory, these models offer highly stable and tractable generation. Conditional Score-based Diffusion Models (CSDI) pioneered this approach by probabilistically imputing time-series data through a conditional denoising mechanism</w:t>
      </w:r>
      <w:r>
        <w:fldChar w:fldCharType="begin"/>
      </w:r>
      <w:r w:rsidR="000A3919">
        <w:instrText xml:space="preserve"> ADDIN ZOTERO_ITEM CSL_CITATION {"citationID":"QTnMGLIk","properties":{"unsorted":false,"formattedCitation":"(Tashiro {\\i{}et al.}, 2021)","plainCitation":"(Tashiro et al., 2021)","noteIndex":0},"citationItems":[{"id":"owbJ2Ida/CspCKxOe","uris":["http://zotero.org/users/local/OlKX7Ryo/items/9NKGFJKK"],"itemData":{"id":199,"type":"article","abstract":"The imputation of missing values in time series has many applications in healthcare and finance. While autoregressive models are natural candidates for time series imputation, score-based diffusion models have recently outperformed existing counterparts including autoregressive models in many tasks such as image generation and audio synthesis, and would be promising for time series imputation. In this paper, we propose Conditional Score-based Diffusion models for Imputation (CSDI), a novel time series imputation method that utilizes score-based diffusion models conditioned on observed data. Unlike existing score-based approaches, the conditional diffusion model is explicitly trained for imputation and can exploit correlations between observed values. On healthcare and environmental data, CSDI improves by 40-65% over existing probabilistic imputation methods on popular performance metrics. In addition, deterministic imputation by CSDI reduces the error by 5-20% compared to the state-of-the-art deterministic imputation methods. Furthermore, CSDI can also be applied to time series interpolation and probabilistic forecasting, and is competitive with existing baselines. The code is available at https://github.com/ermongroup/CSDI.","DOI":"10.48550/arXiv.2107.03502","note":"arXiv:2107.03502 [cs]","number":"arXiv:2107.03502","publisher":"arXiv","source":"arXiv.org","title":"CSDI: Conditional Score-based Diffusion Models for Probabilistic Time Series Imputation","title-short":"CSDI","URL":"http://arxiv.org/abs/2107.03502","author":[{"family":"Tashiro","given":"Yusuke"},{"family":"Song","given":"Jiaming"},{"family":"Song","given":"Yang"},{"family":"Ermon","given":"Stefano"}],"accessed":{"date-parts":[["2026",3,27]]},"issued":{"date-parts":[["2021",10,27]]}}}],"schema":"https://github.com/citation-style-language/schema/raw/master/csl-citation.json"} </w:instrText>
      </w:r>
      <w:r>
        <w:fldChar w:fldCharType="separate"/>
      </w:r>
      <w:r>
        <w:rPr>
          <w:rFonts w:cs="Times New Roman"/>
          <w:kern w:val="0"/>
        </w:rPr>
        <w:t xml:space="preserve">(Tashiro </w:t>
      </w:r>
      <w:r>
        <w:rPr>
          <w:rFonts w:cs="Times New Roman"/>
          <w:i/>
          <w:iCs/>
          <w:kern w:val="0"/>
        </w:rPr>
        <w:t>et al.</w:t>
      </w:r>
      <w:r>
        <w:rPr>
          <w:rFonts w:cs="Times New Roman"/>
          <w:kern w:val="0"/>
        </w:rPr>
        <w:t>, 2021)</w:t>
      </w:r>
      <w:r>
        <w:fldChar w:fldCharType="end"/>
      </w:r>
      <w:r>
        <w:t>. This process is particularly advantageous for complex, high-dimensional transportation networks. Recently, conditional diffusion frameworks have been tailored to reconstruct missing continuous multi-sensor signals in high-speed trains, demonstrating superior distributional fidelity compared to previous baselines</w:t>
      </w:r>
      <w:r>
        <w:fldChar w:fldCharType="begin"/>
      </w:r>
      <w:r w:rsidR="000A3919">
        <w:instrText xml:space="preserve"> ADDIN ZOTERO_ITEM CSL_CITATION {"citationID":"XXjKQksI","properties":{"unsorted":false,"formattedCitation":"(Yang {\\i{}et al.}, 2025)","plainCitation":"(Yang et al., 2025)","noteIndex":0},"citationItems":[{"id":"owbJ2Ida/cAl9LHLJ","uris":["http://zotero.org/users/local/OlKX7Ryo/items/HUNWTKQP"],"itemData":{"id":203,"type":"article-journal","abstract":"Sensors are widely deployed on high-speed trains for real-time operational status monitoring. The integrity of multi-sensor signals over time is critical for the train’s Prognostics and Health Management (PHM) system. However, data missing during multi-sensor signal acquisition and transmission can severely limit the performance of PHM systems. Therefore, this paper proposes a novel Conditional Time Series Diffusion (CTSDiff) model designed for efficient and accurate imputation of missing values in high-speed trains’ multi-sensor time series signals. Firstly, CTSDiff utilizes the non-missing sensor signals collected as conditional information to guide missing data generation, thereby achieving data imputation. Secondly, CTSDiff employs one-dimensional convolutional residual blocks with dilation parameters to capture complex temporal dependencies and adopts a skip-step non-Markovian sampling process to accelerate the imputation procedure. Finally, experimental results demonstrate that CTSDiff can generate high-quality and diverse imputations across various missing data scenarios. The imputation data provided by CTSDiff ensures consistency with actual data distribution and obtains confidence information of the imputed data, significantly enhancing the integrity of multi-sensor signals in high-speed trains and the accuracy of intelligent analysis within PHM systems. Notably, this study opens new avenues for addressing missing data issues in high-speed train multi-sensor datasets and showcases the great potential of diffusion models in generating sensor signals.","container-title":"IEEE Transactions on Intelligent Transportation Systems","DOI":"10.1109/TITS.2025.3557088","ISSN":"1558-0016","issue":"8","page":"12518-12531","source":"IEEE Xplore","title":"Conditional Time Series Diffusion Model for High-Speed Train Multi-Sensor Signals Imputation","volume":"26","author":[{"family":"Yang","given":"Zhiqiang"},{"family":"Dong","given":"Honghui"},{"family":"Zhang","given":"Huipeng"},{"family":"Wang","given":"Ruojin"}],"issued":{"date-parts":[["2025",8]]}}}],"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2025)</w:t>
      </w:r>
      <w:r>
        <w:fldChar w:fldCharType="end"/>
      </w:r>
      <w:r>
        <w:t>. While these advanced imputation techniques successfully restore data completeness, the inherent scarcity of critical fault samples in real-world railway operations necessitates the complementary integration of data enhancement strategies.</w:t>
      </w:r>
    </w:p>
    <w:p w14:paraId="443454E2" w14:textId="32A41B5B" w:rsidR="003E7760" w:rsidRDefault="00000000">
      <w:pPr>
        <w:ind w:firstLine="480"/>
      </w:pPr>
      <w:r>
        <w:t>While high-fidelity data imputation is critical for restoring the continuity of sensor networks, data enhancement is equally indispensable for the intelligent operation and maintenance of large-scale railway infrastructures. Imputation methodologies primarily address the random missingness of observations but cannot overcome the inherent scarcity and severe class imbalance of critical fault events. In real-world railway operations, anomalous conditions occur infrequently, resulting in a pronounced long-</w:t>
      </w:r>
      <w:r>
        <w:lastRenderedPageBreak/>
        <w:t>tail distribution. Therefore, generating synthetic fault samples to enrich the minority feature space is essential for training robust diagnostic models.To mitigate this extreme class imbalance, heuristic resampling techniques were initially adopted. Instead of merely duplicating rare samples, the Synthetic Minority Over-sampling Technique (SMOTE) generates synthetic instances by interpolating along feature-space line segments joining nearest neighbors</w:t>
      </w:r>
      <w:r>
        <w:fldChar w:fldCharType="begin"/>
      </w:r>
      <w:r w:rsidR="000A3919">
        <w:instrText xml:space="preserve"> ADDIN ZOTERO_ITEM CSL_CITATION {"citationID":"JPvGsm8c","properties":{"unsorted":false,"formattedCitation":"(Chawla {\\i{}et al.}, 2002)","plainCitation":"(Chawla et al., 2002)","noteIndex":0},"citationItems":[{"id":"owbJ2Ida/HeQXSOtu","uris":["http://zotero.org/users/local/OlKX7Ryo/items/Y3J3HSN4"],"itemData":{"id":205,"type":"article-journal","abstract":"An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Research","DOI":"10.1613/jair.953","ISSN":"1076-9757","journalAbbreviation":"jair","note":"arXiv:1106.1813 [cs]","page":"321-357","source":"arXiv.org","title":"SMOTE: Synthetic Minority Over-sampling Technique","title-short":"SMOTE","volume":"16","author":[{"family":"Chawla","given":"N. V."},{"family":"Bowyer","given":"K. W."},{"family":"Hall","given":"L. O."},{"family":"Kegelmeyer","given":"W. P."}],"issued":{"date-parts":[["2002",6,1]]}}}],"schema":"https://github.com/citation-style-language/schema/raw/master/csl-citation.json"} </w:instrText>
      </w:r>
      <w:r>
        <w:fldChar w:fldCharType="separate"/>
      </w:r>
      <w:r>
        <w:rPr>
          <w:rFonts w:cs="Times New Roman"/>
          <w:kern w:val="0"/>
        </w:rPr>
        <w:t xml:space="preserve">(Chawla </w:t>
      </w:r>
      <w:r>
        <w:rPr>
          <w:rFonts w:cs="Times New Roman"/>
          <w:i/>
          <w:iCs/>
          <w:kern w:val="0"/>
        </w:rPr>
        <w:t>et al.</w:t>
      </w:r>
      <w:r>
        <w:rPr>
          <w:rFonts w:cs="Times New Roman"/>
          <w:kern w:val="0"/>
        </w:rPr>
        <w:t>, 2002)</w:t>
      </w:r>
      <w:r>
        <w:fldChar w:fldCharType="end"/>
      </w:r>
      <w:r>
        <w:t>. Subsequently, the Adaptive Synthetic (ADASYN) approach dynamically generates more data for harder-to-learn minority examples, adaptively shifting the decision boundary</w:t>
      </w:r>
      <w:r>
        <w:fldChar w:fldCharType="begin"/>
      </w:r>
      <w:r w:rsidR="000A3919">
        <w:instrText xml:space="preserve"> ADDIN ZOTERO_ITEM CSL_CITATION {"citationID":"BkKHQ1cw","properties":{"unsorted":false,"formattedCitation":"(He {\\i{}et al.}, 2008)","plainCitation":"(He et al., 2008)","noteIndex":0},"citationItems":[{"id":"owbJ2Ida/W6d6lZ2j","uris":["http://zotero.org/users/local/OlKX7Ryo/items/VDKSZ59Q"],"itemData":{"id":208,"type":"paper-conference","abstract":"This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metrics.","container-title":"2008 IEEE International Joint Conference on Neural Networks (IEEE World Congress on Computational Intelligence)","DOI":"10.1109/IJCNN.2008.4633969","event-title":"2008 IEEE International Joint Conference on Neural Networks (IEEE World Congress on Computational Intelligence)","ISSN":"2161-4407","note":"ISSN: 2161-4407","page":"1322-1328","source":"IEEE Xplore","title":"ADASYN: Adaptive synthetic sampling approach for imbalanced learning","title-short":"ADASYN","URL":"https://ieeexplore.ieee.org/document/4633969","author":[{"family":"He","given":"Haibo"},{"family":"Bai","given":"Yang"},{"family":"Garcia","given":"Edwardo A."},{"family":"Li","given":"Shutao"}],"accessed":{"date-parts":[["2026",3,27]]},"issued":{"date-parts":[["2008",6]]}}}],"schema":"https://github.com/citation-style-language/schema/raw/master/csl-citation.json"} </w:instrText>
      </w:r>
      <w:r>
        <w:fldChar w:fldCharType="separate"/>
      </w:r>
      <w:r>
        <w:rPr>
          <w:rFonts w:cs="Times New Roman"/>
          <w:kern w:val="0"/>
        </w:rPr>
        <w:t xml:space="preserve">(He </w:t>
      </w:r>
      <w:r>
        <w:rPr>
          <w:rFonts w:cs="Times New Roman"/>
          <w:i/>
          <w:iCs/>
          <w:kern w:val="0"/>
        </w:rPr>
        <w:t>et al.</w:t>
      </w:r>
      <w:r>
        <w:rPr>
          <w:rFonts w:cs="Times New Roman"/>
          <w:kern w:val="0"/>
        </w:rPr>
        <w:t>, 2008)</w:t>
      </w:r>
      <w:r>
        <w:fldChar w:fldCharType="end"/>
      </w:r>
      <w:r>
        <w:t>. In railway engineering, these interpolation techniques are widely utilized; for instance, modified SMOTE algorithms have successfully balanced sparse defect datasets to improve the fault diagnosis of railway turnout systems</w:t>
      </w:r>
      <w:r>
        <w:fldChar w:fldCharType="begin"/>
      </w:r>
      <w:r w:rsidR="000A3919">
        <w:instrText xml:space="preserve"> ADDIN ZOTERO_ITEM CSL_CITATION {"citationID":"tag5qGa0","properties":{"unsorted":false,"formattedCitation":"(Li {\\i{}et al.}, 2022)","plainCitation":"(Li et al., 2022)","noteIndex":0},"citationItems":[{"id":"owbJ2Ida/dF3STBc6","uris":["http://zotero.org/users/local/OlKX7Ryo/items/EY9SZEHN"],"itemData":{"id":213,"type":"article-journal","abstract":"In recent years, with the rapid increase in coverage and lines, security maintenance has become one of the top concerns with regard to railway transpo...","container-title":"Sensors","DOI":"10.3390/s22239438","ISSN":"1424-8220","issue":"23","language":"en","license":"http://creativecommons.org/licenses/by/3.0/","publisher":"Multidisciplinary Digital Publishing Institute","source":"www.mdpi.com","title":"A Fault-Diagnosis Method for Railway Turnout Systems Based on Improved Autoencoder and Data Augmentation","URL":"https://www.mdpi.com/1424-8220/22/23/9438","volume":"22","author":[{"family":"Li","given":"Mengyang"},{"family":"Hei","given":"Xinhong"},{"family":"Ji","given":"Wenjiang"},{"family":"Zhu","given":"Lei"},{"family":"Wang","given":"Yichuan"},{"family":"Qiu","given":"Yuan"}],"accessed":{"date-parts":[["2026",3,27]]},"issued":{"date-parts":[["2022",12,2]]}}}],"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2022)</w:t>
      </w:r>
      <w:r>
        <w:fldChar w:fldCharType="end"/>
      </w:r>
      <w:r>
        <w:t>. Nevertheless, when applied to the highly non-linear fault boundaries of complex railway components, these linear strategies often introduce noisy synthetic artifacts, necessitating the shift towards more sophisticated signal-level transformations.</w:t>
      </w:r>
    </w:p>
    <w:p w14:paraId="26A93533" w14:textId="19C517ED" w:rsidR="003E7760" w:rsidRDefault="00000000">
      <w:pPr>
        <w:ind w:firstLine="480"/>
      </w:pPr>
      <w:r>
        <w:t xml:space="preserve">To overcome linear interpolation artifacts, signal-level transformations and feature mixing strategies directly manipulate continuous time-series data to simulate diverse operating conditions. Techniques such as adding Gaussian noise or time-stretching physically alter original sensor signals, while the </w:t>
      </w:r>
      <w:r>
        <w:rPr>
          <w:rFonts w:hint="eastAsia"/>
        </w:rPr>
        <w:t>m</w:t>
      </w:r>
      <w:r>
        <w:t>ix</w:t>
      </w:r>
      <w:r>
        <w:rPr>
          <w:rFonts w:hint="eastAsia"/>
        </w:rPr>
        <w:t>-</w:t>
      </w:r>
      <w:r>
        <w:t>up approach improves model generalization by interpolating both features and labels to smooth decision boundaries</w:t>
      </w:r>
      <w:r>
        <w:fldChar w:fldCharType="begin"/>
      </w:r>
      <w:r w:rsidR="000A3919">
        <w:instrText xml:space="preserve"> ADDIN ZOTERO_ITEM CSL_CITATION {"citationID":"Eb1KeSgr","properties":{"unsorted":false,"formattedCitation":"(Zhang {\\i{}et al.}, 2018)","plainCitation":"(Zhang et al., 2018)","noteIndex":0},"citationItems":[{"id":"owbJ2Ida/H31eufZk","uris":["http://zotero.org/users/local/OlKX7Ryo/items/CAYFUKS7"],"itemData":{"id":215,"type":"article","abstract":"Large deep neural networks are powerful, but exhibit undesirable behaviors such as memorization and sensitivity to adversarial examples. In this work, we propose mixup, a simple learning principle to alleviate these issues. In essence, mixup trains a neural network on convex combinations of pairs of examples and their labels. By doing so, mixup regularizes the neural network to favor simple linear behavior in-between training examples. Our experiments on the ImageNet-2012, CIFAR-10, CIFAR-100, Google commands and UCI datasets show that mixup improves the generalization of state-of-the-art neural network architectures. We also find that mixup reduces the memorization of corrupt labels, increases the robustness to adversarial examples, and stabilizes the training of generative adversarial networks.","DOI":"10.48550/arXiv.1710.09412","note":"arXiv:1710.09412 [cs]","number":"arXiv:1710.09412","publisher":"arXiv","source":"arXiv.org","title":"mixup: Beyond Empirical Risk Minimization","title-short":"mixup","URL":"http://arxiv.org/abs/1710.09412","author":[{"family":"Zhang","given":"Hongyi"},{"family":"Cisse","given":"Moustapha"},{"family":"Dauphin","given":"Yann N."},{"family":"Lopez-Paz","given":"David"}],"accessed":{"date-parts":[["2026",3,27]]},"issued":{"date-parts":[["2018",4,27]]}}}],"schema":"https://github.com/citation-style-language/schema/raw/master/csl-citation.json"}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2018)</w:t>
      </w:r>
      <w:r>
        <w:fldChar w:fldCharType="end"/>
      </w:r>
      <w:r>
        <w:t>. Within railway condition monitoring, these model-independent augmentations have proven highly effective for diagnosing faults in critical rotating machinery under variable dynamic loads</w:t>
      </w:r>
      <w:r>
        <w:fldChar w:fldCharType="begin"/>
      </w:r>
      <w:r w:rsidR="000A3919">
        <w:instrText xml:space="preserve"> ADDIN ZOTERO_ITEM CSL_CITATION {"citationID":"FLsimW2h","properties":{"unsorted":false,"formattedCitation":"(Lyu {\\i{}et al.}, 2022)","plainCitation":"(Lyu et al., 2022)","noteIndex":0},"citationItems":[{"id":"owbJ2Ida/Sa3yHr6R","uris":["http://zotero.org/users/local/OlKX7Ryo/items/2FNWGIJ3"],"itemData":{"id":219,"type":"article-journal","abstract":"With the rapid development of information technology, data-driven fault diagnosis has gained more and more attention because it provides a new way for enterprises to save costs. Considering that there are few abnormalities in equipment operation in actual industrial applications, it is still a challenge to implement data-driven fault diagnosis that requires a large amount of fault data. To tackle the challenge, this paper proposes a model-independent data augmentation method, which is a weighted combination of the two time series data augmentation methods, i.e. Gaussian noise and signal stretching. The experimental dataset is collected from an intelligent motor test platform. The fault diagnosis model based on support vector machine and feedforward neural network are applied to study the ability of the proposed data augmentation method in terms of model independence. Experimental results show that the proposed data augmentation methods can significantly improve the accuracy of fault diagnosis.","collection-title":"Leading manufacturing systems transformation – Proceedings of the 55th CIRP Conference on Manufacturing Systems 2022","container-title":"Procedia CIRP","DOI":"10.1016/j.procir.2022.05.090","ISSN":"2212-8271","journalAbbreviation":"Procedia CIRP","page":"949-954","source":"ScienceDirect","title":"A novel model-independent data augmentation method for fault diagnosis in smart manufacturing","volume":"107","author":[{"family":"Lyu","given":"Pin"},{"family":"Zhang","given":"Hanbin"},{"family":"Yu","given":"Wenbing"},{"family":"Liu","given":"Chao"}],"issued":{"date-parts":[["2022",1,1]]}}}],"schema":"https://github.com/citation-style-language/schema/raw/master/csl-citation.json"} </w:instrText>
      </w:r>
      <w:r>
        <w:fldChar w:fldCharType="separate"/>
      </w:r>
      <w:r>
        <w:rPr>
          <w:rFonts w:cs="Times New Roman"/>
          <w:kern w:val="0"/>
        </w:rPr>
        <w:t xml:space="preserve">(Lyu </w:t>
      </w:r>
      <w:r>
        <w:rPr>
          <w:rFonts w:cs="Times New Roman"/>
          <w:i/>
          <w:iCs/>
          <w:kern w:val="0"/>
        </w:rPr>
        <w:t>et al.</w:t>
      </w:r>
      <w:r>
        <w:rPr>
          <w:rFonts w:cs="Times New Roman"/>
          <w:kern w:val="0"/>
        </w:rPr>
        <w:t>, 2022)</w:t>
      </w:r>
      <w:r>
        <w:fldChar w:fldCharType="end"/>
      </w:r>
      <w:r>
        <w:t>. Nevertheless, because signal warping and feature mixing primarily recombine existing observations rather than generating entirely new, high-fidelity fault distributions, capturing the highly complex non-linearities of rare railway defects necessitates a transition to advanced deep generative modeling.</w:t>
      </w:r>
    </w:p>
    <w:p w14:paraId="446AA9DD" w14:textId="266C5820" w:rsidR="003E7760" w:rsidRDefault="00000000">
      <w:pPr>
        <w:ind w:firstLine="480"/>
      </w:pPr>
      <w:r>
        <w:t>To synthesize entirely new, high-fidelity fault distributions, Generative Adversarial Networks (GANs) have become the cornerstone of advanced data enhancement. By optimizing an adversarial mechanism, conditional GANs, such as CTGAN, effectively model non-Gaussian and discrete data without relying on prior structural assumptions</w:t>
      </w:r>
      <w:r>
        <w:fldChar w:fldCharType="begin"/>
      </w:r>
      <w:r w:rsidR="000A3919">
        <w:instrText xml:space="preserve"> ADDIN ZOTERO_ITEM CSL_CITATION {"citationID":"WiDvAJNJ","properties":{"unsorted":false,"formattedCitation":"(Xu {\\i{}et al.}, 2019)","plainCitation":"(Xu et al., 2019)","noteIndex":0},"citationItems":[{"id":"owbJ2Ida/aeIoKaof","uris":["http://zotero.org/users/local/OlKX7Ryo/items/VRNH3B4W"],"itemData":{"id":222,"type":"article","abstract":"Modeling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TGAN, which uses a conditional generative adversarial network to address these challenges. To aid in a fair and thorough comparison, we design a benchmark with 7 simulated and 8 real datasets and several Bayesian network baselines. TGAN outperforms Bayesian methods on most of the real datasets whereas other deep learning methods could not.","DOI":"10.48550/arXiv.1907.00503","note":"arXiv:1907.00503 [cs]","number":"arXiv:1907.00503","publisher":"arXiv","source":"arXiv.org","title":"Modeling Tabular data using Conditional GAN","URL":"http://arxiv.org/abs/1907.00503","author":[{"family":"Xu","given":"Lei"},{"family":"Skoularidou","given":"Maria"},{"family":"Cuesta-Infante","given":"Alfredo"},{"family":"Veeramachaneni","given":"Kalyan"}],"accessed":{"date-parts":[["2026",3,27]]},"issued":{"date-parts":[["2019",10,28]]}}}],"schema":"https://github.com/citation-style-language/schema/raw/master/csl-citation.json"} </w:instrText>
      </w:r>
      <w:r>
        <w:fldChar w:fldCharType="separate"/>
      </w:r>
      <w:r>
        <w:rPr>
          <w:rFonts w:cs="Times New Roman"/>
          <w:kern w:val="0"/>
        </w:rPr>
        <w:t xml:space="preserve">(Xu </w:t>
      </w:r>
      <w:r>
        <w:rPr>
          <w:rFonts w:cs="Times New Roman"/>
          <w:i/>
          <w:iCs/>
          <w:kern w:val="0"/>
        </w:rPr>
        <w:t>et al.</w:t>
      </w:r>
      <w:r>
        <w:rPr>
          <w:rFonts w:cs="Times New Roman"/>
          <w:kern w:val="0"/>
        </w:rPr>
        <w:t>, 2019)</w:t>
      </w:r>
      <w:r>
        <w:fldChar w:fldCharType="end"/>
      </w:r>
      <w:r>
        <w:t>. In railway engineering, customized GANs are increasingly deployed to synthesize realistic samples of extreme minority classes, specifically generating artificial railway track irregularities to augment sparse diagnostic datasets</w:t>
      </w:r>
      <w:r>
        <w:fldChar w:fldCharType="begin"/>
      </w:r>
      <w:r w:rsidR="000A3919">
        <w:instrText xml:space="preserve"> ADDIN ZOTERO_ITEM CSL_CITATION {"citationID":"JbG1T5mP","properties":{"unsorted":false,"formattedCitation":"(Bobadilla and Martin, 2024)","plainCitation":"(Bobadilla and Martin, 2024)","noteIndex":0},"citationItems":[{"id":"owbJ2Ida/YNDzeiMp","uris":["http://zotero.org/users/local/OlKX7Ryo/items/GGQUGW6J"],"itemData":{"id":226,"type":"paper-conference","abstract":"Nowadays it is possible to perform automated monitoring on many engineering systems, leading to a huge data gathering. To analyze this information, Machine Learning (ML) is commonly applied. ML algorithms are data-driven, meaning that their capabilities depend, to a large extent, on the quantity and quality of the available data. These methods normally require large training datasets, diverse and rich enough for the algorithms to be able to generalize on previously unseen data. However, there are still applications where it is difficult, not affordable or even impossible to collect data in the form and volume suitable for ML, being railway systems a typical example. In such cases, the available information could be so sparse, that ML techniques yield unsatisfactory results. This article introduces and compares several schemes based on Generative Adversarial Networks (GAN) for Data Augmentation (DA) of Track Irregularities (TI), treated as time-series. Major attention was put not only on the generation process, but also on the synthesis quality assessment, to assure the suitability of generated samples for training of ML models for fault diagnosis. The results indicate that this approach could contribute to alleviate the issue of data scarcity and imbalanced datasets for supervised learning-based fault classification on the railway track.","container-title":"2024 International Joint Conference on Neural Networks (IJCNN)","DOI":"10.1109/IJCNN60899.2024.10651483","event-title":"2024 International Joint Conference on Neural Networks (IJCNN)","ISSN":"2161-4407","note":"ISSN: 2161-4407","page":"1-9","source":"IEEE Xplore","title":"GAN-based Data Augmentation of Railway Track Irregularities for Fault Diagnosis","URL":"https://ieeexplore.ieee.org/document/10651483","author":[{"family":"Bobadilla","given":"Héctor A. Fernández"},{"family":"Martin","given":"Ullrich"}],"accessed":{"date-parts":[["2026",3,27]]},"issued":{"date-parts":[["2024",6]]}}}],"schema":"https://github.com/citation-style-language/schema/raw/master/csl-citation.json"} </w:instrText>
      </w:r>
      <w:r>
        <w:fldChar w:fldCharType="separate"/>
      </w:r>
      <w:r>
        <w:rPr>
          <w:rFonts w:cs="Times New Roman"/>
        </w:rPr>
        <w:t>(Bobadilla and Martin, 2024)</w:t>
      </w:r>
      <w:r>
        <w:fldChar w:fldCharType="end"/>
      </w:r>
      <w:r>
        <w:t>. However, while standard GANs excel given moderate sample sizes, they frequently suffer from mode collapse and degraded feature boundaries when trained under extremely limited data regimes, driving the adoption of contrastive learning and diffusion models.</w:t>
      </w:r>
    </w:p>
    <w:p w14:paraId="4B034FF0" w14:textId="18F4E014" w:rsidR="003E7760" w:rsidRDefault="00000000">
      <w:pPr>
        <w:ind w:firstLine="480"/>
      </w:pPr>
      <w:r>
        <w:t xml:space="preserve">To overcome mode collapse in extremely limited data regimes, contrastive </w:t>
      </w:r>
      <w:r>
        <w:lastRenderedPageBreak/>
        <w:t>learning and diffusion architectures have been introduced to stabilize feature synthesis. Contrastive learning enhances generative networks by explicitly maximizing latent distances between distinct classes, thereby sharpening decision boundaries. In railway applications, contrastive GANs have successfully synthesized rare rail surface defects, preventing training instability when real samples are exceptionally scarce</w:t>
      </w:r>
      <w:r>
        <w:fldChar w:fldCharType="begin"/>
      </w:r>
      <w:r w:rsidR="000A3919">
        <w:instrText xml:space="preserve"> ADDIN ZOTERO_ITEM CSL_CITATION {"citationID":"GqpFEuQP","properties":{"unsorted":false,"formattedCitation":"(Du, Gao and Li, 2023)","plainCitation":"(Du, Gao and Li, 2023)","noteIndex":0},"citationItems":[{"id":"owbJ2Ida/tMpNUTb6","uris":["http://zotero.org/users/local/OlKX7Ryo/items/LAPZJFCH"],"itemData":{"id":232,"type":"article-journal","abstract":"Surface defect recognition (SDC) is essential in intelligent manufacturing. Deep learning (DL) is a research hotspot in SDC. Limited defective samples are available in most real-world cases, which poses challenges for DL methods. Given such circumstances, generating defective samples by generative adversarial networks (GANs) is applied. However, insufficient samples and high-frequency texture details in defects make GANs very hard to train, yield mode collapse, and poor image quality, which can further impact SDC. To solve these problems, this article proposes a new GAN called contrastive GAN, which can be trained to generate diverse defects with only extremely limited samples. Specifically, a shared data augmentation (SDA) module is proposed for avoiding overfitting. Then, a feature attention matching (FAM) module is proposed to align features for improving the quality of generated images. Finally, a contrastive loss based on hypersphere is employed to constrain GANs to generate images that differ from the traditional transform. Experiments show that the proposed GAN generates defective images with higher quality and lower variance between real defects compared to other GANs. Synthetic images contribute to pretrained DL networks with accuracies of up to 95.00%–99.56% for Northeastern University (NEU) datasets of different sizes and 91.84% for printed circuit board (PCB) cases, which proves the effectiveness of the proposed method.","container-title":"IEEE Transactions on Instrumentation and Measurement","DOI":"10.1109/TIM.2022.3232649","ISSN":"1557-9662","page":"1-13","source":"IEEE Xplore","title":"A New Contrastive GAN With Data Augmentation for Surface Defect Recognition Under Limited Data","volume":"72","author":[{"family":"Du","given":"Zongwei"},{"family":"Gao","given":"Liang"},{"family":"Li","given":"Xinyu"}],"issued":{"date-parts":[["2023"]]}}}],"schema":"https://github.com/citation-style-language/schema/raw/master/csl-citation.json"} </w:instrText>
      </w:r>
      <w:r>
        <w:fldChar w:fldCharType="separate"/>
      </w:r>
      <w:r>
        <w:rPr>
          <w:rFonts w:cs="Times New Roman"/>
        </w:rPr>
        <w:t>(Du, Gao and Li, 2023)</w:t>
      </w:r>
      <w:r>
        <w:fldChar w:fldCharType="end"/>
      </w:r>
      <w:r>
        <w:t xml:space="preserve">. Concurrently, diffusion models have transitioned from data imputation to augmentation. Frameworks such as TabDDPM </w:t>
      </w:r>
      <w:r>
        <w:fldChar w:fldCharType="begin"/>
      </w:r>
      <w:r w:rsidR="000A3919">
        <w:instrText xml:space="preserve"> ADDIN ZOTERO_ITEM CSL_CITATION {"citationID":"EqKQAe3Z","properties":{"unsorted":false,"formattedCitation":"(Kotelnikov {\\i{}et al.}, 2024)","plainCitation":"(Kotelnikov et al., 2024)","noteIndex":0},"citationItems":[{"id":"owbJ2Ida/Evd9szsB","uris":["http://zotero.org/users/local/OlKX7Ryo/items/TXZ3DRDD"],"itemData":{"id":228,"type":"article","abstract":"Denoising diffusion probabilistic models are currently becoming the leading paradigm of generative modeling for many important data modalities. Being the most prevalent in the computer vision community, diffusion models have also recently gained some attention in other domains, including speech, NLP, and graph-like data. In this work, we investigate if the framework of diffusion models can be advantageous for general tabular problems, where datapoints are typically represented by vectors of heterogeneous features. The inherent heterogeneity of tabular data makes it quite challenging for accurate modeling, since the individual features can be of completely different nature, i.e., some of them can be continuous and some of them can be discrete. To address such data types, we introduce TabDDPM -- a diffusion model that can be universally applied to any tabular dataset and handles any type of feature. We extensively evaluate TabDDPM on a wide set of benchmarks and demonstrate its superiority over existing GAN/VAE alternatives, which is consistent with the advantage of diffusion models in other fields. Additionally, we show that TabDDPM is eligible for privacy-oriented setups, where the original datapoints cannot be publicly shared.","DOI":"10.5555/3618408.3619133","note":"arXiv:2209.15421 [cs]","source":"arXiv.org","title":"TabDDPM: Modelling Tabular Data with Diffusion Models","title-short":"TabDDPM","URL":"http://arxiv.org/abs/2209.15421","author":[{"family":"Kotelnikov","given":"Akim"},{"family":"Baranchuk","given":"Dmitry"},{"family":"Rubachev","given":"Ivan"},{"family":"Babenko","given":"Artem"}],"accessed":{"date-parts":[["2026",3,27]]},"issued":{"date-parts":[["2024",10,7]]}}}],"schema":"https://github.com/citation-style-language/schema/raw/master/csl-citation.json"} </w:instrText>
      </w:r>
      <w:r>
        <w:fldChar w:fldCharType="separate"/>
      </w:r>
      <w:r>
        <w:rPr>
          <w:rFonts w:cs="Times New Roman"/>
          <w:kern w:val="0"/>
        </w:rPr>
        <w:t xml:space="preserve">(Kotelnikov </w:t>
      </w:r>
      <w:r>
        <w:rPr>
          <w:rFonts w:cs="Times New Roman"/>
          <w:i/>
          <w:iCs/>
          <w:kern w:val="0"/>
        </w:rPr>
        <w:t>et al.</w:t>
      </w:r>
      <w:r>
        <w:rPr>
          <w:rFonts w:cs="Times New Roman"/>
          <w:kern w:val="0"/>
        </w:rPr>
        <w:t>, 2024)</w:t>
      </w:r>
      <w:r>
        <w:fldChar w:fldCharType="end"/>
      </w:r>
      <w:r>
        <w:t xml:space="preserve"> synthesize high-fidelity structural data through stable iterative denoising, outperforming standard GANs with minimal prior observations. Nevertheless, applying these highly complex probabilistic models directly to extensive, multivariate railway sensor signals necessitates their integration with advanced sequential representation architectures.</w:t>
      </w:r>
    </w:p>
    <w:p w14:paraId="591E7D0F" w14:textId="124948BE" w:rsidR="003E7760" w:rsidRDefault="00000000">
      <w:pPr>
        <w:ind w:firstLine="480"/>
      </w:pPr>
      <w:r>
        <w:t>To effectively process extensive, multivariate sensor sequences, Transformer-based architectures have redefined data enhancement paradigms. By leveraging self-attention mechanisms, Transformers capture long-range temporal dependencies without relying on localized receptive fields. To enhance sequence representations under limited supervision, frameworks have been designed to intentionally mask and reconstruct segments of multivariate time series, thereby extracting robust generalized features</w:t>
      </w:r>
      <w:r>
        <w:fldChar w:fldCharType="begin"/>
      </w:r>
      <w:r w:rsidR="000A3919">
        <w:instrText xml:space="preserve"> ADDIN ZOTERO_ITEM CSL_CITATION {"citationID":"TrU7BUM3","properties":{"unsorted":false,"formattedCitation":"(Zerveas {\\i{}et al.}, 2020)","plainCitation":"(Zerveas et al., 2020)","noteIndex":0},"citationItems":[{"id":"owbJ2Ida/hArNERUe","uris":["http://zotero.org/users/local/OlKX7Ryo/items/RINFHRVK"],"itemData":{"id":234,"type":"article","abstract":"In this work we propose for the first time a transformer-based framework for unsupervised representation learning of multivariate time series. Pre-trained models can be potentially used for downstream tasks such as regression and classification, forecasting and missing value imputation. By evaluating our models on several benchmark datasets for multivariate time series regression and classification, we show that not only does our modeling approach represent the most successful method employing unsupervised learning of multivariate time series presented to date, but also that it exceeds the current state-of-the-art performance of supervised methods; it does so even when the number of training samples is very limited, while offering computational efficiency. Finally, we demonstrate that unsupervised pre-training of our transformer models offers a substantial performance benefit over fully supervised learning, even without leveraging additional unlabeled data, i.e., by reusing the same data samples through the unsupervised objective.","DOI":"10.48550/arXiv.2010.02803","note":"arXiv:2010.02803 [cs]","number":"arXiv:2010.02803","publisher":"arXiv","source":"arXiv.org","title":"A Transformer-based Framework for Multivariate Time Series Representation Learning","URL":"http://arxiv.org/abs/2010.02803","author":[{"family":"Zerveas","given":"George"},{"family":"Jayaraman","given":"Srideepika"},{"family":"Patel","given":"Dhaval"},{"family":"Bhamidipaty","given":"Anuradha"},{"family":"Eickhoff","given":"Carsten"}],"accessed":{"date-parts":[["2026",3,27]]},"issued":{"date-parts":[["2020",12,8]]}}}],"schema":"https://github.com/citation-style-language/schema/raw/master/csl-citation.json"} </w:instrText>
      </w:r>
      <w:r>
        <w:fldChar w:fldCharType="separate"/>
      </w:r>
      <w:r>
        <w:rPr>
          <w:rFonts w:cs="Times New Roman"/>
          <w:kern w:val="0"/>
        </w:rPr>
        <w:t xml:space="preserve">(Zerveas </w:t>
      </w:r>
      <w:r>
        <w:rPr>
          <w:rFonts w:cs="Times New Roman"/>
          <w:i/>
          <w:iCs/>
          <w:kern w:val="0"/>
        </w:rPr>
        <w:t>et al.</w:t>
      </w:r>
      <w:r>
        <w:rPr>
          <w:rFonts w:cs="Times New Roman"/>
          <w:kern w:val="0"/>
        </w:rPr>
        <w:t>, 2020)</w:t>
      </w:r>
      <w:r>
        <w:fldChar w:fldCharType="end"/>
      </w:r>
      <w:r>
        <w:t>. In intelligent railway operation and maintenance, this paradigm elegantly addresses severe fault sample shortages. Notably, recent approaches integrating Convolutional Transformers with pseudo-synthetic data generation algorithms have significantly improved the fault diagnosis accuracy of complex railway turnout systems</w:t>
      </w:r>
      <w:r>
        <w:fldChar w:fldCharType="begin"/>
      </w:r>
      <w:r w:rsidR="000A3919">
        <w:instrText xml:space="preserve"> ADDIN ZOTERO_ITEM CSL_CITATION {"citationID":"qaIbaUOX","properties":{"unsorted":false,"formattedCitation":"(Fu {\\i{}et al.}, 2024)","plainCitation":"(Fu et al., 2024)","noteIndex":0},"citationItems":[{"id":"owbJ2Ida/phfgo7RV","uris":["http://zotero.org/users/local/OlKX7Ryo/items/F2TQIQP3"],"itemData":{"id":237,"type":"article","abstract":"In this work, we tackle the challenge of improving fault diagnosis in railway turnout systems (RTS), a critical component of railway infrastructure. Addressing limitations in existing fault-diagnosis techniques, especially their efficacy with small training datasets, we focus on meticulous identification of RTS failure modes. The limited availability of fault samples and the issue of dataset imbalance further compound this challenge. To this end, we propose an innovative fault-diagnosis approach leveraging the Convolution Transformer (ConvTran) combined with advanced data augmentation techniques. This method is uniquely designed to ensure precise fault detection in situations characterized by restricted and skewed data. Existing augmentation techniques often inadequately capitalize on the specific features of time series data. To counteract this, our study proposes an innovative pseudo-synthetic data generation algorithm, utilizing feature combination to effectively overcome the challenges of sample imbalance and small sample sizes. The effectiveness of our model is rigorously tested and validated through comprehensive experiments using an actual dataset from a railway station monitoring system in China. The experimental outcomes decisively demonstrate that our proposed data augmentation method significantly improves the precision of turnout fault diagnosis, especially in contexts with limited sample sizes and imbalanced data. Impressively, our approach achieves a 92% accuracy rate in fault classification on small datasets, which further escalates to 99.7% following data augmentation. This exceptional performance not only outstrips that of other benchmark models but also underscores the superior efficiency and practical applicability of our proposed methodology in the field of RTS fault diagnosis.","DOI":"10.21203/rs.3.rs-3969643/v1","note":"ISSN: 2693-5015","publisher":"Research Square","source":"Research Square","title":"A fault diagnosis method for railway turnout systems based on Convolution Transformer through data augmentation","URL":"https://www.researchsquare.com/article/rs-3969643/v1","author":[{"family":"Fu","given":"Yingguo"},{"family":"Yang","given":"Zhongqun"},{"family":"li","given":"linfeng"},{"family":"Si","given":"Guixing"},{"family":"Li","given":"Hao"},{"family":"Zhang","given":"Sizhong"},{"family":"Liu","given":"Jianyang"}],"accessed":{"date-parts":[["2026",3,27]]},"issued":{"date-parts":[["2024",2,21]]}}}],"schema":"https://github.com/citation-style-language/schema/raw/master/csl-citation.json"} </w:instrText>
      </w:r>
      <w:r>
        <w:fldChar w:fldCharType="separate"/>
      </w:r>
      <w:r>
        <w:rPr>
          <w:rFonts w:cs="Times New Roman"/>
          <w:kern w:val="0"/>
        </w:rPr>
        <w:t xml:space="preserve">(Fu </w:t>
      </w:r>
      <w:r>
        <w:rPr>
          <w:rFonts w:cs="Times New Roman"/>
          <w:i/>
          <w:iCs/>
          <w:kern w:val="0"/>
        </w:rPr>
        <w:t>et al.</w:t>
      </w:r>
      <w:r>
        <w:rPr>
          <w:rFonts w:cs="Times New Roman"/>
          <w:kern w:val="0"/>
        </w:rPr>
        <w:t>, 2024)</w:t>
      </w:r>
      <w:r>
        <w:fldChar w:fldCharType="end"/>
      </w:r>
      <w:r>
        <w:t>. Ultimately, these attention-driven enhancement strategies provide the requisite high-dimensional feature fidelity to support robust, large-scale predictive maintenance.</w:t>
      </w:r>
    </w:p>
    <w:p w14:paraId="01B07E3F" w14:textId="77777777" w:rsidR="003E7760" w:rsidRDefault="00000000">
      <w:pPr>
        <w:ind w:firstLine="480"/>
      </w:pPr>
      <w:r>
        <w:t>In summary, the evolution of data imputation and enhancement strategies provides a comprehensive solution to the inherent data imperfections of on-board vibration-noise sensing systems. The progression from foundational statistical interpolations to state-of-the-art continuous dynamics and generative architectures ensures the extraction of high-fidelity, balanced feature spaces from chaotic sensor streams. By strictly reconstructing missing temporal dynamics and artificially synthesizing minority fault representations, these advanced methodologies bridge the critical gap between raw hardware perception and actionable intelligence. Ultimately, this stabilized and enriched data foundation paves the way for the subsequent deployment of advanced AI-based inverse mapping models and large-scale assessment frameworks in railway predictive maintenance.</w:t>
      </w:r>
    </w:p>
    <w:p w14:paraId="6AE7E989" w14:textId="1449E9B6"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8</w:t>
      </w:r>
      <w:r w:rsidR="000037C7">
        <w:rPr>
          <w:b/>
          <w:bCs/>
        </w:rPr>
        <w:fldChar w:fldCharType="end"/>
      </w:r>
      <w:r>
        <w:rPr>
          <w:rFonts w:hint="eastAsia"/>
          <w:b/>
          <w:bCs/>
        </w:rPr>
        <w:t xml:space="preserve">. </w:t>
      </w:r>
      <w:r>
        <w:t>Methodological evolution of data imputation and enhancement in railway intelligent O&amp;M</w:t>
      </w:r>
    </w:p>
    <w:tbl>
      <w:tblPr>
        <w:tblStyle w:val="afa"/>
        <w:tblW w:w="5000" w:type="pct"/>
        <w:tblLook w:val="04A0" w:firstRow="1" w:lastRow="0" w:firstColumn="1" w:lastColumn="0" w:noHBand="0" w:noVBand="1"/>
      </w:tblPr>
      <w:tblGrid>
        <w:gridCol w:w="2769"/>
        <w:gridCol w:w="2769"/>
        <w:gridCol w:w="2768"/>
      </w:tblGrid>
      <w:tr w:rsidR="003E7760" w14:paraId="5E9DCAFF" w14:textId="77777777" w:rsidTr="003E7760">
        <w:trPr>
          <w:cnfStyle w:val="100000000000" w:firstRow="1" w:lastRow="0" w:firstColumn="0" w:lastColumn="0" w:oddVBand="0" w:evenVBand="0" w:oddHBand="0" w:evenHBand="0" w:firstRowFirstColumn="0" w:firstRowLastColumn="0" w:lastRowFirstColumn="0" w:lastRowLastColumn="0"/>
        </w:trPr>
        <w:tc>
          <w:tcPr>
            <w:tcW w:w="1667" w:type="pct"/>
            <w:vAlign w:val="center"/>
          </w:tcPr>
          <w:p w14:paraId="5DF724E1" w14:textId="77777777" w:rsidR="003E7760" w:rsidRDefault="00000000">
            <w:pPr>
              <w:ind w:firstLineChars="0" w:firstLine="0"/>
              <w:jc w:val="center"/>
            </w:pPr>
            <w:r>
              <w:t>Category</w:t>
            </w:r>
          </w:p>
        </w:tc>
        <w:tc>
          <w:tcPr>
            <w:tcW w:w="1667" w:type="pct"/>
            <w:vAlign w:val="center"/>
          </w:tcPr>
          <w:p w14:paraId="6D4EC319" w14:textId="77777777" w:rsidR="003E7760" w:rsidRDefault="00000000">
            <w:pPr>
              <w:ind w:firstLineChars="0" w:firstLine="0"/>
              <w:jc w:val="center"/>
            </w:pPr>
            <w:r>
              <w:t>Representative Models</w:t>
            </w:r>
          </w:p>
        </w:tc>
        <w:tc>
          <w:tcPr>
            <w:tcW w:w="1666" w:type="pct"/>
            <w:vAlign w:val="center"/>
          </w:tcPr>
          <w:p w14:paraId="019F7D7D" w14:textId="77777777" w:rsidR="003E7760" w:rsidRDefault="00000000">
            <w:pPr>
              <w:ind w:firstLineChars="0" w:firstLine="0"/>
              <w:jc w:val="center"/>
            </w:pPr>
            <w:r>
              <w:t xml:space="preserve">Adaptability to </w:t>
            </w:r>
            <w:r>
              <w:lastRenderedPageBreak/>
              <w:t>Continuous On-Board Vibration-Noise Sensing</w:t>
            </w:r>
          </w:p>
        </w:tc>
      </w:tr>
      <w:tr w:rsidR="003E7760" w14:paraId="13388147" w14:textId="77777777" w:rsidTr="003E7760">
        <w:tc>
          <w:tcPr>
            <w:tcW w:w="1667" w:type="pct"/>
            <w:vMerge w:val="restart"/>
            <w:vAlign w:val="center"/>
          </w:tcPr>
          <w:p w14:paraId="66818761" w14:textId="77777777" w:rsidR="003E7760" w:rsidRDefault="00000000">
            <w:pPr>
              <w:ind w:firstLineChars="0" w:firstLine="0"/>
              <w:jc w:val="center"/>
            </w:pPr>
            <w:r>
              <w:lastRenderedPageBreak/>
              <w:t>Data Imputation</w:t>
            </w:r>
          </w:p>
        </w:tc>
        <w:tc>
          <w:tcPr>
            <w:tcW w:w="1667" w:type="pct"/>
            <w:vAlign w:val="center"/>
          </w:tcPr>
          <w:p w14:paraId="12338B61" w14:textId="77777777" w:rsidR="003E7760" w:rsidRDefault="00000000">
            <w:pPr>
              <w:ind w:firstLineChars="0" w:firstLine="0"/>
              <w:jc w:val="center"/>
            </w:pPr>
            <w:r>
              <w:t>Statistical &amp; Factorization Baselines</w:t>
            </w:r>
          </w:p>
          <w:p w14:paraId="5E76B45F" w14:textId="77777777" w:rsidR="003E7760" w:rsidRDefault="00000000">
            <w:pPr>
              <w:ind w:firstLineChars="0" w:firstLine="0"/>
              <w:jc w:val="center"/>
            </w:pPr>
            <w:r>
              <w:t>(MICE, MissForest, Tensor Factorization)</w:t>
            </w:r>
          </w:p>
        </w:tc>
        <w:tc>
          <w:tcPr>
            <w:tcW w:w="1666" w:type="pct"/>
            <w:vAlign w:val="center"/>
          </w:tcPr>
          <w:p w14:paraId="0AF279D4" w14:textId="77777777" w:rsidR="003E7760" w:rsidRDefault="00000000">
            <w:pPr>
              <w:ind w:firstLineChars="0" w:firstLine="0"/>
              <w:jc w:val="center"/>
            </w:pPr>
            <w:r>
              <w:t>Rectifies static or mildly dynamic missingness in discrete multi-sensor data arrays.</w:t>
            </w:r>
          </w:p>
        </w:tc>
      </w:tr>
      <w:tr w:rsidR="003E7760" w14:paraId="1A6423B8" w14:textId="77777777" w:rsidTr="003E7760">
        <w:tc>
          <w:tcPr>
            <w:tcW w:w="1667" w:type="pct"/>
            <w:vMerge/>
            <w:vAlign w:val="center"/>
          </w:tcPr>
          <w:p w14:paraId="79C42A4D" w14:textId="77777777" w:rsidR="003E7760" w:rsidRDefault="003E7760">
            <w:pPr>
              <w:ind w:firstLineChars="0" w:firstLine="0"/>
              <w:jc w:val="center"/>
            </w:pPr>
          </w:p>
        </w:tc>
        <w:tc>
          <w:tcPr>
            <w:tcW w:w="1667" w:type="pct"/>
            <w:vAlign w:val="center"/>
          </w:tcPr>
          <w:p w14:paraId="7597BDF0" w14:textId="77777777" w:rsidR="003E7760" w:rsidRDefault="00000000">
            <w:pPr>
              <w:ind w:firstLineChars="0" w:firstLine="0"/>
              <w:jc w:val="center"/>
            </w:pPr>
            <w:r>
              <w:t>Spatiotemporal &amp; Continuous Dynamics</w:t>
            </w:r>
          </w:p>
          <w:p w14:paraId="595E84AA" w14:textId="77777777" w:rsidR="003E7760" w:rsidRDefault="00000000">
            <w:pPr>
              <w:ind w:firstLineChars="0" w:firstLine="0"/>
              <w:jc w:val="center"/>
            </w:pPr>
            <w:r>
              <w:t>(RNN/GNN, Neural ODEs/NCDEs)</w:t>
            </w:r>
          </w:p>
        </w:tc>
        <w:tc>
          <w:tcPr>
            <w:tcW w:w="1666" w:type="pct"/>
            <w:vAlign w:val="center"/>
          </w:tcPr>
          <w:p w14:paraId="1A145DEE" w14:textId="77777777" w:rsidR="003E7760" w:rsidRDefault="00000000">
            <w:pPr>
              <w:ind w:firstLineChars="0" w:firstLine="0"/>
              <w:jc w:val="center"/>
            </w:pPr>
            <w:r>
              <w:t>Directly handles irregularly sampled signals caused by transient communication failures without requiring artificial time alignment.</w:t>
            </w:r>
          </w:p>
        </w:tc>
      </w:tr>
      <w:tr w:rsidR="003E7760" w14:paraId="169F0438" w14:textId="77777777" w:rsidTr="003E7760">
        <w:tc>
          <w:tcPr>
            <w:tcW w:w="1667" w:type="pct"/>
            <w:vMerge/>
            <w:vAlign w:val="center"/>
          </w:tcPr>
          <w:p w14:paraId="0EBAFC6C" w14:textId="77777777" w:rsidR="003E7760" w:rsidRDefault="003E7760">
            <w:pPr>
              <w:ind w:firstLineChars="0" w:firstLine="0"/>
              <w:jc w:val="center"/>
            </w:pPr>
          </w:p>
        </w:tc>
        <w:tc>
          <w:tcPr>
            <w:tcW w:w="1667" w:type="pct"/>
            <w:vAlign w:val="center"/>
          </w:tcPr>
          <w:p w14:paraId="36728604" w14:textId="77777777" w:rsidR="003E7760" w:rsidRDefault="00000000">
            <w:pPr>
              <w:ind w:firstLineChars="0" w:firstLine="0"/>
              <w:jc w:val="center"/>
            </w:pPr>
            <w:r>
              <w:t>Probabilistic Generative Frameworks</w:t>
            </w:r>
          </w:p>
          <w:p w14:paraId="628C0591" w14:textId="77777777" w:rsidR="003E7760" w:rsidRDefault="00000000">
            <w:pPr>
              <w:ind w:firstLineChars="0" w:firstLine="0"/>
              <w:jc w:val="center"/>
            </w:pPr>
            <w:r>
              <w:t>(GAIN, CSDI / Diffusion Models)</w:t>
            </w:r>
          </w:p>
        </w:tc>
        <w:tc>
          <w:tcPr>
            <w:tcW w:w="1666" w:type="pct"/>
            <w:vAlign w:val="center"/>
          </w:tcPr>
          <w:p w14:paraId="30BE7BC5" w14:textId="77777777" w:rsidR="003E7760" w:rsidRDefault="00000000">
            <w:pPr>
              <w:ind w:firstLineChars="0" w:firstLine="0"/>
              <w:jc w:val="center"/>
            </w:pPr>
            <w:r>
              <w:t>Reconstructs non-linear distributions of multi-sensor signals with state-of-the-art distributional fidelity and stable denoising.</w:t>
            </w:r>
          </w:p>
        </w:tc>
      </w:tr>
      <w:tr w:rsidR="003E7760" w14:paraId="47D389E7" w14:textId="77777777" w:rsidTr="003E7760">
        <w:tc>
          <w:tcPr>
            <w:tcW w:w="1667" w:type="pct"/>
            <w:vMerge w:val="restart"/>
            <w:vAlign w:val="center"/>
          </w:tcPr>
          <w:p w14:paraId="6D718F0A" w14:textId="77777777" w:rsidR="003E7760" w:rsidRDefault="00000000">
            <w:pPr>
              <w:ind w:firstLineChars="0" w:firstLine="0"/>
              <w:jc w:val="center"/>
            </w:pPr>
            <w:r>
              <w:t>Data Enhancement</w:t>
            </w:r>
          </w:p>
        </w:tc>
        <w:tc>
          <w:tcPr>
            <w:tcW w:w="1667" w:type="pct"/>
            <w:vAlign w:val="center"/>
          </w:tcPr>
          <w:p w14:paraId="38896367" w14:textId="77777777" w:rsidR="003E7760" w:rsidRDefault="00000000">
            <w:pPr>
              <w:ind w:firstLineChars="0" w:firstLine="0"/>
              <w:jc w:val="center"/>
            </w:pPr>
            <w:r>
              <w:t>Heuristic Resampling &amp; Signal Warping</w:t>
            </w:r>
          </w:p>
          <w:p w14:paraId="09B72822" w14:textId="77777777" w:rsidR="003E7760" w:rsidRDefault="00000000">
            <w:pPr>
              <w:ind w:firstLineChars="0" w:firstLine="0"/>
              <w:jc w:val="center"/>
            </w:pPr>
            <w:r>
              <w:t>(SMOTE, Mixup, Time-stretching)</w:t>
            </w:r>
          </w:p>
        </w:tc>
        <w:tc>
          <w:tcPr>
            <w:tcW w:w="1666" w:type="pct"/>
            <w:vAlign w:val="center"/>
          </w:tcPr>
          <w:p w14:paraId="528B5F4A" w14:textId="77777777" w:rsidR="003E7760" w:rsidRDefault="00000000">
            <w:pPr>
              <w:ind w:firstLineChars="0" w:firstLine="0"/>
              <w:jc w:val="center"/>
            </w:pPr>
            <w:r>
              <w:t>Simulates diverse operating conditions by interpolating features or adding physical noise to existing sensor signals.</w:t>
            </w:r>
          </w:p>
        </w:tc>
      </w:tr>
      <w:tr w:rsidR="003E7760" w14:paraId="7C154F94" w14:textId="77777777" w:rsidTr="003E7760">
        <w:tc>
          <w:tcPr>
            <w:tcW w:w="1667" w:type="pct"/>
            <w:vMerge/>
            <w:vAlign w:val="center"/>
          </w:tcPr>
          <w:p w14:paraId="195E2B9A" w14:textId="77777777" w:rsidR="003E7760" w:rsidRDefault="003E7760">
            <w:pPr>
              <w:ind w:firstLineChars="0" w:firstLine="0"/>
              <w:jc w:val="center"/>
            </w:pPr>
          </w:p>
        </w:tc>
        <w:tc>
          <w:tcPr>
            <w:tcW w:w="1667" w:type="pct"/>
            <w:vAlign w:val="center"/>
          </w:tcPr>
          <w:p w14:paraId="4CBB6DC3" w14:textId="77777777" w:rsidR="003E7760" w:rsidRDefault="00000000">
            <w:pPr>
              <w:ind w:firstLineChars="0" w:firstLine="0"/>
              <w:jc w:val="center"/>
            </w:pPr>
            <w:r>
              <w:t>Deep Generative Synthesis</w:t>
            </w:r>
          </w:p>
          <w:p w14:paraId="4D6EC23B" w14:textId="77777777" w:rsidR="003E7760" w:rsidRDefault="00000000">
            <w:pPr>
              <w:ind w:firstLineChars="0" w:firstLine="0"/>
              <w:jc w:val="center"/>
            </w:pPr>
            <w:r>
              <w:t>(CTGAN, Contrastive GANs)</w:t>
            </w:r>
          </w:p>
        </w:tc>
        <w:tc>
          <w:tcPr>
            <w:tcW w:w="1666" w:type="pct"/>
            <w:vAlign w:val="center"/>
          </w:tcPr>
          <w:p w14:paraId="2D1E3CF5" w14:textId="77777777" w:rsidR="003E7760" w:rsidRDefault="00000000">
            <w:pPr>
              <w:ind w:firstLineChars="0" w:firstLine="0"/>
              <w:jc w:val="center"/>
            </w:pPr>
            <w:r>
              <w:t>Generates entirely new, high-fidelity minority classes without prior structural assumptions.</w:t>
            </w:r>
          </w:p>
        </w:tc>
      </w:tr>
      <w:tr w:rsidR="003E7760" w14:paraId="54B996BC" w14:textId="77777777" w:rsidTr="003E7760">
        <w:tc>
          <w:tcPr>
            <w:tcW w:w="1667" w:type="pct"/>
            <w:vAlign w:val="center"/>
          </w:tcPr>
          <w:p w14:paraId="589AD308" w14:textId="77777777" w:rsidR="003E7760" w:rsidRDefault="003E7760">
            <w:pPr>
              <w:ind w:firstLineChars="0" w:firstLine="0"/>
              <w:jc w:val="center"/>
            </w:pPr>
          </w:p>
        </w:tc>
        <w:tc>
          <w:tcPr>
            <w:tcW w:w="1667" w:type="pct"/>
            <w:vAlign w:val="center"/>
          </w:tcPr>
          <w:p w14:paraId="469EB3E5" w14:textId="77777777" w:rsidR="003E7760" w:rsidRDefault="00000000">
            <w:pPr>
              <w:ind w:firstLineChars="0" w:firstLine="0"/>
              <w:jc w:val="center"/>
            </w:pPr>
            <w:r>
              <w:t>Transformer &amp; Advanced Sequential Architectures</w:t>
            </w:r>
          </w:p>
          <w:p w14:paraId="516837CD" w14:textId="77777777" w:rsidR="003E7760" w:rsidRDefault="00000000">
            <w:pPr>
              <w:ind w:firstLineChars="0" w:firstLine="0"/>
              <w:jc w:val="center"/>
            </w:pPr>
            <w:r>
              <w:t>(TabDDPM, Convolutional Transformers)</w:t>
            </w:r>
          </w:p>
        </w:tc>
        <w:tc>
          <w:tcPr>
            <w:tcW w:w="1666" w:type="pct"/>
            <w:vAlign w:val="center"/>
          </w:tcPr>
          <w:p w14:paraId="2631849F" w14:textId="77777777" w:rsidR="003E7760" w:rsidRDefault="00000000">
            <w:pPr>
              <w:ind w:firstLineChars="0" w:firstLine="0"/>
              <w:jc w:val="center"/>
            </w:pPr>
            <w:r>
              <w:t>Captures long-range temporal dependencies and reconstructs masked segments in extensive, multivariate continuous time series.</w:t>
            </w:r>
          </w:p>
        </w:tc>
      </w:tr>
    </w:tbl>
    <w:p w14:paraId="7DD65FC4" w14:textId="77777777" w:rsidR="003E7760" w:rsidRDefault="003E7760">
      <w:pPr>
        <w:ind w:firstLineChars="0" w:firstLine="0"/>
      </w:pPr>
    </w:p>
    <w:p w14:paraId="715E00DE" w14:textId="77777777" w:rsidR="003E7760" w:rsidRDefault="00000000">
      <w:pPr>
        <w:pStyle w:val="af7"/>
        <w:numPr>
          <w:ilvl w:val="0"/>
          <w:numId w:val="4"/>
        </w:numPr>
        <w:ind w:firstLineChars="0"/>
      </w:pPr>
      <w:bookmarkStart w:id="37" w:name="OLE_LINK26"/>
      <w:r>
        <w:t>AI-Based Inverse Mapping Model</w:t>
      </w:r>
    </w:p>
    <w:p w14:paraId="0CB28A01" w14:textId="77777777" w:rsidR="003E7760" w:rsidRDefault="00000000">
      <w:pPr>
        <w:ind w:firstLineChars="100" w:firstLine="240"/>
      </w:pPr>
      <w:r>
        <w:t>The fundamental operating premise of on-board vibration and noise sensing systems is, in essence, an inverse problem.</w:t>
      </w:r>
      <w:r>
        <w:rPr>
          <w:rFonts w:hint="eastAsia"/>
        </w:rPr>
        <w:t xml:space="preserve"> </w:t>
      </w:r>
      <w:r>
        <w:t xml:space="preserve">The physical forward process—from track geometric irregularities and structural defects to the vehicle’s dynamic response—can be </w:t>
      </w:r>
      <w:r>
        <w:lastRenderedPageBreak/>
        <w:t>approximately described by a vehicle-track coupled dynamic model; however, the inverse path—reconstructing track conditions from measured vibration and acoustic signals—is inherently ill-defined</w:t>
      </w:r>
      <w:r>
        <w:rPr>
          <w:rFonts w:hint="eastAsia"/>
        </w:rPr>
        <w:t xml:space="preserve">. </w:t>
      </w:r>
      <w:r>
        <w:t>The one-to-many nature of this mapping implies that, under different operating speeds, vehicle states, and environmental conditions, various combinations of track defects may produce nearly identical onboard response characteristics. Traditional physics-based inverse analysis strategies (such as iterative finite element model refinement) are extremely computationally expensive at the scale of a continuous network-wide survey, and are highly sensitive to modeling uncertainties. The maturity of deep learning has opened up a fundamentally different path: AI-based inverse mapping models directly learn the complex nonlinear mapping relationships between sensor observations and track conditions from the data, replacing explicit physical inversion with statistical surrogate models, resulting in an inference cost that is virtually negligible. Such models</w:t>
      </w:r>
      <w:r>
        <w:rPr>
          <w:rFonts w:hint="eastAsia"/>
        </w:rPr>
        <w:t xml:space="preserve"> </w:t>
      </w:r>
      <w:r>
        <w:t>have now become an indispensable algorithmic bridge between the raw outputs of onboard sensor systems and the actionable track condition information required for intelligent operations and maintenance.</w:t>
      </w:r>
    </w:p>
    <w:p w14:paraId="1E762292" w14:textId="77777777" w:rsidR="003E7760" w:rsidRDefault="00000000">
      <w:pPr>
        <w:ind w:firstLineChars="100" w:firstLine="240"/>
      </w:pPr>
      <w:r>
        <w:t>The core challenge in realizing the full diagnostic potential of on-board vibration and noise sensing systems lies not only in accurate signal processing but also in solving an inherently ill-posed inverse problem: reconstructing the spatially distributed mechanical state of the track from the integrated, coupled dynamic response measured at the vehicle body.</w:t>
      </w:r>
      <w:r>
        <w:rPr>
          <w:rFonts w:hint="eastAsia"/>
        </w:rPr>
        <w:t xml:space="preserve"> </w:t>
      </w:r>
      <w:r>
        <w:t>The physical forward process is well characterized: track geometric irregularities, local stiffness deficiencies, and rail surface defects each excite characteristic dynamic modes in the vehicle-track coupled system, and their effects can be measured at multiple locations on the vehicle in the form of acceleration, velocity, or acoustic signatures. However, the challenge in the inverse direction is far more daunting.</w:t>
      </w:r>
      <w:r>
        <w:rPr>
          <w:rFonts w:hint="eastAsia"/>
        </w:rPr>
        <w:t xml:space="preserve"> </w:t>
      </w:r>
      <w:r>
        <w:t>The observed vehicle body response is the result of complex convolution of multiple track excitation sources, filtered through the frequency-selective dynamics of the vehicle suspension and wheel-axle system, and further disturbed by wheel out-of-roundness, aerodynamic loads, and measurement noise. Consequently, under different operating speeds and vehicle configurations, various combinations of track defects may produce nearly identical on-board signatures, rendering the mapping relationship inherently non-unique. Classic physics-based inversion strategies (such as iterative finite element model refinement or Kalman filter-based state estimation) are either computationally prohibitively expensive at the scale of a full-network continuous survey or require idealized linear structural assumptions—assumptions that are difficult to justify in the presence of contact nonlinearities and spatially heterogeneous track characteristics. These limitations form the core motivation for AI-based inverse mapping: learning effective inverse operators directly from data without requiring explicit analytical forms—since the underlying physics itself cannot provide such forms.</w:t>
      </w:r>
    </w:p>
    <w:p w14:paraId="0F43C592" w14:textId="77777777" w:rsidR="003E7760" w:rsidRDefault="00000000">
      <w:pPr>
        <w:ind w:firstLineChars="100" w:firstLine="240"/>
      </w:pPr>
      <w:r>
        <w:lastRenderedPageBreak/>
        <w:t>Previous AI-based inverse mapping methods have established a rich set of learnable solutions for this problem. For example, end-to-end deep neural networks that map vehicle body acceleration to track mass index</w:t>
      </w:r>
      <w:r>
        <w:rPr>
          <w:rFonts w:hint="eastAsia"/>
        </w:rPr>
        <w:t xml:space="preserve"> </w:t>
      </w:r>
      <w:r>
        <w:fldChar w:fldCharType="begin"/>
      </w:r>
      <w:r>
        <w:instrText xml:space="preserve"> ADDIN ZOTERO_ITEM CSL_CITATION {"citationID":"jSa1VeUE","properties":{"formattedCitation":"(Ma {\\i{}et al.}, 2019)","plainCitation":"(Ma et al., 2019)","noteIndex":0},"citationItems":[{"id":1974,"uris":["http://zotero.org/users/12349779/items/BSQ42YY7"],"itemData":{"id":1974,"type":"article-journal","abstract":"Track quality evaluation is fundamental for track maintenance. Around the world, track geometry standards are established to evaluate track quality. However, these standards may not be capable of detecting some abnormal track geometry conditions that can cause considerable vehicle-body vibration. And people gradually realized that track quality evaluation should be based not only on track geometry but also on vehicle performance. Vehicle-body vibration prediction is beneficial for locating potential track geometry defects, and the predicted accelerations can be used as an auxiliary index for assessing track quality. For this purpose, this paper gives a method to predict vehicle-body vibration based on deep learning, which represents one of the newest areas in artificial intelligence. By integrating convolutional neural network (CNN) and long short-term memory (LSTM), a CNN-LSTM model is proposed to make accurate and point-wise prediction. To achieve the optimal performance and explore the internal mechanism of the model, structural configurations and inner states are extensively studied. CNN-LSTM can take advantage of the powerful feature extraction capacity of CNN and LSTM, and outperforms the fully-connected neural network and the plain LSTM on the experimental data of a high-speed railway. In detail, CNN-LSTM has superior performance in predicting vertical vehicle-body vibration below 10 Hz and lateral vehicle-body vibration below 1 Hz. Moreover, analysis shows that the predicted vehicle-body acceleration can act as a performance-based evaluation index of track quality.","container-title":"IEEE Access","DOI":"10.1109/ACCESS.2019.2960537","ISSN":"2169-3536","page":"185099-185107","source":"IEEE Xplore","title":"Deep learning for track quality evaluation of high-speed railway based on vehicle-body vibration prediction","volume":"7","author":[{"family":"Ma","given":"Shuai"},{"family":"Gao","given":"Liang"},{"family":"Liu","given":"Xiubo"},{"family":"Lin","given":"Jing"}],"issued":{"date-parts":[["2019"]]}}}],"schema":"https://github.com/citation-style-language/schema/raw/master/csl-citation.json"} </w:instrText>
      </w:r>
      <w:r>
        <w:fldChar w:fldCharType="separate"/>
      </w:r>
      <w:r>
        <w:rPr>
          <w:rFonts w:cs="Times New Roman"/>
          <w:kern w:val="0"/>
        </w:rPr>
        <w:t xml:space="preserve">(Ma </w:t>
      </w:r>
      <w:r>
        <w:rPr>
          <w:rFonts w:cs="Times New Roman"/>
          <w:i/>
          <w:iCs/>
          <w:kern w:val="0"/>
        </w:rPr>
        <w:t>et al.</w:t>
      </w:r>
      <w:r>
        <w:rPr>
          <w:rFonts w:cs="Times New Roman"/>
          <w:kern w:val="0"/>
        </w:rPr>
        <w:t>, 2019)</w:t>
      </w:r>
      <w:r>
        <w:fldChar w:fldCharType="end"/>
      </w:r>
      <w:r>
        <w:rPr>
          <w:rFonts w:hint="eastAsia"/>
        </w:rPr>
        <w:t xml:space="preserve">, </w:t>
      </w:r>
      <w:r>
        <w:t>multi-scale convolutional architectures for defect classification</w:t>
      </w:r>
      <w:r>
        <w:rPr>
          <w:rFonts w:hint="eastAsia"/>
        </w:rPr>
        <w:t xml:space="preserve"> </w:t>
      </w:r>
      <w:r>
        <w:fldChar w:fldCharType="begin"/>
      </w:r>
      <w:r>
        <w:instrText xml:space="preserve"> ADDIN ZOTERO_ITEM CSL_CITATION {"citationID":"IMsaKUKH","properties":{"formattedCitation":"(Acikgoz and Korkmaz, 2023; Y. Wang {\\i{}et al.}, 2025)","plainCitation":"(Acikgoz and Korkmaz, 2023; Y. Wang et al., 2025)","noteIndex":0},"citationItems":[{"id":1976,"uris":["http://zotero.org/users/12349779/items/9KMZPUAK"],"itemData":{"id":1976,"type":"article-journal","abstract":"The development of an automated rail line defect classification system is of great benefit, as railway tracks must be periodically monitored and inspected to guarantee the safety of rail transportation. In this paper, an effective multi-scale residual convolutional network (MSRConvNet) model is proposed to classify the different types of railway track defects. The skip connections with residual learning blocks are used to increase the effectiveness of the network. The multi-scale convolutions are connected with parallel and two skip connections in the structure to distribute detailed feature maps with each other. Therefore, different scale feature maps can be extracted. The data augmentation method is performed to ensure a balanced class distribution and to eliminate the negative effect of the imbalanced dataset. The proposed model is compared with both benchmark deep learning models and the different variations of the designed network. The results verify that the proposed model can reach superior classification fulfillment, and the MSRConvNet provides an overall accuracy of 99.83%, precision of 99.83%, sensitivity of 99.83%, specificity of 99.94%, F1-score of 99.83%, and Matthew’s correlation coefficient of 99.78% for four defect classes.","container-title":"Engineering Applications of Artificial Intelligence","DOI":"10.1016/j.engappai.2023.105965","ISSN":"0952-1976","journalAbbreviation":"Engineering Applications of Artificial Intelligence","language":"en","page":"105965","source":"ScienceDirect","title":"MSRConvNet: Classification of railway track defects using multi-scale residual convolutional neural network","title-short":"MSRConvNet","volume":"121","author":[{"family":"Acikgoz","given":"Hakan"},{"family":"Korkmaz","given":"Deniz"}],"issued":{"date-parts":[["2023",5,1]]}},"label":"page"},{"id":1981,"uris":["http://zotero.org/users/12349779/items/D9ENPHXN"],"itemData":{"id":1981,"type":"article-journal","abstract":"Leveraging acceleration sensors affixed to the train body enables continuous surveillance of rail corrugation, delivering cost-effectiveness, operational efficiency, and portability. Establishing the correlation between vertical body acceleration and rail corrugation poses a substantial challenge. To ensure uninterrupted monitoring of rail corrugation, an initial development involved constructing a train-track integrated simulation model that accounted for the dynamics of flexible wheelsets and tracks, thereby generating a simulated dataset of vertical body acceleration. Subsequent improvements were made to the conventional Convolutional Block Attention Module (CBAM) architecture, culminating in the proposal of a deep one-dimensional convolutional residual network model named Train Body Vertical Acceleration Network (TBVA-Net), founded on an improved CBAM framework. Training was conducted using the simulated dataset, showcasing the reduced model complexity and total parameter count of the improved CBAM architecture, which notably amplified classification accuracy. The TBVA-Net, employing the refined CBAM, consistently achieved test accuracies exceeding 95%, averaging at 98.6% on the simulated dataset. Validation through field-measured data corroborated the rationale behind the proposed TBVA-Net architecture. Fine-tuning with a limited subset of labeled field data led to a transfer accuracy of 98.5%. This paper presents an innovative approach for detecting rail corrugation through vertical acceleration signals obtained from operational vehicles.","container-title":"Engineering Applications of Artificial Intelligence","DOI":"10.1016/j.engappai.2025.110349","ISSN":"0952-1976","journalAbbreviation":"Engineering Applications of Artificial Intelligence","page":"110349","source":"ScienceDirect","title":"On-board detection of rail corrugation using improved convolutional block attention mechanism","volume":"146","author":[{"family":"Wang","given":"Yang"},{"family":"Xiao","given":"Hong"},{"family":"Ma","given":"Chaozhi"},{"family":"Zhang","given":"Zhihai"},{"family":"Cui","given":"Xuhao"},{"family":"Xu","given":"Aimin"}],"issued":{"date-parts":[["2025",4,15]]}},"label":"page"}],"schema":"https://github.com/citation-style-language/schema/raw/master/csl-citation.json"} </w:instrText>
      </w:r>
      <w:r>
        <w:fldChar w:fldCharType="separate"/>
      </w:r>
      <w:r>
        <w:rPr>
          <w:rFonts w:cs="Times New Roman"/>
          <w:kern w:val="0"/>
        </w:rPr>
        <w:t xml:space="preserve">(Acikgoz and Korkmaz, 2023; Y. Wang </w:t>
      </w:r>
      <w:r>
        <w:rPr>
          <w:rFonts w:cs="Times New Roman"/>
          <w:i/>
          <w:iCs/>
          <w:kern w:val="0"/>
        </w:rPr>
        <w:t>et al.</w:t>
      </w:r>
      <w:r>
        <w:rPr>
          <w:rFonts w:cs="Times New Roman"/>
          <w:kern w:val="0"/>
        </w:rPr>
        <w:t>, 2025)</w:t>
      </w:r>
      <w:r>
        <w:fldChar w:fldCharType="end"/>
      </w:r>
      <w:r>
        <w:rPr>
          <w:rFonts w:hint="eastAsia"/>
        </w:rPr>
        <w:t xml:space="preserve">, </w:t>
      </w:r>
      <w:r>
        <w:t>and multi-task frameworks for jointly estimating track parameters</w:t>
      </w:r>
      <w:r>
        <w:rPr>
          <w:rFonts w:hint="eastAsia"/>
        </w:rPr>
        <w:t xml:space="preserve"> </w:t>
      </w:r>
      <w:r>
        <w:fldChar w:fldCharType="begin"/>
      </w:r>
      <w:r>
        <w:instrText xml:space="preserve"> ADDIN ZOTERO_ITEM CSL_CITATION {"citationID":"QDwX4DYg","properties":{"formattedCitation":"(C. Li {\\i{}et al.}, 2024; Pu {\\i{}et al.}, 2024)","plainCitation":"(C. Li et al., 2024; Pu et al., 2024)","noteIndex":0},"citationItems":[{"id":1985,"uris":["http://zotero.org/users/12349779/items/HSHPK9SR"],"itemData":{"id":1985,"type":"article-journal","abstract":"Rail corrugation is a type of track geometry irregularity that induces sharp noise and reduces the service life of track components. The traditional manual inspection method of corrugation detection requires high labor costs. In general, the rail corrugation status of subway lines can be divided into three types according to wavelength: short wave, medium wave and healthy. Corrugation with different degrees of deterioration has different values of wave depth. To achieve more efficient and intelligent inspection, this study proposes a multitask learning method to detect metro rail corrugation by using in-vehicle responses and noise data. To this end, we develop a portable vehicle-mounted device to collect car body acceleration and vehicle interior noise. Second, we propose a data fusion method based on a 1/3 octave general vibration level of acceleration and noise data. Third, we develop a multitask learning model based on convolution and attention techniques that have two task towers: corrugation wavelength classification and wave depth regression. Finally, we apply the real-world data to the proposed framework. The results show that compared with single-task learning, the proposed multitask learning has a better performance in corrugation detection tasks. The F₁ score of wavelength classification increased from 0.762 to 0.971, an increase of 27%; the Mean Absolute Percentage Error of wave depth regression decreased from 12% to 4.96%, a decrease of 59%. In addition, the training time consumption can be reduced by up to 66%.","container-title":"IEEE Transactions on Intelligent Transportation Systems","DOI":"10.1109/TITS.2023.3334290","ISSN":"1558-0016","issue":"6","page":"5045-5058","source":"IEEE Xplore","title":"A multitask learning method for rail corrugation detection using in-vehicle responses and noise data","volume":"25","author":[{"family":"Li","given":"Chenzhong"},{"family":"Sun","given":"Huakun"},{"family":"Li","given":"Wangyijia"},{"family":"Wang","given":"Yifeng"},{"family":"Wan","given":"Zhuang"},{"family":"Wu","given":"Weijun"},{"family":"Wang","given":"Ping"},{"family":"He","given":"Qing"}],"issued":{"date-parts":[["2024",6]]}},"label":"page"},{"id":1984,"uris":["http://zotero.org/users/12349779/items/9DLPN2P7"],"itemData":{"id":1984,"type":"article-journal","abstract":"Railway major technical standards (RMTSs) are prerequisites for subsequent railway design processes, which have fundamental influences on controlling railway transport capacity and investment. However, the traditional manual decision process is laborious and time-consuming. It also has difficulties in quantifying the interrelations among different standard parameters. In this paper, we propose a so-called voting election framework for efficient RMTS decision-making, in which three stages, namely constituency partition, constituency election and ballot summary, are developed. Then, for constituency election, four types of multi-task neural networks, namely, cascaded, overall parallel, grouped parallel and hybrid multi-task neural networks, are designed to identify the interrelations among six kinds of RMTSs. Besides, hyperparameter fine-tuning experiments are conducted to optimize the performance of the proposed networks. Finally, based on a dataset comprising realistic railway cases, it is found that the grouped parallel multi-task neural network performs the best by achieving an average decision accuracy of 86.9% compared to manual decision results and by outperforming the previous single-task neural network method by 10.7% in average decision accuracy.","container-title":"IEEE Transactions on Intelligent Transportation Systems","DOI":"10.1109/TITS.2023.3338146","ISSN":"1558-0016","issue":"6","page":"5904-5918","source":"IEEE Xplore","title":"Multi-task deep learning methods for determining railway major technical standards","volume":"25","author":[{"family":"Pu","given":"Hao"},{"family":"Wang","given":"Guanghui"},{"family":"Song","given":"Taoran"},{"family":"Schonfeld","given":"Paul"},{"family":"Zhang","given":"Hong"}],"issued":{"date-parts":[["2024",6]]}},"label":"page"}],"schema":"https://github.com/citation-style-language/schema/raw/master/csl-citation.json"} </w:instrText>
      </w:r>
      <w:r>
        <w:fldChar w:fldCharType="separate"/>
      </w:r>
      <w:r>
        <w:rPr>
          <w:rFonts w:cs="Times New Roman"/>
          <w:kern w:val="0"/>
        </w:rPr>
        <w:t xml:space="preserve">(C. Li </w:t>
      </w:r>
      <w:r>
        <w:rPr>
          <w:rFonts w:cs="Times New Roman"/>
          <w:i/>
          <w:iCs/>
          <w:kern w:val="0"/>
        </w:rPr>
        <w:t>et al.</w:t>
      </w:r>
      <w:r>
        <w:rPr>
          <w:rFonts w:cs="Times New Roman"/>
          <w:kern w:val="0"/>
        </w:rPr>
        <w:t xml:space="preserve">, 2024; Pu </w:t>
      </w:r>
      <w:r>
        <w:rPr>
          <w:rFonts w:cs="Times New Roman"/>
          <w:i/>
          <w:iCs/>
          <w:kern w:val="0"/>
        </w:rPr>
        <w:t>et al.</w:t>
      </w:r>
      <w:r>
        <w:rPr>
          <w:rFonts w:cs="Times New Roman"/>
          <w:kern w:val="0"/>
        </w:rPr>
        <w:t>, 2024)</w:t>
      </w:r>
      <w:r>
        <w:fldChar w:fldCharType="end"/>
      </w:r>
      <w:r>
        <w:rPr>
          <w:rFonts w:hint="eastAsia"/>
        </w:rPr>
        <w:t xml:space="preserve"> </w:t>
      </w:r>
      <w:r>
        <w:t>collectively demonstrate that the wheel-rail–vehicle dynamic transfer chain encodes track state information sufficient to support data-driven inversion.</w:t>
      </w:r>
      <w:r>
        <w:rPr>
          <w:rFonts w:hint="eastAsia"/>
        </w:rPr>
        <w:t xml:space="preserve"> </w:t>
      </w:r>
      <w:r>
        <w:t>However, the gap between laboratory-scale proof-of-concept and full-network operational deployment remains vast, and bridging this gap requires a fundamental reevaluation of how inverse mapping models are designed, trained, and validated.</w:t>
      </w:r>
    </w:p>
    <w:p w14:paraId="62DF0486" w14:textId="77777777" w:rsidR="003E7760" w:rsidRDefault="00000000">
      <w:pPr>
        <w:ind w:firstLineChars="100" w:firstLine="240"/>
      </w:pPr>
      <w:r>
        <w:t>At the same time, the most significant structural limitation of the current generation of inverse mapping models is their implicit assumption of stationarity. Every supervised learning model implicitly encodes a prior distribution regarding the joint distribution of input signals and output track states observed during training. When a model trained on summer data from flat terrain is deployed on a winter mountain slope line, the mechanics of wheel-rail contact, the thermal behavior of ballast, and the aerodynamic load spectrum will all shift simultaneously—and the trained mapping model will confuse track conditions with these operational effects, losing calibration accuracy in a systematic manner that is difficult to detect in the absence of ground truth.</w:t>
      </w:r>
      <w:r>
        <w:rPr>
          <w:rFonts w:hint="eastAsia"/>
        </w:rPr>
        <w:t xml:space="preserve"> </w:t>
      </w:r>
      <w:r>
        <w:t>This issue is not marginal but fundamental: the entire value proposition of on-board continuous sensing hinges on the ability of models calibrated during dedicated measurement periods to generalize to daily passenger operations under all conditions.</w:t>
      </w:r>
    </w:p>
    <w:p w14:paraId="1A2AA03E" w14:textId="77777777" w:rsidR="003E7760" w:rsidRDefault="00000000">
      <w:pPr>
        <w:ind w:firstLineChars="100" w:firstLine="240"/>
      </w:pPr>
      <w:r>
        <w:t>A promising research direction to address this challenge lies in domain-adversarial training frameworks, which explicitly decouple track-state-dependent features from operational-condition-dependent confounding factors, training models to generate representations capable of predicting track states while maintaining invariance to speed, vehicle load, and seasonal factors.</w:t>
      </w:r>
      <w:r>
        <w:rPr>
          <w:rFonts w:hint="eastAsia"/>
        </w:rPr>
        <w:t xml:space="preserve"> </w:t>
      </w:r>
      <w:r>
        <w:t>Complementing this, meta-learning approaches—which train models on a task distribution rather than a single task—offer the potential for rapid, low-data-requirement adaptation to new operational conditions or previously unencountered track geometries, thereby significantly reducing the need for re-calibration data when deploying models to new network segments. The construction of standardized, cross-network benchmark datasets capable of capturing the full diversity of operational conditions across multiple railway systems will serve as an indispensable foundational project for advancing and fairly evaluating the aforementioned adaptive strategies.</w:t>
      </w:r>
    </w:p>
    <w:p w14:paraId="21179EA9" w14:textId="77777777" w:rsidR="003E7760" w:rsidRDefault="00000000">
      <w:pPr>
        <w:ind w:firstLineChars="100" w:firstLine="240"/>
      </w:pPr>
      <w:r>
        <w:t xml:space="preserve">Equally critical and equally unresolved is the fact that virtually all deployed inverse mapping systems lack quantification of uncertainty. Current models provide only point </w:t>
      </w:r>
      <w:r>
        <w:lastRenderedPageBreak/>
        <w:t>estimates without confidence intervals—whether for predicted track quality indices, classified defect types, or reconstructed stiffness fields—and thus offer no basis for maintenance decision-makers to distinguish between high-confidence diagnostic conclusions and unreliable extrapolations for out-of-distribution inputs. This is unacceptable in safety-critical infrastructure scenarios: tamping operations triggered by overconfident, degraded predictions waste maintenance budgets and disrupt traffic; while sections of the road misclassified as healthy due to false confidence pose safety hazards. The field must advance toward probabilistic inverse mapping, incorporating a posterior distribution with each output to honestly characterize aleatory uncertainty—irreducible noise in sensor observations—and epistemic uncertainty—the model’s lack of knowledge in regions of the input space where training data coverage is insufficient. Deep ensemble learning, Monte Carlo Dropout, Bayesian neural networks, and conformal prediction all offer viable approximations to this ideal, each presenting different trade-offs between calibration quality, computational cost, and deployment complexity. Among these, conformal prediction is particularly attractive for operational deployment because it provides guarantees of coverage with limited samples without requiring distribution assumptions, enabling maintenance engineers to use prediction intervals that are statistically valid regardless of the underlying model architecture. Integrating uncertainty-aware outputs into the decision-making layer—where the predicted state distribution is propagated through a risk model to generate maintenance recommendations with explicit confidence levels—represents a decisive leap from AI-based diagnostic tools to AI-based decision support systems.</w:t>
      </w:r>
    </w:p>
    <w:p w14:paraId="468DB5B6" w14:textId="77777777" w:rsidR="003E7760" w:rsidRDefault="00000000">
      <w:pPr>
        <w:ind w:firstLineChars="100" w:firstLine="240"/>
      </w:pPr>
      <w:r>
        <w:rPr>
          <w:rFonts w:hint="eastAsia"/>
        </w:rPr>
        <w:t>PINN</w:t>
      </w:r>
      <w:r>
        <w:t xml:space="preserve"> offer</w:t>
      </w:r>
      <w:r>
        <w:rPr>
          <w:rFonts w:hint="eastAsia"/>
        </w:rPr>
        <w:t>s</w:t>
      </w:r>
      <w:r>
        <w:t xml:space="preserve"> a structurally distinct and theoretically grounded approach to simultaneously address the aforementioned challenges.</w:t>
      </w:r>
      <w:r>
        <w:rPr>
          <w:rFonts w:hint="eastAsia"/>
        </w:rPr>
        <w:t xml:space="preserve"> </w:t>
      </w:r>
      <w:r>
        <w:t>By directly embedding the partial differential equations governing track-structure dynamicsinto the training loss as physical residual terms</w:t>
      </w:r>
      <w:r>
        <w:rPr>
          <w:rFonts w:hint="eastAsia"/>
        </w:rPr>
        <w:t xml:space="preserve"> </w:t>
      </w:r>
      <w:r>
        <w:fldChar w:fldCharType="begin"/>
      </w:r>
      <w:r>
        <w:instrText xml:space="preserve"> ADDIN ZOTERO_ITEM CSL_CITATION {"citationID":"YZG3kdpx","properties":{"formattedCitation":"(Ding {\\i{}et al.}, 2024; Q. Wang {\\i{}et al.}, 2024)","plainCitation":"(Ding et al., 2024; Q. Wang et al., 2024)","noteIndex":0},"citationItems":[{"id":1745,"uris":["http://zotero.org/users/12349779/items/S9ESRFEN"],"itemData":{"id":1745,"type":"article-journal","abstract":"As a fundamental mathematical tool in many engineering disciplines, coupled differential equation groups are being widely used to model complex structures containing multiple physical quantities. Engineers constantly adjust structural parameters at the design stage, which requires a highly efficient solver. The rise of deep learning technologies has offered new perspectives on this task. Unfortunately, existing black-box models suffer from poor accuracy and robustness, while the advanced methodologies of single-output operator regression cannot deal with multiple quantities simultaneously. To address these challenges, we propose PINO-CDE, a deep learning framework for solving coupled differential equation groups (CDEs) along with an equation normalization algorithm for performance enhancing. Based on the theory of physics-informed neural operator (PINO), PINO-CDE uses a single network for all quantities in a CDEs, instead of training dozens, or even hundreds of networks as in the existing literature. We demonstrate the flexibility and feasibility of PINO-CDE for one toy example and two engineering applications: vehicle-track coupled dynamics (VTCD) and reliability assessment for a four-storey building (uncertainty propagation). The performance of VTCD indicates that PINO-CDE outperforms existing software and deep learning-based methods in terms of efficiency and precision, respectively. For the uncertainty propagation task, PINO-CDE provides higher-resolution results in less than a quarter of the time incurred when using the probability density evolution method (PDEM). This framework integrates engineering dynamics and deep learning technologies and may reveal a new concept for CDEs solving and uncertainty propagation.","container-title":"Mechanical Systems and Signal Processing","DOI":"10.1016/j.ymssp.2023.111014","ISSN":"0888-3270","journalAbbreviation":"Mechanical Systems and Signal Processing","page":"111014","source":"ScienceDirect","title":"Solving coupled differential equation groups using PINO-CDE","volume":"208","author":[{"family":"Ding","given":"Wenhao"},{"family":"He","given":"Qing"},{"family":"Tong","given":"Hanghang"},{"family":"Wang","given":"Qingjing"},{"family":"Wang","given":"Ping"}],"issued":{"date-parts":[["2024",2,15]]}},"label":"page"},{"id":1989,"uris":["http://zotero.org/users/12349779/items/IE5LCP66"],"itemData":{"id":1989,"type":"article-journal","abstract":"In railway transportation, the evaluation of track irregularities is an indispensable requirement to ensure the safety and comfort of railway vehicles. A promising approach is to directly use vehicle...","DOI":"10.1111/mice.13367","language":"en","source":"onlinelibrary.wiley.com","title":"A branched fourier neural operator for efficient calculation of vehicle–track spatially coupled dynamics","URL":"https://onlinelibrary.wiley.com/doi/10.1111/mice.13367","author":[{"family":"Wang","given":"Qingjing"},{"family":"Sun","given":"Huakun"},{"family":"He","given":"Qing"},{"family":"Li","given":"Peihai"},{"family":"Sun","given":"Yu"},{"family":"Wu","given":"Weijun"},{"family":"Lyu","given":"Guanren"},{"family":"Wang","given":"Ping"}],"accessed":{"date-parts":[["2026",4,3]]},"issued":{"date-parts":[["2024",12,2]]}},"label":"page"}],"schema":"https://github.com/citation-style-language/schema/raw/master/csl-citation.json"} </w:instrText>
      </w:r>
      <w:r>
        <w:fldChar w:fldCharType="separate"/>
      </w:r>
      <w:r>
        <w:rPr>
          <w:rFonts w:cs="Times New Roman"/>
          <w:kern w:val="0"/>
        </w:rPr>
        <w:t xml:space="preserve">(Ding </w:t>
      </w:r>
      <w:r>
        <w:rPr>
          <w:rFonts w:cs="Times New Roman"/>
          <w:i/>
          <w:iCs/>
          <w:kern w:val="0"/>
        </w:rPr>
        <w:t>et al.</w:t>
      </w:r>
      <w:r>
        <w:rPr>
          <w:rFonts w:cs="Times New Roman"/>
          <w:kern w:val="0"/>
        </w:rPr>
        <w:t xml:space="preserve">, 2024; Q. Wang </w:t>
      </w:r>
      <w:r>
        <w:rPr>
          <w:rFonts w:cs="Times New Roman"/>
          <w:i/>
          <w:iCs/>
          <w:kern w:val="0"/>
        </w:rPr>
        <w:t>et al.</w:t>
      </w:r>
      <w:r>
        <w:rPr>
          <w:rFonts w:cs="Times New Roman"/>
          <w:kern w:val="0"/>
        </w:rPr>
        <w:t>, 2024)</w:t>
      </w:r>
      <w:r>
        <w:fldChar w:fldCharType="end"/>
      </w:r>
      <w:r>
        <w:rPr>
          <w:rFonts w:hint="eastAsia"/>
        </w:rPr>
        <w:t xml:space="preserve">, </w:t>
      </w:r>
      <w:r>
        <w:t>PINNs impose continuous structural consistency constraints across the entire spatio-temporal domain rather than merely at discrete training points. In the inverse configuration, unknown physical parameters—such as foundation stiffness distribution, ballast damping coefficients, or local damage indices—are treated as additional trainable variables and recovered in tandem with the response field by minimizing a data-physical joint loss.</w:t>
      </w:r>
    </w:p>
    <w:p w14:paraId="05B4DFB6" w14:textId="77777777" w:rsidR="003E7760" w:rsidRDefault="00000000">
      <w:pPr>
        <w:ind w:firstLineChars="100" w:firstLine="240"/>
      </w:pPr>
      <w:r>
        <w:t xml:space="preserve">This framework possesses several properties directly relevant to operations: physical residuals serve as a powerful regularization mechanism under sparse sensor conditions, enabling reliable parameter identification from data with a measurement density far lower than that required by purely data-driven methods; the recovered parameters can be interpreted directly as physical quantities rather than abstract latent variables; physical constraints implicitly encode prior knowledge about structural behavior, partially mitigating distribution shifts by anchoring the model to physical laws that hold </w:t>
      </w:r>
      <w:r>
        <w:lastRenderedPageBreak/>
        <w:t>regardless of operational conditions</w:t>
      </w:r>
      <w:r>
        <w:rPr>
          <w:rFonts w:hint="eastAsia"/>
        </w:rPr>
        <w:t xml:space="preserve"> </w:t>
      </w:r>
      <w:r>
        <w:fldChar w:fldCharType="begin"/>
      </w:r>
      <w:r>
        <w:instrText xml:space="preserve"> ADDIN ZOTERO_ITEM CSL_CITATION {"citationID":"leRc0xO8","properties":{"formattedCitation":"(Haghighat {\\i{}et al.}, 2021; Xu and Darve, 2021)","plainCitation":"(Haghighat et al., 2021; Xu and Darve, 2021)","noteIndex":0},"citationItems":[{"id":1991,"uris":["http://zotero.org/users/12349779/items/26ERQMSP"],"itemData":{"id":1991,"type":"article-journal","abstract":"We present the application of a class of deep learning, known as Physics Informed Neural Networks (PINN), to inversion and surrogate modeling in solid mechanics. We explain how to incorporate the momentum balance and constitutive relations into PINN, and explore in detail the application to linear elasticity, and illustrate its extension to nonlinear problems through an example that showcases von Mises elastoplasticity. While common PINN algorithms are based on training one deep neural network (DNN), we propose a multi-network model that results in more accurate representation of the field variables. To validate the model, we test the framework on synthetic data generated from analytical and numerical reference solutions. We study convergence of the PINN model, and show that Isogeometric Analysis (IGA) results in superior accuracy and convergence characteristics compared with classic low-order Finite Element Method (FEM). We also show the applicability of the framework for transfer learning, and find vastly accelerated convergence during network re-training. Finally, we find that honoring the physics leads to improved robustness: when trained only on a few parameters, we find that the PINN model can accurately predict the solution for a wide range of parameters new to the network—thus pointing to an important application of this framework to sensitivity analysis and surrogate modeling.","container-title":"Computer Methods in Applied Mechanics and Engineering","DOI":"10.1016/j.cma.2021.113741","ISSN":"0045-7825","journalAbbreviation":"Computer Methods in Applied Mechanics and Engineering","language":"en","page":"113741","source":"ScienceDirect","title":"A physics-informed deep learning framework for inversion and surrogate modeling in solid mechanics","volume":"379","author":[{"family":"Haghighat","given":"Ehsan"},{"family":"Raissi","given":"Maziar"},{"family":"Moure","given":"Adrian"},{"family":"Gomez","given":"Hector"},{"family":"Juanes","given":"Ruben"}],"issued":{"date-parts":[["2021",6,1]]}},"label":"page"},{"id":1994,"uris":["http://zotero.org/users/12349779/items/DXV2PM6V"],"itemData":{"id":1994,"type":"article-journal","abstract":"Inverse problems associated with stochastic models constitute a significant portion of scientific and engineering applications. In such cases the unknown quantities are distributions. The applicability of traditional methods is limited because of their demanding assumptions or prohibitive computational consumption; for example, maximum likelihood methods require closed-form density functions, and Markov Chain Monte Carlo needs a large number of simulations. We propose a new method that estimates the unknown distribution by matching the statistical properties between observed and simulated random processes. We leverage the expressive power of neural networks to approximate the unknown distribution and use a discriminative neural network for computing the statistical discrepancies between the observed and simulated random processes. We demonstrated numerically that the proposed methods can estimate both the model parameters and learn complicated unknown distributions.","container-title":"Computer Methods in Applied Mechanics and Engineering","DOI":"10.1016/j.cma.2021.113976","ISSN":"0045-7825","journalAbbreviation":"Computer Methods in Applied Mechanics and Engineering","page":"113976","source":"ScienceDirect","title":"Solving inverse problems in stochastic models using deep neural networks and adversarial training","volume":"384","author":[{"family":"Xu","given":"Kailai"},{"family":"Darve","given":"Eric"}],"issued":{"date-parts":[["2021",10,1]]}},"label":"page"}],"schema":"https://github.com/citation-style-language/schema/raw/master/csl-citation.json"} </w:instrText>
      </w:r>
      <w:r>
        <w:fldChar w:fldCharType="separate"/>
      </w:r>
      <w:r>
        <w:rPr>
          <w:rFonts w:cs="Times New Roman"/>
          <w:kern w:val="0"/>
        </w:rPr>
        <w:t xml:space="preserve">(Haghighat </w:t>
      </w:r>
      <w:r>
        <w:rPr>
          <w:rFonts w:cs="Times New Roman"/>
          <w:i/>
          <w:iCs/>
          <w:kern w:val="0"/>
        </w:rPr>
        <w:t>et al.</w:t>
      </w:r>
      <w:r>
        <w:rPr>
          <w:rFonts w:cs="Times New Roman"/>
          <w:kern w:val="0"/>
        </w:rPr>
        <w:t>, 2021; Xu and Darve, 2021)</w:t>
      </w:r>
      <w:r>
        <w:fldChar w:fldCharType="end"/>
      </w:r>
      <w:r>
        <w:t xml:space="preserve">. </w:t>
      </w:r>
    </w:p>
    <w:p w14:paraId="20FA169A" w14:textId="77777777" w:rsidR="003E7760" w:rsidRDefault="00000000">
      <w:pPr>
        <w:ind w:firstLineChars="100" w:firstLine="240"/>
      </w:pPr>
      <w:r>
        <w:t>Despite these advantages, the application of PINN to large-scale railway inverse problems remains in its infancy and faces non-trivial obstacles.</w:t>
      </w:r>
      <w:r>
        <w:rPr>
          <w:rFonts w:hint="eastAsia"/>
        </w:rPr>
        <w:t xml:space="preserve"> </w:t>
      </w:r>
      <w:r>
        <w:t>A significant challenge that cannot be overlooked is that the contact mechanics at the wheel-rail interface exhibit strong nonlinearity, velocity dependence, and spatial randomness, making it difficult to express them in a compact PDE form. The spatial non-stationarity of real-world track characteristics at scales far smaller than standard measurement segment lengths makes it difficult to justify the assumption of a smoothly parameterized PDE domain. The computational cost of evaluating higher-order spatial and temporal derivatives via automatic differentiation on large-scale rail network length datasets remains a practical obstacle to deployment. A promising research frontier lies in hierarchical hybrid architectures: a PINN component constrains the dynamic response at the single-sleeper-spacing scale, where physical mechanisms are well-understood, coupled with a data-driven component that learns effective large-scale spatial statistical patterns of stiffness and damage distribution from historical network-wide records. In this architecture, physical constraints are no longer universal hard constraints but rather scale-specific regularization mechanisms—most stringent where the physical model is most accurate, and most lenient where data-driven learning can compensate for modeling uncertainties.</w:t>
      </w:r>
    </w:p>
    <w:p w14:paraId="5D15406D" w14:textId="4C6BBAF2"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9</w:t>
      </w:r>
      <w:r w:rsidR="000037C7">
        <w:rPr>
          <w:b/>
          <w:bCs/>
        </w:rPr>
        <w:fldChar w:fldCharType="end"/>
      </w:r>
      <w:r>
        <w:rPr>
          <w:rFonts w:hint="eastAsia"/>
          <w:b/>
          <w:bCs/>
        </w:rPr>
        <w:t xml:space="preserve">. </w:t>
      </w:r>
      <w:r>
        <w:rPr>
          <w:rFonts w:hint="eastAsia"/>
        </w:rPr>
        <w:t>Core Challenges in AI-Based Inverse Mapping</w:t>
      </w:r>
    </w:p>
    <w:tbl>
      <w:tblPr>
        <w:tblStyle w:val="afa"/>
        <w:tblW w:w="0" w:type="auto"/>
        <w:tblLook w:val="04A0" w:firstRow="1" w:lastRow="0" w:firstColumn="1" w:lastColumn="0" w:noHBand="0" w:noVBand="1"/>
      </w:tblPr>
      <w:tblGrid>
        <w:gridCol w:w="1577"/>
        <w:gridCol w:w="3365"/>
        <w:gridCol w:w="3364"/>
      </w:tblGrid>
      <w:tr w:rsidR="003E7760" w14:paraId="7A786A9E" w14:textId="77777777" w:rsidTr="003E7760">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13558385" w14:textId="77777777" w:rsidR="003E7760" w:rsidRDefault="00000000">
            <w:pPr>
              <w:ind w:firstLineChars="0" w:firstLine="0"/>
              <w:jc w:val="center"/>
              <w:rPr>
                <w:b/>
                <w:bCs/>
              </w:rPr>
            </w:pPr>
            <w:r>
              <w:rPr>
                <w:rFonts w:hint="eastAsia"/>
                <w:b/>
                <w:bCs/>
              </w:rPr>
              <w:t>Challenge</w:t>
            </w:r>
          </w:p>
        </w:tc>
        <w:tc>
          <w:tcPr>
            <w:tcW w:w="0" w:type="auto"/>
            <w:vAlign w:val="center"/>
          </w:tcPr>
          <w:p w14:paraId="52A34AB3" w14:textId="77777777" w:rsidR="003E7760" w:rsidRDefault="00000000">
            <w:pPr>
              <w:ind w:firstLineChars="0" w:firstLine="0"/>
              <w:jc w:val="center"/>
              <w:rPr>
                <w:b/>
                <w:bCs/>
              </w:rPr>
            </w:pPr>
            <w:r>
              <w:rPr>
                <w:rFonts w:hint="eastAsia"/>
                <w:b/>
                <w:bCs/>
              </w:rPr>
              <w:t>Description</w:t>
            </w:r>
          </w:p>
        </w:tc>
        <w:tc>
          <w:tcPr>
            <w:tcW w:w="0" w:type="auto"/>
            <w:vAlign w:val="center"/>
          </w:tcPr>
          <w:p w14:paraId="5D759682" w14:textId="77777777" w:rsidR="003E7760" w:rsidRDefault="00000000">
            <w:pPr>
              <w:ind w:firstLineChars="0" w:firstLine="0"/>
              <w:jc w:val="center"/>
              <w:rPr>
                <w:b/>
                <w:bCs/>
              </w:rPr>
            </w:pPr>
            <w:r>
              <w:rPr>
                <w:rFonts w:hint="eastAsia"/>
                <w:b/>
                <w:bCs/>
              </w:rPr>
              <w:t>Current/Future Responses</w:t>
            </w:r>
          </w:p>
        </w:tc>
      </w:tr>
      <w:tr w:rsidR="003E7760" w14:paraId="74E4EC0B" w14:textId="77777777" w:rsidTr="003E7760">
        <w:tc>
          <w:tcPr>
            <w:tcW w:w="0" w:type="auto"/>
            <w:vAlign w:val="center"/>
          </w:tcPr>
          <w:p w14:paraId="789F2A94" w14:textId="77777777" w:rsidR="003E7760" w:rsidRDefault="00000000">
            <w:pPr>
              <w:ind w:firstLineChars="0" w:firstLine="0"/>
              <w:jc w:val="center"/>
            </w:pPr>
            <w:r>
              <w:rPr>
                <w:rFonts w:hint="eastAsia"/>
              </w:rPr>
              <w:t>Ill-posedness</w:t>
            </w:r>
          </w:p>
        </w:tc>
        <w:tc>
          <w:tcPr>
            <w:tcW w:w="0" w:type="auto"/>
            <w:vAlign w:val="center"/>
          </w:tcPr>
          <w:p w14:paraId="0D316149" w14:textId="77777777" w:rsidR="003E7760" w:rsidRDefault="00000000">
            <w:pPr>
              <w:ind w:firstLineChars="0" w:firstLine="0"/>
              <w:jc w:val="center"/>
            </w:pPr>
            <w:r>
              <w:rPr>
                <w:rFonts w:hint="eastAsia"/>
              </w:rPr>
              <w:t>Non-uniqueness and lack of stability in solutions</w:t>
            </w:r>
          </w:p>
        </w:tc>
        <w:tc>
          <w:tcPr>
            <w:tcW w:w="0" w:type="auto"/>
            <w:vAlign w:val="center"/>
          </w:tcPr>
          <w:p w14:paraId="3A6DE830" w14:textId="77777777" w:rsidR="003E7760" w:rsidRDefault="00000000">
            <w:pPr>
              <w:ind w:firstLineChars="0" w:firstLine="0"/>
              <w:jc w:val="center"/>
            </w:pPr>
            <w:r>
              <w:rPr>
                <w:rFonts w:hint="eastAsia"/>
              </w:rPr>
              <w:t>Introduce physical prior knowledge and multi-task constraints</w:t>
            </w:r>
          </w:p>
        </w:tc>
      </w:tr>
      <w:tr w:rsidR="003E7760" w14:paraId="7A2BF220" w14:textId="77777777" w:rsidTr="003E7760">
        <w:tc>
          <w:tcPr>
            <w:tcW w:w="0" w:type="auto"/>
            <w:vAlign w:val="center"/>
          </w:tcPr>
          <w:p w14:paraId="0D405B4F" w14:textId="77777777" w:rsidR="003E7760" w:rsidRDefault="00000000">
            <w:pPr>
              <w:ind w:firstLineChars="0" w:firstLine="0"/>
              <w:jc w:val="center"/>
            </w:pPr>
            <w:r>
              <w:rPr>
                <w:rFonts w:hint="eastAsia"/>
              </w:rPr>
              <w:t>Distribution shift</w:t>
            </w:r>
          </w:p>
        </w:tc>
        <w:tc>
          <w:tcPr>
            <w:tcW w:w="0" w:type="auto"/>
            <w:vAlign w:val="center"/>
          </w:tcPr>
          <w:p w14:paraId="78FB9C2B" w14:textId="77777777" w:rsidR="003E7760" w:rsidRDefault="00000000">
            <w:pPr>
              <w:ind w:firstLineChars="0" w:firstLine="0"/>
              <w:jc w:val="center"/>
            </w:pPr>
            <w:r>
              <w:rPr>
                <w:rFonts w:hint="eastAsia"/>
              </w:rPr>
              <w:t>Model fails due to data distribution discrepancy between training and testing</w:t>
            </w:r>
          </w:p>
        </w:tc>
        <w:tc>
          <w:tcPr>
            <w:tcW w:w="0" w:type="auto"/>
            <w:vAlign w:val="center"/>
          </w:tcPr>
          <w:p w14:paraId="67A31FD8" w14:textId="77777777" w:rsidR="003E7760" w:rsidRDefault="00000000">
            <w:pPr>
              <w:ind w:firstLineChars="0" w:firstLine="0"/>
              <w:jc w:val="center"/>
            </w:pPr>
            <w:r>
              <w:rPr>
                <w:rFonts w:hint="eastAsia"/>
              </w:rPr>
              <w:t>Domain-adversarial training, meta-learning, and continuous adaptation</w:t>
            </w:r>
          </w:p>
        </w:tc>
      </w:tr>
      <w:tr w:rsidR="003E7760" w14:paraId="7FC74107" w14:textId="77777777" w:rsidTr="003E7760">
        <w:tc>
          <w:tcPr>
            <w:tcW w:w="0" w:type="auto"/>
            <w:vAlign w:val="center"/>
          </w:tcPr>
          <w:p w14:paraId="74762010" w14:textId="77777777" w:rsidR="003E7760" w:rsidRDefault="00000000">
            <w:pPr>
              <w:ind w:firstLineChars="0" w:firstLine="0"/>
              <w:jc w:val="center"/>
            </w:pPr>
            <w:r>
              <w:rPr>
                <w:rFonts w:hint="eastAsia"/>
              </w:rPr>
              <w:t>Labeling scarcity</w:t>
            </w:r>
          </w:p>
        </w:tc>
        <w:tc>
          <w:tcPr>
            <w:tcW w:w="0" w:type="auto"/>
            <w:vAlign w:val="center"/>
          </w:tcPr>
          <w:p w14:paraId="72B90975" w14:textId="77777777" w:rsidR="003E7760" w:rsidRDefault="00000000">
            <w:pPr>
              <w:ind w:firstLineChars="0" w:firstLine="0"/>
              <w:jc w:val="center"/>
            </w:pPr>
            <w:r>
              <w:rPr>
                <w:rFonts w:hint="eastAsia"/>
              </w:rPr>
              <w:t>Lack of sufficient labeled training data</w:t>
            </w:r>
          </w:p>
        </w:tc>
        <w:tc>
          <w:tcPr>
            <w:tcW w:w="0" w:type="auto"/>
            <w:vAlign w:val="center"/>
          </w:tcPr>
          <w:p w14:paraId="3FACD340" w14:textId="77777777" w:rsidR="003E7760" w:rsidRDefault="00000000">
            <w:pPr>
              <w:ind w:firstLineChars="0" w:firstLine="0"/>
              <w:jc w:val="center"/>
            </w:pPr>
            <w:r>
              <w:rPr>
                <w:rFonts w:hint="eastAsia"/>
              </w:rPr>
              <w:t>Leverage unlabeled data, physical guidance, foundational knowledge</w:t>
            </w:r>
          </w:p>
        </w:tc>
      </w:tr>
      <w:tr w:rsidR="003E7760" w14:paraId="7EE6CC90" w14:textId="77777777" w:rsidTr="003E7760">
        <w:tc>
          <w:tcPr>
            <w:tcW w:w="0" w:type="auto"/>
            <w:vAlign w:val="center"/>
          </w:tcPr>
          <w:p w14:paraId="6D224CEA" w14:textId="77777777" w:rsidR="003E7760" w:rsidRDefault="00000000">
            <w:pPr>
              <w:ind w:firstLineChars="0" w:firstLine="0"/>
              <w:jc w:val="center"/>
            </w:pPr>
            <w:r>
              <w:rPr>
                <w:rFonts w:hint="eastAsia"/>
              </w:rPr>
              <w:t>No uncertainty</w:t>
            </w:r>
          </w:p>
        </w:tc>
        <w:tc>
          <w:tcPr>
            <w:tcW w:w="0" w:type="auto"/>
            <w:vAlign w:val="center"/>
          </w:tcPr>
          <w:p w14:paraId="57ED9023" w14:textId="77777777" w:rsidR="003E7760" w:rsidRDefault="00000000">
            <w:pPr>
              <w:ind w:firstLineChars="0" w:firstLine="0"/>
              <w:jc w:val="center"/>
            </w:pPr>
            <w:r>
              <w:rPr>
                <w:rFonts w:hint="eastAsia"/>
              </w:rPr>
              <w:t>Lack of quantified predictive confidence and error bounds</w:t>
            </w:r>
          </w:p>
        </w:tc>
        <w:tc>
          <w:tcPr>
            <w:tcW w:w="0" w:type="auto"/>
            <w:vAlign w:val="center"/>
          </w:tcPr>
          <w:p w14:paraId="4FBF748B" w14:textId="77777777" w:rsidR="003E7760" w:rsidRDefault="00000000">
            <w:pPr>
              <w:ind w:firstLineChars="0" w:firstLine="0"/>
              <w:jc w:val="center"/>
            </w:pPr>
            <w:r>
              <w:rPr>
                <w:rFonts w:hint="eastAsia"/>
              </w:rPr>
              <w:t>Bayesian DL, deep ensembles, conformal prediction</w:t>
            </w:r>
          </w:p>
        </w:tc>
      </w:tr>
      <w:tr w:rsidR="003E7760" w14:paraId="32DB6937" w14:textId="77777777" w:rsidTr="003E7760">
        <w:tc>
          <w:tcPr>
            <w:tcW w:w="0" w:type="auto"/>
            <w:vAlign w:val="center"/>
          </w:tcPr>
          <w:p w14:paraId="0CD8F2F7" w14:textId="77777777" w:rsidR="003E7760" w:rsidRDefault="00000000">
            <w:pPr>
              <w:ind w:firstLineChars="0" w:firstLine="0"/>
              <w:jc w:val="center"/>
            </w:pPr>
            <w:r>
              <w:rPr>
                <w:rFonts w:hint="eastAsia"/>
              </w:rPr>
              <w:t>Real-time gap</w:t>
            </w:r>
          </w:p>
        </w:tc>
        <w:tc>
          <w:tcPr>
            <w:tcW w:w="0" w:type="auto"/>
            <w:vAlign w:val="center"/>
          </w:tcPr>
          <w:p w14:paraId="79EDB80E" w14:textId="77777777" w:rsidR="003E7760" w:rsidRDefault="00000000">
            <w:pPr>
              <w:ind w:firstLineChars="0" w:firstLine="0"/>
              <w:jc w:val="center"/>
            </w:pPr>
            <w:r>
              <w:rPr>
                <w:rFonts w:hint="eastAsia"/>
              </w:rPr>
              <w:t>High computational cost and latency for real-time inference</w:t>
            </w:r>
          </w:p>
        </w:tc>
        <w:tc>
          <w:tcPr>
            <w:tcW w:w="0" w:type="auto"/>
            <w:vAlign w:val="center"/>
          </w:tcPr>
          <w:p w14:paraId="2FBAF87C" w14:textId="77777777" w:rsidR="003E7760" w:rsidRDefault="00000000">
            <w:pPr>
              <w:ind w:firstLineChars="0" w:firstLine="0"/>
              <w:jc w:val="center"/>
            </w:pPr>
            <w:r>
              <w:rPr>
                <w:rFonts w:hint="eastAsia"/>
              </w:rPr>
              <w:t>Model compression, event-triggered, edge AI, streaming architectures</w:t>
            </w:r>
          </w:p>
        </w:tc>
      </w:tr>
      <w:tr w:rsidR="003E7760" w14:paraId="2955A4E5" w14:textId="77777777" w:rsidTr="003E7760">
        <w:tc>
          <w:tcPr>
            <w:tcW w:w="0" w:type="auto"/>
            <w:vAlign w:val="center"/>
          </w:tcPr>
          <w:p w14:paraId="47EBA3A5" w14:textId="77777777" w:rsidR="003E7760" w:rsidRDefault="00000000">
            <w:pPr>
              <w:ind w:firstLineChars="0" w:firstLine="0"/>
              <w:jc w:val="center"/>
            </w:pPr>
            <w:r>
              <w:rPr>
                <w:rFonts w:hint="eastAsia"/>
              </w:rPr>
              <w:t>Senction-level Silo</w:t>
            </w:r>
          </w:p>
        </w:tc>
        <w:tc>
          <w:tcPr>
            <w:tcW w:w="0" w:type="auto"/>
            <w:vAlign w:val="center"/>
          </w:tcPr>
          <w:p w14:paraId="35F1D3B3" w14:textId="77777777" w:rsidR="003E7760" w:rsidRDefault="00000000">
            <w:pPr>
              <w:ind w:firstLineChars="0" w:firstLine="0"/>
              <w:jc w:val="center"/>
            </w:pPr>
            <w:r>
              <w:rPr>
                <w:rFonts w:hint="eastAsia"/>
              </w:rPr>
              <w:t>Segmentation of knowledge or data into isolated domains</w:t>
            </w:r>
          </w:p>
        </w:tc>
        <w:tc>
          <w:tcPr>
            <w:tcW w:w="0" w:type="auto"/>
            <w:vAlign w:val="center"/>
          </w:tcPr>
          <w:p w14:paraId="19533CF1" w14:textId="77777777" w:rsidR="003E7760" w:rsidRDefault="00000000">
            <w:pPr>
              <w:ind w:firstLineChars="0" w:firstLine="0"/>
              <w:jc w:val="center"/>
            </w:pPr>
            <w:r>
              <w:rPr>
                <w:rFonts w:hint="eastAsia"/>
              </w:rPr>
              <w:t>Graph neural networks, digital twin integration</w:t>
            </w:r>
          </w:p>
        </w:tc>
      </w:tr>
    </w:tbl>
    <w:p w14:paraId="3B1D09AA" w14:textId="77777777" w:rsidR="003E7760" w:rsidRDefault="003E7760">
      <w:pPr>
        <w:ind w:firstLineChars="0"/>
      </w:pPr>
    </w:p>
    <w:p w14:paraId="4E4A10E4" w14:textId="77777777" w:rsidR="003E7760" w:rsidRDefault="00000000">
      <w:pPr>
        <w:ind w:firstLineChars="100" w:firstLine="240"/>
      </w:pPr>
      <w:r>
        <w:lastRenderedPageBreak/>
        <w:t>Looking to the long-term future, the most transformative advancement will be the emergence of spatially consistent, network-wide inverse mapping—a fundamental leap from estimating the state of isolated track segments to maintaining a continuously updated, physically consistent dynamic model of the entire railway network. No matter how accurate a single-segment model may be, it is structurally incapable of capturing phenomena that inherently belong to the network level: the spatial propagation of ballast degradation fronts from high-stress locations to adjacent sections; the load redistribution effect where local stiffness defects transfer excess dynamic loads to neighboring track units; or the systematic interaction patterns between adjacent maintenance interventions, where tamping at one location may shift the degradation gradient to an adjacent untreated section. Network-wide inverse mapping requires an architecture natively operating on a graph representation of the railway network, where nodes represent track sections or discrete infrastructure units, and edges encode physical coupling relationships and spatial adjacencies. Graph neural networks—trained to propagate physical constraints and uncertainty estimates between spatially connected nodes while assimilating heterogeneous data streams (records from periodic inspection train passes, continuous IoT sensor data, maintenance event logs, and historical weather and load data)— —provides a natural computational foundation for this network state estimation problem. The integration of a digital twin framework—with a continuously updated railway computational model serving as a dynamic prior for inversion—further enhances the physical consistency of the reconstructed state and supports prospective simulation of the consequences of candidate maintenance interventions prior to their implementation. This convergence of physically constrained deep learning, spatio-temporal graph neural networks, Bayesian state estimation, and digital twin infrastructure defines the long-term research frontier toward which current AI-based inverse mapping advancements are gradually converging, and represents the direction in which the field should deliberately direct its methodological investments.</w:t>
      </w:r>
    </w:p>
    <w:bookmarkEnd w:id="37"/>
    <w:p w14:paraId="1932A8D0" w14:textId="77777777" w:rsidR="003E7760" w:rsidRDefault="00000000">
      <w:pPr>
        <w:pStyle w:val="3"/>
        <w:spacing w:before="156"/>
      </w:pPr>
      <w:r>
        <w:t>Assessment Technology Based on AI Large Models</w:t>
      </w:r>
    </w:p>
    <w:p w14:paraId="18DABA38" w14:textId="5F6A2908" w:rsidR="00CF0176" w:rsidRPr="00CF0176" w:rsidRDefault="00CF0176" w:rsidP="00CF0176">
      <w:pPr>
        <w:ind w:firstLine="480"/>
      </w:pPr>
      <w:r w:rsidRPr="00CF0176">
        <w:t xml:space="preserve">With the continuous expansion of high-speed railway, urban rail transit, and heavy-haul railway networks, railway systems are gradually shifting from traditional experience-driven maintenance management toward data-driven, knowledge-driven, and intelligent decision-making paradigms. Railway operation and maintenance scenarios are characterized by complex equipment types, variable operating environments, strict safety constraints, and severe consequences of failures. These scenarios involve multiple subsystems, including rolling stock, track structures, turnouts, signalling systems, communication systems, catenary systems, bridges, tunnels, slopes, and dispatching control. During long-term operation, railway systems accumulate large amounts of multi-source heterogeneous data, including sensor </w:t>
      </w:r>
      <w:r w:rsidRPr="00CF0176">
        <w:lastRenderedPageBreak/>
        <w:t xml:space="preserve">monitoring data, inspection images and videos, equipment maintenance records, fault reports, accident reports, regulations, standards, dispatching logs, and emergency response documents. These data include not only structured time-series information but also a large amount of unstructured text, image, and multimodal information. Therefore, how to effectively organize, understand, extract knowledge from, and transform these data into maintenance and safety decisions has become an important issue in railway intelligent operation and maintenance. </w:t>
      </w:r>
      <w:r>
        <w:fldChar w:fldCharType="begin"/>
      </w:r>
      <w:r>
        <w:instrText xml:space="preserve"> REF _Ref234069358 \h </w:instrText>
      </w:r>
      <w:r>
        <w:fldChar w:fldCharType="separate"/>
      </w:r>
      <w:r w:rsidR="00BA048F">
        <w:t xml:space="preserve">Figure </w:t>
      </w:r>
      <w:r w:rsidR="00BA048F">
        <w:rPr>
          <w:noProof/>
        </w:rPr>
        <w:t>9</w:t>
      </w:r>
      <w:r>
        <w:fldChar w:fldCharType="end"/>
      </w:r>
      <w:r>
        <w:rPr>
          <w:rFonts w:hint="eastAsia"/>
        </w:rPr>
        <w:t xml:space="preserve"> </w:t>
      </w:r>
      <w:r w:rsidRPr="00CF0176">
        <w:t>illustrates the technical route for transforming general-purpose large models into reliable railway-specific intelligent systems, including foundation model selection, railway domain adaptation, reliability enhancement through retrieval and knowledge grounding, and final deployment in railway operation and maintenance applications.</w:t>
      </w:r>
    </w:p>
    <w:p w14:paraId="6527EAD7" w14:textId="77777777" w:rsidR="00CF0176" w:rsidRDefault="00CF0176" w:rsidP="00CF0176">
      <w:pPr>
        <w:keepNext/>
        <w:spacing w:line="240" w:lineRule="auto"/>
        <w:ind w:firstLineChars="0" w:firstLine="0"/>
        <w:jc w:val="center"/>
      </w:pPr>
      <w:ins w:id="38" w:author="淙洋 徐" w:date="2026-07-02T15:25:00Z">
        <w:r>
          <w:rPr>
            <w:noProof/>
          </w:rPr>
          <w:drawing>
            <wp:inline distT="0" distB="0" distL="0" distR="0" wp14:anchorId="3D1C9D29" wp14:editId="3D5698B1">
              <wp:extent cx="5274310" cy="318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336"/>
                      <a:stretch/>
                    </pic:blipFill>
                    <pic:spPr bwMode="auto">
                      <a:xfrm>
                        <a:off x="0" y="0"/>
                        <a:ext cx="5274310" cy="31877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693D2ECC" w14:textId="6AA8D9E2" w:rsidR="00CF0176" w:rsidRDefault="00CF0176" w:rsidP="00CF0176">
      <w:pPr>
        <w:pStyle w:val="a3"/>
      </w:pPr>
      <w:bookmarkStart w:id="39" w:name="_Ref234069358"/>
      <w:r>
        <w:t xml:space="preserve">Figure </w:t>
      </w:r>
      <w:fldSimple w:instr=" SEQ Figure \* ARABIC ">
        <w:r w:rsidR="000C69C2">
          <w:rPr>
            <w:noProof/>
          </w:rPr>
          <w:t>9</w:t>
        </w:r>
      </w:fldSimple>
      <w:bookmarkEnd w:id="39"/>
      <w:r>
        <w:rPr>
          <w:rFonts w:hint="eastAsia"/>
        </w:rPr>
        <w:t xml:space="preserve"> </w:t>
      </w:r>
      <w:r w:rsidRPr="00AB63F9">
        <w:t>Technical route from general-purpose large models to reliable railway-specific intelligent systems</w:t>
      </w:r>
    </w:p>
    <w:p w14:paraId="7CF04A47" w14:textId="48CC05F1" w:rsidR="00245F36" w:rsidRPr="008247C6" w:rsidRDefault="00245F36" w:rsidP="00245F36">
      <w:pPr>
        <w:ind w:firstLine="480"/>
      </w:pPr>
      <w:r w:rsidRPr="008247C6">
        <w:t>Large language models have strong natural language understanding, contextual reasoning, and human-computer interaction capabilities, providing new methods for railway professional text processing and fault diagnosis. Peng</w:t>
      </w:r>
      <w:r w:rsidRPr="008247C6">
        <w:rPr>
          <w:rFonts w:hint="eastAsia"/>
        </w:rPr>
        <w:t xml:space="preserve"> </w:t>
      </w:r>
      <w:r w:rsidRPr="008247C6">
        <w:fldChar w:fldCharType="begin"/>
      </w:r>
      <w:r w:rsidR="000A3919">
        <w:instrText xml:space="preserve"> ADDIN ZOTERO_ITEM CSL_CITATION {"citationID":"FC22OkGy","properties":{"unsorted":false,"formattedCitation":"(Peng {\\i{}et al.}, 2025)","plainCitation":"(Peng et al., 2025)","noteIndex":0},"citationItems":[{"id":"owbJ2Ida/btRa6xh2","uris":["http://zotero.org/users/9021464/items/Z5GY8LQJ"],"itemData":{"id":4209,"type":"article-journal","abstract":"Accurately identifying fault types of the Vehicle On-Board Controller (VOBC) in railway systems is of great significance for ensuring the safe operation of trains. Recently, Large Language Models (LLMs) have demonstrated excellent semantic understanding and natural language interaction capabilities, offering a novel solution for VOBC fault diagnosis. However, LLMs pretrained on general domains lack specific knowledge related to railway VOBC fault diagnosis scenarios, resulting in insufficient adaptability to railway-specific text corpora. This paper conducts an in-depth study on the adaptability of LLMs to VOBC fault diagnosis and proposes Railway Fault Diagnosis Large Language Model (RFD-LLM). First, we adopt railway domain adaptation based on Low-Rank Adaptation (LoRA) to match VOBC fault patterns. Second, instruction tuning is applied to achieve domain knowledge alignment and enhance the model's ability to follow instructions. The proposed RFD-LLM is the first large language model-based fault diagnosis model for railway VOBC, capable of efficiently and accurately identifying seven types of VOBC fault patterns. RFD-LLM provides a new solution for the development of large models in the railway domain.","archive_location":"WOS:001578799700003","container-title":"APPLIED SOFT COMPUTING","DOI":"10.1016/j.asoc.2025.113919","ISSN":"1568-4946","title":"Adaptive fault diagnosis of railway vehicle on-board controller with large language models","volume":"185","author":[{"family":"Peng","given":"Cong"},{"family":"Peng","given":"Jiali"},{"family":"Wang","given":"Zisheng"},{"family":"Wang","given":"Zongyao"},{"family":"Chen","given":"Junjie"},{"family":"Xuan","given":"Jianping"},{"family":"Shi","given":"Tielin"}],"accessed":{"date-parts":[["2025",10,2]]},"issued":{"date-parts":[["2025",12]]}}}],"schema":"https://github.com/citation-style-language/schema/raw/master/csl-citation.json"} </w:instrText>
      </w:r>
      <w:r w:rsidRPr="008247C6">
        <w:fldChar w:fldCharType="separate"/>
      </w:r>
      <w:r w:rsidR="000A3919" w:rsidRPr="000A3919">
        <w:rPr>
          <w:rFonts w:cs="Times New Roman"/>
          <w:kern w:val="0"/>
        </w:rPr>
        <w:t xml:space="preserve">(Peng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RFD-LLM, a large language model for fault diagnosis of railway vehicle onboard controllers. For high-speed train equipment diagnosis, Zhang</w:t>
      </w:r>
      <w:r w:rsidRPr="008247C6">
        <w:rPr>
          <w:rFonts w:hint="eastAsia"/>
        </w:rPr>
        <w:t xml:space="preserve"> </w:t>
      </w:r>
      <w:r w:rsidRPr="008247C6">
        <w:fldChar w:fldCharType="begin"/>
      </w:r>
      <w:r w:rsidR="000A3919">
        <w:instrText xml:space="preserve"> ADDIN ZOTERO_ITEM CSL_CITATION {"citationID":"zSm00FF9","properties":{"unsorted":false,"formattedCitation":"(Z. Zhang {\\i{}et al.}, 2025)","plainCitation":"(Z. Zhang et al., 2025)","noteIndex":0},"citationItems":[{"id":"owbJ2Ida/KX238szt","uris":["http://zotero.org/users/9021464/items/VKCP7KMF"],"itemData":{"id":4267,"type":"article-journal","abstract":"The bogie with its numerous components and complex fault evolution patterns, has fault modes that mutually influence each other, significantly impacting the stability and safety of the train. During the train operation and maintenance process, a large number of maintenance logs are generated, detailing fault phenomena, locations, and impacts. Mining these maintenance logs for automated bogie fault diagnosis can enhance fault handling efficiency and effectively ensure the safe and efficient operation of trains. Therefore, a new deep learning framework is developed to address the challenges of feature representation and low diagnostic accuracy. First, the fault textual data in the maintenance logs is preprocessed, and a specialized dictionary related to bogie faults is constructed to improve the quality of text representation. Then, the developed deep learning framework is used as a classifier, and Robustly optimized Bidirectional Encoder Representations from Transformers approach (RoBERTa) model maps words into real-valued vectors, and the advantages of Bidirectional Gated Recurrent Unit (BiGRU) and Text Convolutional Neural Network (TextCNN) are leveraged in extracting global and local features to enhance fault diagnosis accuracy. Finally, the model's effectiveness is validated using high-speed railway maintenance logs. The results indicate that the proposed model achieves good diagnostic accuracy, with precision and recall rates of 88.75 % and 88.27 %, respectively.","archive_location":"WOS:001597292800001","container-title":"ENGINEERING APPLICATIONS OF ARTIFICIAL INTELLIGENCE","DOI":"10.1016/j.engappai.2025.112683","ISSN":"0952-1976","title":"Bogie doctor: Automated fault diagnosis in high-speed trains via deep learning-based maintenance log analysis","volume":"162","author":[{"family":"Zhang","given":"Zhenyu"},{"family":"Miao","given":"Runsheng"},{"family":"Wang","given":"Chao"},{"family":"Qin","given":"Yong"}],"accessed":{"date-parts":[["2025",10,26]]},"issued":{"date-parts":[["2025",12,24]]}}}],"schema":"https://github.com/citation-style-language/schema/raw/master/csl-citation.json"} </w:instrText>
      </w:r>
      <w:r w:rsidRPr="008247C6">
        <w:fldChar w:fldCharType="separate"/>
      </w:r>
      <w:r w:rsidR="000A3919" w:rsidRPr="000A3919">
        <w:rPr>
          <w:rFonts w:cs="Times New Roman"/>
          <w:kern w:val="0"/>
        </w:rPr>
        <w:t xml:space="preserve">(Z. Zhang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“Bogie Doctor”, which uses deep learning to analyze high-speed train maintenance logs and realize automated fault diagnosis of bogies. Miao </w:t>
      </w:r>
      <w:r w:rsidRPr="008247C6">
        <w:fldChar w:fldCharType="begin"/>
      </w:r>
      <w:r w:rsidR="000A3919">
        <w:instrText xml:space="preserve"> ADDIN ZOTERO_ITEM CSL_CITATION {"citationID":"X5vlmQNL","properties":{"unsorted":false,"formattedCitation":"(Miao, Wu and Zhang, 2025)","plainCitation":"(Miao, Wu and Zhang, 2025)","noteIndex":0},"citationItems":[{"id":"owbJ2Ida/ZtPRVlXF","uris":["http://zotero.org/users/9021464/items/4GTI2ZKF"],"itemData":{"id":4258,"type":"article-journal","abstract":"Fault diagnosis of high-speed train bogies is vital for safety and comfort but is hindered by the hidden, coupled, and nonlinear nature of faults, as well as the limitations of vibration-based and deep learning methods in interpretability and generalization. This study proposes a Graph Retrieval-Augmented Generation (Graph RAG)-based diagnosis framework that integrates Knowledge Graphs (KGs) and Large Language Models (LLMs) to enable explainable, domain-specific reasoning. Following a four-stage pipeline: (1) Data preprocessing standardizes and filters multimodal fault records; (2) LLM-driven KG construction extracts implicit fault relationships from unstructured maintenance logs, enriched with domain expertise via prompt engineering; (3) Graph encoding and retrieval transform the KG into structured graph embeddings, enabling precise subgraph retrieval based on query vectors; and (4) Diagnostic inference leverages retrieved contexts for accurate, traceable fault classification. In real-world bogie fault dataset tests, the method outperforms strong baselines (MGNN, MPFCF and MSP-RAG) with a Weighted F1 improvement of +2.47 % and Top-10 Accuracy gains of +3.26 %, while achieving 92.67 % attribution consistency, indicating superior causal reasoning transparency. These results demonstrate that the proposed framework not only improves diagnostic accuracy but also addresses the longstanding need for interpretability and adaptability in railway maintenance, offering a scalable solution for other safety-critical industrial applications.","archive_location":"WOS:001620353700008","container-title":"KNOWLEDGE-BASED SYSTEMS","DOI":"10.1016/j.knosys.2025.114855","ISSN":"0950-7051","title":"Graph RAG-based fault diagnosis for train bogies using knowledge graphs and large language model","volume":"331","author":[{"family":"Miao","given":"Runsheng"},{"family":"Wu","given":"Tao"},{"family":"Zhang","given":"Zhenyu"}],"accessed":{"date-parts":[["2025",11,29]]},"issued":{"date-parts":[["2025",12,3]]}}}],"schema":"https://github.com/citation-style-language/schema/raw/master/csl-citation.json"} </w:instrText>
      </w:r>
      <w:r w:rsidRPr="008247C6">
        <w:fldChar w:fldCharType="separate"/>
      </w:r>
      <w:r w:rsidR="000A3919" w:rsidRPr="000A3919">
        <w:rPr>
          <w:rFonts w:cs="Times New Roman"/>
        </w:rPr>
        <w:t>(Miao, Wu and Zhang, 2025)</w:t>
      </w:r>
      <w:r w:rsidRPr="008247C6">
        <w:fldChar w:fldCharType="end"/>
      </w:r>
      <w:r w:rsidRPr="008247C6">
        <w:rPr>
          <w:rFonts w:hint="eastAsia"/>
        </w:rPr>
        <w:t xml:space="preserve"> </w:t>
      </w:r>
      <w:r w:rsidRPr="008247C6">
        <w:t xml:space="preserve">further combined knowledge graphs with large language models and proposed a Graph RAG-based method for train bogie fault diagnosis. Chen </w:t>
      </w:r>
      <w:r w:rsidRPr="008247C6">
        <w:fldChar w:fldCharType="begin"/>
      </w:r>
      <w:r w:rsidR="000A3919">
        <w:instrText xml:space="preserve"> ADDIN ZOTERO_ITEM CSL_CITATION {"citationID":"53QlX5DD","properties":{"unsorted":false,"formattedCitation":"(Chen {\\i{}et al.}, 2025)","plainCitation":"(Chen et al., 2025)","noteIndex":0},"citationItems":[{"id":"owbJ2Ida/wIY5aBo6","uris":["http://zotero.org/users/9021464/items/JT8A8INC"],"itemData":{"id":4276,"type":"article-journal","abstract":"The standardization of locomotive maintenance data is a critical step in facilitating reliability centered maintenance (RCM) data analysis for locomotive maintenance. The performance of this analysis directly impacts the overall effectiveness of the RCM approach. However, challenges such as small sample sizes, nonstandardized data formats, complex analyses, and high labor costs make it difficult to standardize data via traditional manual methods. To address these challenges, we leverage the outstanding performance and unique learning capabilities demonstrated by large language models (LLMs), as extensively documented in academic research and industrial applications, to standardize the data related to locomotive maintenance data. This paper adopts a framework based on the premise of \"quality data + universal LLMs + fine-tuning\". We utilize custom scripts to generate high-quality locomotive maintenance data, integrate the distinct characteristics of such data, and develop customized LLMs specifically designed to standardize locomotive maintenance data via models such as UIE and ChatGLM. Furthermore, we present an auxiliary tool for locomotive maintenance data standardization, along with an intelligent question and answer (Q&amp;A) system, both of which are based on the customized LLM. The proposed Q&amp;A system achieves scores of 86.87% for Bleu-4, 89.60% for Rouge-1, 87.54% for Rouge-2, and 94.26% for Rouge-L on the locomotive maintenance dataset and demonstrates impressive performance, with an auxiliary tool efficiency of only 18 ms per piece. Consequently, the customized LLM can not only enhance the performance of locomotive data standardization but also serve as the basis for developing auxiliary tools and intelligent Q&amp;A systems, simplifying the data standardization process and saving time and costs.","archive_location":"WOS:001468503300013","container-title":"SCIENTIFIC REPORTS","DOI":"10.1038/s41598-025-96130-3","ISSN":"2045-2322","issue":"1","title":"LLM-based intelligent Q&amp;A system for railway locomotive maintenance standardization","volume":"15","author":[{"family":"Chen","given":"Ao"},{"family":"Tian","given":"Ye"},{"family":"Zhang","given":"Jinyi"},{"family":"Li","given":"Chen"},{"family":"Zhang","given":"Huiyuan"}],"accessed":{"date-parts":[["2025",4,27]]},"issued":{"date-parts":[["2025",4,15]]}}}],"schema":"https://github.com/citation-style-language/schema/raw/master/csl-citation.json"} </w:instrText>
      </w:r>
      <w:r w:rsidRPr="008247C6">
        <w:fldChar w:fldCharType="separate"/>
      </w:r>
      <w:r w:rsidR="000A3919" w:rsidRPr="000A3919">
        <w:rPr>
          <w:rFonts w:cs="Times New Roman"/>
          <w:kern w:val="0"/>
        </w:rPr>
        <w:t xml:space="preserve">(Chen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developed an intelligent question-answering system for railway locomotive maintenance standardization, using large language models to retrieve and answer </w:t>
      </w:r>
      <w:r w:rsidRPr="008247C6">
        <w:lastRenderedPageBreak/>
        <w:t xml:space="preserve">questions related to maintenance standards, operating procedures, and regulatory clauses. Li et al. proposed an intelligent human-computer interactive training assistant system for rail systems to improve the efficiency of railway personnel training and knowledge acquisition </w:t>
      </w:r>
      <w:r w:rsidRPr="008247C6">
        <w:fldChar w:fldCharType="begin"/>
      </w:r>
      <w:r w:rsidR="000A3919">
        <w:instrText xml:space="preserve"> ADDIN ZOTERO_ITEM CSL_CITATION {"citationID":"eiFcVQVj","properties":{"unsorted":false,"formattedCitation":"(Li {\\i{}et al.}, 2025)","plainCitation":"(Li et al., 2025)","noteIndex":0},"citationItems":[{"id":"owbJ2Ida/WqqBtI9b","uris":["http://zotero.org/users/9021464/items/EJUJKVSU"],"itemData":{"id":4212,"type":"article-journal","abstract":"In recent years, railway construction in China has developed vigorously. With continuous improvements in the highspeed railway network, the focus is gradually shifting from large-scale construction to large-scale operations. However, several challenges have emerged within the high-speed railway dispatching and command system, including the heavy workload faced by dispatchers, the difficulty of quantifying subjective expertise, and the need for effective training of professionals. Amid the growing application of artificial intelligence technologies in railway systems, this study leverages Large Language Model (LLM) technology. LLMs bring enhanced intelligence, predictive capabilities, robust memory, and adaptability to diverse real-world scenarios. This study proposes a human-computer interactive intelligent scheduling auxiliary training system built on LLM technology. The system offers capabilities including natural dialogue, knowledge reasoning, and human feedback learning. With broad applicability, the system is suitable for vocational education, guided inquiry, knowledge-based Q&amp;A, and other training scenarios. Validation results demonstrate its effectiveness in auxiliary training, providing substantial support for educators, students, and dispatching personnel in colleges and professional settings.","archive_location":"WOS:001597588100001","container-title":"HIGH-SPEED RAILWAY","DOI":"10.1016/j.hspr.2025.02.001","ISSN":"2097-3446","issue":"1","page":"64-77","title":"Intelligent human-computer interactive training assistant system for rail systems","volume":"3","author":[{"family":"Li","given":"Yuexuan"},{"family":"Chen","given":"Junhua"},{"family":"Luo","given":"Xiangyong"},{"family":"Zheng","given":"Han"}],"issued":{"date-parts":[["2025",3]]}}}],"schema":"https://github.com/citation-style-language/schema/raw/master/csl-citation.json"} </w:instrText>
      </w:r>
      <w:r w:rsidRPr="008247C6">
        <w:fldChar w:fldCharType="separate"/>
      </w:r>
      <w:r w:rsidR="000A3919" w:rsidRPr="000A3919">
        <w:rPr>
          <w:rFonts w:cs="Times New Roman"/>
          <w:kern w:val="0"/>
        </w:rPr>
        <w:t xml:space="preserve">(Li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These studies show that large language models can be used not only for fault diagnosis but also for railway knowledge services, personnel training, and standardized operation assistance. </w:t>
      </w:r>
    </w:p>
    <w:p w14:paraId="295E743D" w14:textId="7F749522" w:rsidR="00245F36" w:rsidRPr="008247C6" w:rsidRDefault="00245F36" w:rsidP="00245F36">
      <w:pPr>
        <w:ind w:firstLine="480"/>
      </w:pPr>
      <w:r w:rsidRPr="008247C6">
        <w:t>Although general-purpose large language models have strong language generation capabilities, they may suffer from knowledge gaps, inconsistency with railway regulations, and hallucinations in professional railway scenarios. To improve the reliability of model outputs, retrieval-augmented generation and knowledge graphs have become important supporting technologies for railway large model applications. Zheng</w:t>
      </w:r>
      <w:r w:rsidRPr="008247C6">
        <w:rPr>
          <w:rFonts w:hint="eastAsia"/>
        </w:rPr>
        <w:t xml:space="preserve"> </w:t>
      </w:r>
      <w:r w:rsidRPr="008247C6">
        <w:fldChar w:fldCharType="begin"/>
      </w:r>
      <w:r w:rsidR="000A3919">
        <w:instrText xml:space="preserve"> ADDIN ZOTERO_ITEM CSL_CITATION {"citationID":"gVR11EWv","properties":{"unsorted":false,"formattedCitation":"(W. Zheng {\\i{}et al.}, 2026)","plainCitation":"(W. Zheng et al., 2026)","noteIndex":0},"citationItems":[{"id":"owbJ2Ida/5msQIlUR","uris":["http://zotero.org/users/9021464/items/X62Z45SL"],"itemData":{"id":4218,"type":"article-journal","abstract":"General-purpose large language models excel at open-domain question answering, but in railway operation and maintenance (O&amp;M) scenarios they still suffer from hallucinated knowledge and poor domain adaptation. In practice, railway O&amp;M knowledge mainly arises from two heterogeneous sources: spatio-temporal data such as train trajectories, which are organized along the spatial layout of railway lines, and domain documents such as operating rules, which exhibit varying degrees of structural regularity. Traditional retrieval-augmented generation (RAG) systems usually flatten these multi-source data into a single unstructured text space and perform global retrieval in one embedding space, which easily introduces noisy context and makes it difficult to precisely target knowledge for specific lines, sections, or equipment states. To overcome these limitations, we propose CARAG, a context-aware RAG framework tailored to railway O&amp;M data. CARAG treats domain documents and spatial data as a unified knowledge substrate and builds a spatial knowledge graph with concept and instance levels. On top of this knowledge graph, a GraphReAct-based multi-turn interaction mechanism guides the LLM to reason and act over the concept knowledge graph, dynamically navigating to spatially and semantically relevant candidate regions, within which vector retrieval and instance-level graph retrieval are performed. Experiments show that CARAG significantly outperforms baseline RAG methods on RAGAS metrics, confirming the effectiveness of structure-guided multi-step reasoning for question answering over multi-source heterogeneous railway O&amp;M data.","archive_location":"WOS:001700366400001","container-title":"ISPRS INTERNATIONAL JOURNAL OF GEO-INFORMATION","DOI":"10.3390/ijgi15020078","ISSN":"2220-9964","issue":"2","title":"CARAG: Context-Aware Retrieval-Augmented Generation for Railway Operation and Maintenance Question Answering over Spatial Knowledge Graph","volume":"15","author":[{"family":"Zheng","given":"Wenkui"},{"family":"Yang","given":"Mengzheng"},{"family":"Ren","given":"Yanfei"},{"family":"Wang","given":"Haoyu"},{"family":"Zeng","given":"Chun"},{"family":"Zhang","given":"Yong"}],"accessed":{"date-parts":[["2026",3,5]]},"issued":{"date-parts":[["2026",2,14]]}}}],"schema":"https://github.com/citation-style-language/schema/raw/master/csl-citation.json"} </w:instrText>
      </w:r>
      <w:r w:rsidRPr="008247C6">
        <w:fldChar w:fldCharType="separate"/>
      </w:r>
      <w:r w:rsidR="000A3919" w:rsidRPr="000A3919">
        <w:rPr>
          <w:rFonts w:cs="Times New Roman"/>
          <w:kern w:val="0"/>
        </w:rPr>
        <w:t xml:space="preserve">(W.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CARAG, a context-aware retrieval-augmented generation framework for railway operation and maintenance question answering. The framework introduces a spatial knowledge graph to represent spatial relationships among railway lines, equipment, and maintenance objects. Wang</w:t>
      </w:r>
      <w:r w:rsidRPr="008247C6">
        <w:rPr>
          <w:rFonts w:hint="eastAsia"/>
        </w:rPr>
        <w:t xml:space="preserve"> </w:t>
      </w:r>
      <w:r w:rsidRPr="008247C6">
        <w:fldChar w:fldCharType="begin"/>
      </w:r>
      <w:r w:rsidR="000A3919">
        <w:instrText xml:space="preserve"> ADDIN ZOTERO_ITEM CSL_CITATION {"citationID":"GeFfNKFk","properties":{"unsorted":false,"formattedCitation":"(Wang {\\i{}et al.}, 2026)","plainCitation":"(Wang et al., 2026)","noteIndex":0},"citationItems":[{"id":"owbJ2Ida/OAWa27eG","uris":["http://zotero.org/users/9021464/items/GD4E7KIU"],"itemData":{"id":4225,"type":"article-journal","abstract":"High-speed railway (HSR) turnouts are among the most mechanically demanding components in the railway infrastructure, yet current operation and maintenance (O&amp;M) practices remain largely reactive, experience-dependent, and disconnected from automated decision support. This paper presents a large language model (LLM)-driven expert system that bridges the gap between raw sensor data and actionable maintenance decisions for turnout defect diagnosis. Three core contributions are made. First, a data textualization strategy is devel oped to convert train body acceleration signals into structured text sequences comprehensible to LLMs, enabling domain-specific diagnosis without architectural modification of the base model. Second, an enhanced instruction fine-tuning scheme is proposed, incorporating a contrastive loss function that tightens intra-class feature clus ters and widens inter-class margins, alongside a hierarchical evaluation method that reliably extracts categorical intent from free-form model outputs. Third, a retrieval-augmented generation (RAG) module is integrated with the fine-tuned model, enabling the system to generate standards-compliant maintenance recommendations di rectly from diagnostic results. Controlled experiments across four pre-trained models and 26 experimental groups demonstrate that the proposed system reaches a peak diagnostic accuracy of 89.6%, while preserving the natural language generation capabilities essential for report production. The framework is evaluated on a physically rep resentative dataset generated by a validated stochastic vehicle-turnout dynamics model. The resulting integrated pipeline, from extracted signal features to maintenance decision output, offers a practical and scalable solution for intelligent O&amp;M of complex railway turnout infrastructure and beyond.","archive_location":"WOS:001784844400001","container-title":"COMPUTER-AIDED CIVIL AND INFRASTRUCTURE ENGINEERING","DOI":"10.1016/j.cacaie.2026.100098","ISSN":"1093-9687","title":"An instruction fine-tuning and retrieval-augmented generation framework for intelligent defect diagnosis and maintenance decision support in high-speed railway turnouts","volume":"49","author":[{"family":"Wang","given":"Yi"},{"family":"Cai","given":"Xiaopei"},{"family":"Cui","given":"Bin"},{"family":"Tang","given":"Xueyang"},{"family":"Wood","given":"Clare"},{"family":"Hou","given":"Yue"}],"accessed":{"date-parts":[["2026",6,10]]},"issued":{"date-parts":[["2026",9]]}}}],"schema":"https://github.com/citation-style-language/schema/raw/master/csl-citation.json"} </w:instrText>
      </w:r>
      <w:r w:rsidRPr="008247C6">
        <w:fldChar w:fldCharType="separate"/>
      </w:r>
      <w:r w:rsidR="000A3919" w:rsidRPr="000A3919">
        <w:rPr>
          <w:rFonts w:cs="Times New Roman"/>
          <w:kern w:val="0"/>
        </w:rPr>
        <w:t xml:space="preserve">(Wang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instruction fine-tuning and retrieval-augmented generation framework for intelligent defect diagnosis and maintenance decision support in high-speed railway turnouts. Wang </w:t>
      </w:r>
      <w:r w:rsidRPr="008247C6">
        <w:fldChar w:fldCharType="begin"/>
      </w:r>
      <w:r w:rsidR="000A3919">
        <w:instrText xml:space="preserve"> ADDIN ZOTERO_ITEM CSL_CITATION {"citationID":"gIMdctug","properties":{"unsorted":false,"formattedCitation":"(Wang Xianghao {\\i{}et al.}, 2026)","plainCitation":"(Wang Xianghao et al., 2026)","noteIndex":0},"citationItems":[{"id":"owbJ2Ida/5Bonvtk2","uris":["http://zotero.org/users/9021464/items/45ISSQDU"],"itemData":{"id":4261,"type":"article-journal","abstract":"In view of the problems of poor field applicability of emergency plans, heavy reliance on human experience and low efficiency of knowledge index in the complex and changeable operation environment of railway system, an intelligent generation method of railway emergency disposal strategy based on knowledge retrieval enhancement is proposed. Firstly, the multi-layer classification architecture model based on semantic understanding is used to identify the scene characteristics such as type, location and severity of emergencies, which can be used as the retrieval index of emergency disposal knowledge base. Secondly, a hybrid retrieval strategy combining dense vector retrieval and keyword matching is used to accurately locate the relevant information of a specific scene. Finally, a dual-role prompt mechanism of system global constraints + user scenario adaptation is established to drive the generation of standardized disposal strategies that conform to the habits of staff. The results show that the fidelity and correlation index of the disposal strategy generated by the proposed method are 0.880 and 0.966, which are better than the benchmark method. In the complex event scenario, the correlation index of this method is 0.901, which is slightly lower than that of the single event scenario, maintaining good stability. The average time of generating emergency disposal strategy is 9.610 s, which is significantly lower than that of the Graph RAG benchmark method. This method can effectively meet the accuracy, universality and real-time requirements of emergency disposal, and provide reliable technical support for improving the emergency decision-making ability in the context of railway complex emergencies.","archive_location":"CSCD:8209617","container-title":"China Railway Science","ISSN":"1001-4632","issue":"1","page":"233-243","title":"Intelligent Generation Method of Railway Emergency Disposal Strategy Based on Knowledge Retrieval Enhancement","volume":"47","author":[{"literal":"Wang Xianghao"},{"literal":"Wang Li"},{"literal":"Hu Hengchuang"},{"literal":"Qin Yong"}],"issued":{"date-parts":[["2026"]]}}}],"schema":"https://github.com/citation-style-language/schema/raw/master/csl-citation.json"} </w:instrText>
      </w:r>
      <w:r w:rsidRPr="008247C6">
        <w:fldChar w:fldCharType="separate"/>
      </w:r>
      <w:r w:rsidR="000A3919" w:rsidRPr="000A3919">
        <w:rPr>
          <w:rFonts w:cs="Times New Roman"/>
          <w:kern w:val="0"/>
        </w:rPr>
        <w:t xml:space="preserve">(Wang Xianghao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also proposed an intelligent generation method for railway emergency response strategies based on knowledge retrieval enhancement, combining emergency response knowledge with generative models to assist in generating railway emergency handling plans. Knowledge graphs have also been widely used for knowledge acquisition and dynamic updating in low-annotation railway scenarios. Cai </w:t>
      </w:r>
      <w:r w:rsidRPr="008247C6">
        <w:rPr>
          <w:rFonts w:hint="eastAsia"/>
        </w:rPr>
        <w:fldChar w:fldCharType="begin"/>
      </w:r>
      <w:r w:rsidR="000A3919">
        <w:instrText xml:space="preserve"> ADDIN ZOTERO_ITEM CSL_CITATION {"citationID":"U8EQBGMg","properties":{"unsorted":false,"formattedCitation":"(Cai {\\i{}et al.}, 2026)","plainCitation":"(Cai et al., 2026)","noteIndex":0},"citationItems":[{"id":"owbJ2Ida/l4uO9lks","uris":["http://zotero.org/users/9021464/items/HPRUM5PQ"],"itemData":{"id":4260,"type":"article-journal","abstract":"Intelligent operation and maintenance (O&amp;M) of urban rail transit signal systems (URTSS) is essential for ensuring train safety and operational efficiency. However, most O&amp;M data exist as unstructured and sparsely labeled texts, posing major challenges for reliable knowledge extraction, semantic reasoning, and dynamic knowledge management. To address these issues, this paper proposes a unified large language model-knowledge graph framework (ULLM-KG) tailored for low-annotation, knowledge-intensive O&amp;M environments. Firstly, a bidirectional knowledge graph construction mechanism (BKGC) is introduced to rapidly build a domain-specific initial knowledge graph. Secondly, a KG-enhanced distantly supervised entity and event extraction method (KGDS3E) is designed to enhance critical knowledge extraction accuracy from unstructured texts. Thirdly, a promptdriven knowledge-enhanced reasoning method (PD-KER) is proposed to improve semantic quality in fault diagnosis and maintenance recommendations. Lastly, a dynamic knowledge graph updating mechanism with temporal awareness and conflict resolution (DKG-UCF) is used to ensure efficient and accurate knowledge evolution. Based on real-world URTSS O&amp;M data, experimental evaluations are conducted on state-of-the-art LLMs (GPT-4o, DeepSeek-V3, and Qwen3-32B). On datasets with varying annotation ratios and rare faults, ULLM-KG demonstrates significantly superior performance in knowledge extraction and reasoning tasks compared to other state-of-the-art methods. Its ability to dynamically update knowledge is also verified to be excellent. ULLM-KG provides a general solution for the intelligent O&amp;M of URTSS under low-annotation conditions.","archive_location":"WOS:001677972200001","container-title":"ADVANCED ENGINEERING INFORMATICS","DOI":"10.1016/j.aei.2026.104327","ISSN":"1474-0346","title":"A unified LLM-KG framework for low-annotation urban rail transit signal system operation: knowledge acquisition and dynamic update","volume":"71","author":[{"family":"Cai","given":"Wei"},{"family":"Zhu","given":"Xiaomin"},{"family":"Sun","given":"Zeyu"},{"family":"Ye","given":"Aihui"},{"family":"Fu","given":"Guanhua"},{"family":"Zhang","given":"Runtong"}],"accessed":{"date-parts":[["2026",2,8]]},"issued":{"date-parts":[["2026",4]]}}}],"schema":"https://github.com/citation-style-language/schema/raw/master/csl-citation.json"} </w:instrText>
      </w:r>
      <w:r w:rsidRPr="008247C6">
        <w:rPr>
          <w:rFonts w:hint="eastAsia"/>
        </w:rPr>
        <w:fldChar w:fldCharType="separate"/>
      </w:r>
      <w:r w:rsidR="000A3919" w:rsidRPr="000A3919">
        <w:rPr>
          <w:rFonts w:cs="Times New Roman"/>
          <w:kern w:val="0"/>
        </w:rPr>
        <w:t xml:space="preserve">(Cai </w:t>
      </w:r>
      <w:r w:rsidR="000A3919" w:rsidRPr="000A3919">
        <w:rPr>
          <w:rFonts w:cs="Times New Roman"/>
          <w:i/>
          <w:iCs/>
          <w:kern w:val="0"/>
        </w:rPr>
        <w:t>et al.</w:t>
      </w:r>
      <w:r w:rsidR="000A3919" w:rsidRPr="000A3919">
        <w:rPr>
          <w:rFonts w:cs="Times New Roman"/>
          <w:kern w:val="0"/>
        </w:rPr>
        <w:t>, 2026)</w:t>
      </w:r>
      <w:r w:rsidRPr="008247C6">
        <w:rPr>
          <w:rFonts w:hint="eastAsia"/>
        </w:rPr>
        <w:fldChar w:fldCharType="end"/>
      </w:r>
      <w:r w:rsidRPr="008247C6">
        <w:rPr>
          <w:rFonts w:hint="eastAsia"/>
        </w:rPr>
        <w:t xml:space="preserve"> </w:t>
      </w:r>
      <w:r w:rsidRPr="008247C6">
        <w:t xml:space="preserve">proposed a unified LLM-KG framework for low-annotation urban rail transit signal system operation, focusing on knowledge acquisition and dynamic updating. </w:t>
      </w:r>
    </w:p>
    <w:p w14:paraId="279E181C" w14:textId="615D5883" w:rsidR="00245F36" w:rsidRPr="008247C6" w:rsidRDefault="00245F36" w:rsidP="00245F36">
      <w:pPr>
        <w:ind w:firstLine="480"/>
      </w:pPr>
      <w:r w:rsidRPr="008247C6">
        <w:t>Tang</w:t>
      </w:r>
      <w:r w:rsidRPr="008247C6">
        <w:rPr>
          <w:rFonts w:hint="eastAsia"/>
        </w:rPr>
        <w:t xml:space="preserve"> </w:t>
      </w:r>
      <w:r w:rsidRPr="008247C6">
        <w:fldChar w:fldCharType="begin"/>
      </w:r>
      <w:r w:rsidR="000A3919">
        <w:instrText xml:space="preserve"> ADDIN ZOTERO_ITEM CSL_CITATION {"citationID":"vq5Eqhzr","properties":{"unsorted":false,"formattedCitation":"(Tang {\\i{}et al.}, 2026)","plainCitation":"(Tang et al., 2026)","noteIndex":0},"citationItems":[{"id":"owbJ2Ida/53FBNAdL","uris":["http://zotero.org/users/9021464/items/DTMIP3XE"],"itemData":{"id":4222,"type":"article-journal","abstract":"The integrity of railway fasteners is fundamental to ensuring operational safety. Currently, visual inspection by track vehicles faces a scarcity of anomalous fastener samples, making it difficult to deploy traditional deep learning methods that rely on massive fault data. Although large vision-language models possess few-shot transfer potential to resolve data dependency, their direct application faces semantic misalignment and the loss of fine-grained features due to a lack of industrial prior knowledge. To this end, this paper proposes a few-shot anomaly detection framework based on LoFT-CLIP. First, a two-stage fine-tuning paradigm comprising \"Anomaly Related Enhanced Fine-Tuning + Rail Fastener Few-Shot Detection Task Adaptation\" is constructed; it utilizes filtered industrial datasets to establish an anomaly perception foundation and combines a parameter-freezing strategy for fine-tuning in the fastener domain, thereby resolving impoverished feature representation and insufficient generalization caused by data scarcity. Second, a Low-rank Prompt Adapter (LoR-PA) is designed to dynamically calibrate text prompts and suppress background redundancy via cross-modal interaction, resolving semantic misalignment during CLIP's adaptation to the industrial domain. Finally, a Fine-grained Side Tuner (FST) is introduced to recover fine-grained structural anomalies based on structure-semantics decoupling, endowing the large model with pixel-level perception for minute defects. Experiments on a railway fastener dataset demonstrate that LoFT-CLIP achieves an image-level AUROC of 99.4% and a pixel-level F1 score of 57.1% under a 16-shot setting, significantly outperforming existing advanced methods.","archive_location":"WOS:001787681300001","container-title":"PATTERN RECOGNITION","DOI":"10.1016/j.patcog.2026.114099","ISSN":"0031-3203","title":"LoFT-CLIP: Few-shot anomaly detection for railway fasteners based on large v</w:instrText>
      </w:r>
      <w:r w:rsidR="000A3919">
        <w:rPr>
          <w:rFonts w:hint="eastAsia"/>
        </w:rPr>
        <w:instrText>ision-language models</w:instrText>
      </w:r>
      <w:r w:rsidR="000A3919">
        <w:rPr>
          <w:rFonts w:hint="eastAsia"/>
        </w:rPr>
        <w:instrText>☆</w:instrText>
      </w:r>
      <w:r w:rsidR="000A3919">
        <w:rPr>
          <w:rFonts w:hint="eastAsia"/>
        </w:rPr>
        <w:instrText>","volume":"180","author":[{"family":"Tang","given":"Bo"},{"family":"Yang","given":"Zhanwei"},{"family":"Yao","given":"Dechen"},{"family":"Yang","given":"Buyao"},{"family":"Chen","given":"Longting"},{"family":"Bi","given":"Ran"},{"fa</w:instrText>
      </w:r>
      <w:r w:rsidR="000A3919">
        <w:instrText xml:space="preserve">mily":"Zhao","given":"Yongxing"},{"family":"Xie","given":"Jingsong"},{"family":"Guo","given":"Zhibin"}],"accessed":{"date-parts":[["2026",6,13]]},"issued":{"date-parts":[["2026",12]]}}}],"schema":"https://github.com/citation-style-language/schema/raw/master/csl-citation.json"} </w:instrText>
      </w:r>
      <w:r w:rsidRPr="008247C6">
        <w:fldChar w:fldCharType="separate"/>
      </w:r>
      <w:r w:rsidR="000A3919" w:rsidRPr="000A3919">
        <w:rPr>
          <w:rFonts w:cs="Times New Roman"/>
          <w:kern w:val="0"/>
        </w:rPr>
        <w:t xml:space="preserve">(Tang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LoFT-CLIP, a few-shot anomaly detection method for railway fasteners based on large vision-language models, which alleviates the problem of insufficient abnormal fastener samples. Zhan</w:t>
      </w:r>
      <w:r w:rsidRPr="008247C6">
        <w:rPr>
          <w:rFonts w:hint="eastAsia"/>
        </w:rPr>
        <w:t xml:space="preserve"> </w:t>
      </w:r>
      <w:r w:rsidRPr="008247C6">
        <w:fldChar w:fldCharType="begin"/>
      </w:r>
      <w:r w:rsidR="000A3919">
        <w:instrText xml:space="preserve"> ADDIN ZOTERO_ITEM CSL_CITATION {"citationID":"S6EMJeRj","properties":{"unsorted":false,"formattedCitation":"(Zhan, Wu and Ma, 2025)","plainCitation":"(Zhan, Wu and Ma, 2025)","noteIndex":0},"citationItems":[{"id":"owbJ2Ida/2QlhUizf","uris":["http://zotero.org/users/9021464/items/DQ9769HV"],"itemData":{"id":4223,"type":"article-journal","abstract":"Large railway vision models (LRVMs) have exhibited remarkable performance in tackling diverse railway-related vision-based tasks, attributed to their capacity for in-context learning (ICL). However, in terms of speed and memory usage, these models suffer from inefficient hardware utilization, particularly when training from scratch with suboptimal batch sizes. Consequently, LRVMs face challenges in achieving high throughput compared to state-of-the-art, task-specific railway models. To address this problem, we propose a novel framework with cross-block feature union (CBFU) designed to optimize the computation time and GPU memory allocations for LRVMs, in both the training and inference phases while preserving accuracy. Our key innovation lies in the synergistic integration of CBFU with cascaded group attention (CGA) and multi-level feature concatenation, which collectively address the inefficiencies of prior LRVMs-a challenge unresolved in existing work. Drawing inspiration from Efficient-ViT, we incorporate the CGA layer as part of the LRVM's building blocks to alleviate computational bottlenecks of the multi-head self-attention (MHSA). Additionally, we implement a multi-level feature concatenation technique to enhance transferability across different railway-related tasks and reduce the computation cost. Compared to existing LRVMs, our model demonstrates significant improvement in computational efficiency, achieving a 19-fold reduction in FLOPs. Furthermore, the size of our model is about $9\\times $ smaller and runs 4.1 and $27\\times $ faster during training and inference, respectively. These advancements uniquely position our framework as the first to balance accuracy, speed, and memory efficiency for railway vision systems, enabling real-world deployment where prior LRVMs failed. Overall, the proposed advancements enable the usage of LRVMs in resource-limited railway scenarios.","archive_location":"WOS:001481864700026","container-title":"IEEE ACCESS","DOI":"10.1109/ACCESS.2025.3563890","ISSN":"2169-3536","page":"74735-74745","title":"Optimizing Large Railway Vision Models for Efficient In-Context Learning","volume":"13","author":[{"family":"Zhan","given":"Xuemei"},{"family":"Wu","given":"Xubo"},{"family":"Ma","given":"Hua"}],"issued":{"date-parts":[["2025"]]}}}],"schema":"https://github.com/citation-style-language/schema/raw/master/csl-citation.json"} </w:instrText>
      </w:r>
      <w:r w:rsidRPr="008247C6">
        <w:fldChar w:fldCharType="separate"/>
      </w:r>
      <w:r w:rsidR="000A3919" w:rsidRPr="000A3919">
        <w:rPr>
          <w:rFonts w:cs="Times New Roman"/>
        </w:rPr>
        <w:t>(Zhan, Wu and Ma, 2025)</w:t>
      </w:r>
      <w:r w:rsidRPr="008247C6">
        <w:fldChar w:fldCharType="end"/>
      </w:r>
      <w:r w:rsidRPr="008247C6">
        <w:t xml:space="preserve"> investigated the optimization of large railway vision models for efficient in-context learning, aiming to improve model adaptability and inference efficiency in railway inspection tasks. Zheng</w:t>
      </w:r>
      <w:r w:rsidRPr="008247C6">
        <w:rPr>
          <w:rFonts w:hint="eastAsia"/>
        </w:rPr>
        <w:t xml:space="preserve"> </w:t>
      </w:r>
      <w:r w:rsidRPr="008247C6">
        <w:fldChar w:fldCharType="begin"/>
      </w:r>
      <w:r w:rsidR="000A3919">
        <w:instrText xml:space="preserve"> ADDIN ZOTERO_ITEM CSL_CITATION {"citationID":"O7TFfH3E","properties":{"unsorted":false,"formattedCitation":"(X. Zheng {\\i{}et al.}, 2026)","plainCitation":"(X. Zheng et al., 2026)","noteIndex":0},"citationItems":[{"id":"owbJ2Ida/hWsIgNxc","uris":["http://zotero.org/users/9021464/items/GQBCY6ZR"],"itemData":{"id":4217,"type":"article-journal","abstract":"The use of Unmanned Aerial Vehicles (UAVs) for defect detection on railway slopes is becoming increasingly widespread due to their ability to capture high-resolution images over large, inaccessible, and topographically complex areas. However, current UAV-based detection methods face several critical limitations, including constrained deployment frequency, limited availability of annotated defect data, and the lack of mature risk assessment frameworks. To address these challenges, this study introduces a novel approach that integrates diffusion models with Large Language Models (LLMs) to generate highquality synthetic defect images tailored to railway slope scenarios. Furthermore, an improved transformerbased architecture is proposed, incorporating attention mechanisms and LLM-guided diffusion-generated imagery to enhance defect recognition performance under complex environmental conditions. Experimental evaluations conducted on a dataset of 300 field-collected images from high-risk railway slopes demonstrate that the proposed method significantly outperforms existing baselines in terms of precision, recall, and robustness, indicating strong applicability for real-world railway infrastructure monitoring and disaster prevention.","archive_location":"WOS:001691036800001","container-title":"HIGH-SPEED RAILWAY","DOI":"10.1016/j.hspr.2025.09.004","ISSN":"2097-3446","issue":"1","page":"1-9","title":"A generation-based defect detection system for rail transit infrastructure","volume":"4","author":[{"family":"Zheng","given":"Xinyu"},{"family":"Zhang","given":"Lingfeng"},{"family":"Luo","given":"Yuhao"},{"family":"Wang","given":"Tiange"}],"issued":{"date-parts":[["2026",3]]}}}],"schema":"https://github.com/citation-style-language/schema/raw/master/csl-citation.json"} </w:instrText>
      </w:r>
      <w:r w:rsidRPr="008247C6">
        <w:fldChar w:fldCharType="separate"/>
      </w:r>
      <w:r w:rsidR="000A3919" w:rsidRPr="000A3919">
        <w:rPr>
          <w:rFonts w:cs="Times New Roman"/>
          <w:kern w:val="0"/>
        </w:rPr>
        <w:t xml:space="preserve">(X.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 generation-based defect detection system for rail transit infrastructure, and further studied a railway side slope hazard detection system based on generative models. For visual diagnosis of rolling stock systems, Zhang </w:t>
      </w:r>
      <w:r w:rsidRPr="008247C6">
        <w:fldChar w:fldCharType="begin"/>
      </w:r>
      <w:r w:rsidR="000A3919">
        <w:instrText xml:space="preserve"> ADDIN ZOTERO_ITEM CSL_CITATION {"citationID":"SyJUgw0w","properties":{"unsorted":false,"formattedCitation":"(Zhang, Wang and You, 2025)","plainCitation":"(Zhang, Wang and You, 2025)","noteIndex":0},"citationItems":[{"id":"owbJ2Ida/iIhfK2rx","uris":["http://zotero.org/users/9021464/items/A8DIE3IL"],"itemData":{"id":4230,"type":"article-journal","abstract":"Multimedia fault analytics plays a critical role in industrial applications, ensuring safety and reliability. Previous studies have explored fault classification using either one-dimensional signals or two-dimensional images, while understanding fault types and providing appropriate responses remains challenging, especially for complex system failures. To step further in this field, we leverage the powerful reasoning and generative capabilities of Large Multimodal Models (LMMs) for the fault analysis, then transform multi-channel sensor signals from the system into structured grayscale images suitable for visual-language models. Additionally, a domain-specific, strongly supervised dataset is constructed, that is, the Bogie Transmission Unified Fault Dataset (BTU), which contains expert-curated fault types, causes, and solutions. By integrating both image and language modalities, we fine-tune a visual-language model, Generative Fault Image Analysis (GFIA), to enhance fault reasoning and interpretation. Extensive experiments on our BTU dataset demonstrate that GFIA achieves an average diagnostic accuracy exceeding 99.9% for motor faults, reaching 100% for gearbox faults, and exceeding 99.8% for leftaxlebox faults. The proposed GFIA model outperforms traditional deep-learning methods and state-of-the-art large language models, highlighting the effectiveness of vision-language integration for fault analysis.","archive_location":"WOS:001525215100002","container-title":"JOURNAL OF VISUAL COMMUNICATION AND IMAGE REPRESENTATION","DOI":"10.1016/j.jvcir.2025.104482","ISSN":"1047-3203","title":"GFIA: Generative Fault Image Analysis via vision-language model its application to train bogie transmission system","volume":"111","author":[{"family":"Zhang","given":"Chunming"},{"family":"Wang","given":"Yu"},{"family":"You","given":"Xinge"}],"accessed":{"date-parts":[["2025",7,15]]},"issued":{"date-parts":[["2025",9]]}}}],"schema":"https://github.com/citation-style-language/schema/raw/master/csl-citation.json"} </w:instrText>
      </w:r>
      <w:r w:rsidRPr="008247C6">
        <w:fldChar w:fldCharType="separate"/>
      </w:r>
      <w:r w:rsidR="000A3919" w:rsidRPr="000A3919">
        <w:rPr>
          <w:rFonts w:cs="Times New Roman"/>
        </w:rPr>
        <w:t>(Zhang, Wang and You, 2025)</w:t>
      </w:r>
      <w:r w:rsidRPr="008247C6">
        <w:fldChar w:fldCharType="end"/>
      </w:r>
      <w:r w:rsidRPr="008247C6">
        <w:t xml:space="preserve"> proposed GFIA, which applies vision-language models to fault image analysis of train bogie transmission systems, realizing semantic description and diagnostic interpretation of fault images. Chen</w:t>
      </w:r>
      <w:r w:rsidRPr="008247C6">
        <w:rPr>
          <w:rFonts w:hint="eastAsia"/>
        </w:rPr>
        <w:t xml:space="preserve"> </w:t>
      </w:r>
      <w:r w:rsidRPr="008247C6">
        <w:fldChar w:fldCharType="begin"/>
      </w:r>
      <w:r w:rsidR="000A3919">
        <w:instrText xml:space="preserve"> ADDIN ZOTERO_ITEM CSL_CITATION {"citationID":"a02XWCt9","properties":{"unsorted":false,"formattedCitation":"(Chen Yong, An Zhuoaobo, and Zhou Jianyu, 2025)","plainCitation":"(Chen Yong, An Zhuoaobo, and Zhou Jianyu, 2025)","noteIndex":0},"citationItems":[{"id":"owbJ2Ida/l0tsWued","uris":["http://zotero.org/users/9021464/items/LF2KGITK"],"itemData":{"id":4262,"type":"article-journal","abstract":"The catenary insulator is a critical component of the traction power supply system for high-speed railways. It not only provides electrical control insulation but also plays an essential role in supporting the catenary arm structure. Therefore, the operational safety of the insulator is directly related to the stability of the entire highspeed railway system. However, the detection of insulator defects is often subject to various interferences due to the complex and dynamic railway environment, resulting in low detection accuracy. Moreover, traditional detection methods generally only identify the presence of defects but fail to provide specific semantic descriptions of these defects. This limitation significantly hampers the efficiency of fault diagnosis and maintenance operations. To address these challenges, this paper proposes a defect description method for insulators based on a diffusion model. This method optimizes existing detection technologies in several ways, enabling the model to not only detect insulator defects more accurately but also generate detailed textual descriptions of these defects. Firstly, we designed a large-kernel spatial selection feature extraction network. Compared to traditional feature extraction networks, this network captures the feature information of insulator defects through larger spatial convolution kernels, significantly enhancing the model's ability to extract insulator defect features. The model can accurately identify potential defects in the insulator, even in complex backgrounds. Secondly, we proposed a detection decoder with a fusion diffusion mechanism based on the diffusion model. This decoder generates noise boxes and uses inverse Bayesian diffusion to restore predictions of the insulator's true bounding box, significantly improving the model's resistance to background interference. This innovation allows the model to more effectively isolate background noise in complex environments, thereby improving the accuracy of defect detection. Finally, to address the limitations of traditional detection models in semantic description, we designed an encoder and decoder based on a cross-attention mechanism to achieve cross-modal mapping between images and text. By using the BLIP model driven by a text filtering mechanism, the model can generate corresponding textual descriptions of the defects based on the detection results. The functionality not only provides maintenance personnel with more intuitive references but also greatly enhances the efficiency of fault handling. Experimental results validate the effectiveness of our method. The proposed insulator defect detection model achieved the mAP_(0.5) of 93.04% and the AR and F1-score of up to 83.22% and 82.91%. The BLEU achieved 83.51%, with CIDEr of 1.94, ROUGE-L of 81.59%, METEOR of 51.50%, and SPICE of 37.88%. The experimental results lead to the following conclusions: (1) Utilizing a large-kernel spatial selection feature extraction network as the image encoder enhances the insulator defect detection network's ability to focus on key features, thereby improving the model's detection accuracy. (2) To address the issue of insulator defect detection being easily disturbed by complex background environments, a detection decoder with a fusion diffusion mechanism was designed. This decoder performs inverse Bayesian diffusion on the noise boxes generated by the decoder, restoring the prediction of the insulator's true bounding box. The model's ability to resist background interference reduces the loss of semantic information related to insulator defects, and enhances the accuracy of the predicted bounding boxes. (3) A cross-modal mapping module was designed to map the relationship between insulator image defect features and text features. The language modeling encoder outputs a textual description of the insulator defects, completing the detection task. Thus, the proposed model not only offers higher detection accuracy but also generates accurate and detailed semantic descriptions of the defects, meeting the actual needs for insulator defect detection and description.","archive_location":"CSCD:8011649","container-title":"Transactions of China Electrotechnical Society","ISSN":"1000-6753","issue":"13","page":"4100-4111","title":"Semantic Description Method of High-Speed Railway Contact Net Insulator Defects Based on Diffusion Model Detection","volume":"40","author":[{"literal":"Chen Yong"},{"literal":"An Zhuoaobo"},{"literal":"Zhou Jianyu"}],"issued":{"date-parts":[["2025"]]}}}],"schema":"https://github.com/citation-style-language/schema/raw/master/csl-citation.json"} </w:instrText>
      </w:r>
      <w:r w:rsidRPr="008247C6">
        <w:fldChar w:fldCharType="separate"/>
      </w:r>
      <w:r w:rsidR="000A3919" w:rsidRPr="000A3919">
        <w:rPr>
          <w:rFonts w:cs="Times New Roman"/>
        </w:rPr>
        <w:t>(Chen Yong, An Zhuoaobo, and Zhou Jianyu, 2025)</w:t>
      </w:r>
      <w:r w:rsidRPr="008247C6">
        <w:fldChar w:fldCharType="end"/>
      </w:r>
      <w:r w:rsidRPr="008247C6">
        <w:t xml:space="preserve"> proposed a semantic description method for high-speed railway catenary insulator defects based on diffusion model </w:t>
      </w:r>
      <w:r w:rsidRPr="008247C6">
        <w:lastRenderedPageBreak/>
        <w:t>detection. These studies show that multimodal models can transform image detection results into more interpretable semantic information, thereby improving the explainability of inspection results and the efficiency of human-machine collaboration.</w:t>
      </w:r>
    </w:p>
    <w:p w14:paraId="770FBCBD" w14:textId="70B72504" w:rsidR="00245F36" w:rsidRPr="008247C6" w:rsidRDefault="00245F36" w:rsidP="00245F36">
      <w:pPr>
        <w:ind w:firstLine="480"/>
      </w:pPr>
      <w:r w:rsidRPr="008247C6">
        <w:t>In addition to static defect detection, railway operational safety also requires real-time perception of dynamic scenarios. Huang</w:t>
      </w:r>
      <w:r w:rsidRPr="008247C6">
        <w:fldChar w:fldCharType="begin"/>
      </w:r>
      <w:r w:rsidR="000A3919">
        <w:instrText xml:space="preserve"> ADDIN ZOTERO_ITEM CSL_CITATION {"citationID":"82QvEj9K","properties":{"unsorted":false,"formattedCitation":"(Huang and Deng, 2025)","plainCitation":"(Huang and Deng, 2025)","noteIndex":0},"citationItems":[{"id":"owbJ2Ida/9M3BMREA","uris":["http://zotero.org/users/9021464/items/HY5Y64FD"],"itemData":{"id":4213,"type":"article-journal","abstract":"Tracking intruders is crucial for ensuring safe railway operations globally, particularly in high-speed railway systems. Traditional methods either rely on post-processing on cloud platforms or suffer from limited analytical capabilities on edge devices. Although large language models (LLMs) have shown great potential to support general intelligence, challenges remain for edge devices in accurately and timely tracking of intruders along railway lines. This study proposes a novel method that combines a multi-agent cooperative framework (MetaGPT) with an edge stream processing engine (GeoEkuiper). Unlike most methods, this study adopts an agent-cooperative spatial data analysis approach employing a debate-and-vote strategy. Specifically, GeoEkuiper is responsible for processing high-speed and large volume of geospatial data streams regarding location history and object characteristics, while the modified MetaGPT framework facilitates information sharing and decision-making between agents that use LLMs. By enabling each edge device to engage in a debate about the presence of detected targets within their monitoring areas, the system utilizes a simple voting agent to determine which devices are most likely to observe the target. Considering the resource limitations of edge devices, we fine-tuned small yet powerful LLMs to direct GeoEkuiper to iteratively compute spatial affinity relationships using Structured Query Language (SQL) statements, which facilitate human-edge interaction. Based on tests conducted on resource-constrained edge devices such as Raspberry Pi devices interconnected in an unstable networking environment, we found that this approach significantly enhances the accuracy and responsiveness of intruder tracking in real-time scenarios, providing a robust solution for railway security applications.","archive_location":"WOS:001510938400001","container-title":"JOURNAL OF NETWORK AND COMPUTER APPLICATIONS","DOI":"10.1016/j.jnca.2025.104231","ISSN":"1084-8045","title":"Real-time tracking railway intruders using multiple-agent cooperated large language models with edge stream processing engine","volume":"242","author":[{"family":"Huang","given":"Wei"},{"family":"Deng","given":"Xiaoyun"}],"accessed":{"date-parts":[["2025",6,22]]},"issued":{"date-parts":[["2025",10]]}}}],"schema":"https://github.com/citation-style-language/schema/raw/master/csl-citation.json"} </w:instrText>
      </w:r>
      <w:r w:rsidRPr="008247C6">
        <w:fldChar w:fldCharType="separate"/>
      </w:r>
      <w:r w:rsidRPr="00FD628E">
        <w:t>(Huang and Deng, 2025)</w:t>
      </w:r>
      <w:r w:rsidRPr="008247C6">
        <w:fldChar w:fldCharType="end"/>
      </w:r>
      <w:r w:rsidRPr="008247C6">
        <w:t xml:space="preserve"> proposed a method that combines multi-agent cooperative large language models with an edge stream processing engine for real-time tracking of railway intruders]. Kang </w:t>
      </w:r>
      <w:r w:rsidRPr="008247C6">
        <w:fldChar w:fldCharType="begin"/>
      </w:r>
      <w:r w:rsidR="000A3919">
        <w:instrText xml:space="preserve"> ADDIN ZOTERO_ITEM CSL_CITATION {"citationID":"lxTT2yKd","properties":{"unsorted":false,"formattedCitation":"(Kang, Yang and Choi, 2026)","plainCitation":"(Kang, Yang and Choi, 2026)","noteIndex":0},"citationItems":[{"id":"owbJ2Ida/Cj0Q52kQ","uris":["http://zotero.org/users/9021464/items/3J9KN8KS"],"itemData":{"id":4210,"type":"article-journal","abstract":"Railway safety remains a critical challenge due to the difficulty of detecting and responding to front-view hazards. We present the RAIlway Safety Agent (RAISA), an AI-powered system for front-view situational interpretation and role-specific safety guidance in railway operations. RAISA integrates a vision-language model (BLIP-2) and a large language model (Mistral-7B) within a Modular Prompt-Orchestrated Reasoning framework, structured into three stages: scene analysis, situation abstraction, and role-specific instruction generation. Unlike vision-only or rule-based systems, RAISA delivers semantically precise and context-adapted safety messages for both train drivers and traffic controllers. Through multi-turn prompting, the system enables zero-shot generalization across varied conditions, such as snow, fog, tunnels, and night scenes, without task-specific fine-tuning. Evaluated on 12,760 railway front-view images, RAISA demonstrated strong semantic fidelity and operational validity under zero-shot conditions, achieving over 93% average BERTScore F1 alongside high scores on reference-free checklist-based metrics, including PCR and CAC. The curated large-scale dataset and source code are made publicly accessible. Its interpretable architecture is designed for centralized server-based inference rather than edge deployment, ensuring scalable integration with existing railway communication networks and control infrastructures. By improving situational awareness and enabling network-level coordination, RAISA contributes to enhanced operational safety and efficiency, aligning with the goals of sustainable and intelligent railway transportation.","archive_location":"WOS:001696560300003","container-title":"IEEE OPEN JOURNAL OF INTELLIGENT TRANSPORTATION SYSTEMS","DOI":"10.1109/OJITS.2026.3664788","ISSN":"2687-7813","page":"600-614","title":"RAISA: A Vision-Based Intelligent Safety Guidance Agent for Railway Operations via Modular Prompt-Orchestrated Reasoning","volume":"7","author":[{"family":"Kang","given":"Kyung Ho"},{"family":"Yang","given":"Kyoung Ok"},{"family":"Choi","given":"Jun Won"}],"issued":{"date-parts":[["2026"]]}}}],"schema":"https://github.com/citation-style-language/schema/raw/master/csl-citation.json"} </w:instrText>
      </w:r>
      <w:r w:rsidRPr="008247C6">
        <w:fldChar w:fldCharType="separate"/>
      </w:r>
      <w:r w:rsidR="000A3919" w:rsidRPr="000A3919">
        <w:rPr>
          <w:rFonts w:cs="Times New Roman"/>
        </w:rPr>
        <w:t>(Kang, Yang and Choi, 2026)</w:t>
      </w:r>
      <w:r w:rsidRPr="008247C6">
        <w:fldChar w:fldCharType="end"/>
      </w:r>
      <w:r w:rsidRPr="008247C6">
        <w:t xml:space="preserve"> proposed RAISA, a vision-based intelligent safety guidance agent for railway operations using modular prompt-orchestrated reasoning. Wang</w:t>
      </w:r>
      <w:r w:rsidRPr="008247C6">
        <w:rPr>
          <w:rFonts w:hint="eastAsia"/>
        </w:rPr>
        <w:t xml:space="preserve"> </w:t>
      </w:r>
      <w:r w:rsidRPr="008247C6">
        <w:fldChar w:fldCharType="begin"/>
      </w:r>
      <w:r w:rsidR="000A3919">
        <w:instrText xml:space="preserve"> ADDIN ZOTERO_ITEM CSL_CITATION {"citationID":"YBkNZmZl","properties":{"unsorted":false,"formattedCitation":"(Wang, 2025)","plainCitation":"(Wang, 2025)","noteIndex":0},"citationItems":[{"id":"owbJ2Ida/7HgRubbd","uris":["http://zotero.org/users/9021464/items/W4KDP49J"],"itemData":{"id":4243,"type":"article-journal","abstract":"The inspection of the railway infrastructure is crucial to ensuring operational safety and improving efficiency. However, traditional manual inspection methods are not only time-consuming and labor-intensive but are also prone to human errors, leading to fluctuations in inspection quality and efficiency. To address this issue, this article proposes an automated inspection method for unmanned aerial vehicles (UAV) based on a Hierarchical Training Fusion Reinforcement Learning Network (HTFN), which combines Hierarchical Deep Q Networks (DQN) and Proximal Policy Optimization (PPO) algorithms for autonomous route planning and navigation. This approach provides precise support for task path planning in complex geographical environments, overcoming the limitations of traditional methods in such scenarios. Additionally, the system utilizes a multimodal large language model for automatic fault detection and alarm, enhancing real-time monitoring, predictive maintenance, and automated decision-making. The integration of these technologies results in a highly intelligent and automated UAV operation and control inspection system, minimizing human intervention while improving inspection accuracy and efficiency. Experimental results demonstrate that the proposed system effectively identifies defects in railway infrastructure, significantly improves inspection efficiency, reduces operational costs, and enhances operational control efficiency, ensuring the smooth completion of tasks.","archive_location":"WOS:001626857700026","container-title":"IEEE ACCESS","DOI":"10.1109/ACCESS.2025.3634110","ISSN":"2169-3536","page":"196821-196835","title":"HTFN: A Hybrid Deep Reinforcement Learning Framework for UAV-Based Railway Inspection With Deepseek Integration","volume":"13","author":[{"family":"Wang","given":"Chao"}],"issued":{"date-parts":[["2025"]]}}}],"schema":"https://github.com/citation-style-language/schema/raw/master/csl-citation.json"} </w:instrText>
      </w:r>
      <w:r w:rsidRPr="008247C6">
        <w:fldChar w:fldCharType="separate"/>
      </w:r>
      <w:r w:rsidRPr="00FD628E">
        <w:t>(Wang, 2025)</w:t>
      </w:r>
      <w:r w:rsidRPr="008247C6">
        <w:fldChar w:fldCharType="end"/>
      </w:r>
      <w:r w:rsidRPr="008247C6">
        <w:t xml:space="preserve"> proposed HTFN, a hybrid deep reinforcement learning framework for UAV-based railway inspection with DeepSeek integration, aiming to improve the decision-making capability of UAV inspection tasks.</w:t>
      </w:r>
    </w:p>
    <w:p w14:paraId="31C8A54F" w14:textId="2D883A38" w:rsidR="00245F36" w:rsidRPr="008247C6" w:rsidRDefault="00245F36" w:rsidP="00245F36">
      <w:pPr>
        <w:ind w:firstLine="480"/>
      </w:pPr>
      <w:r w:rsidRPr="008247C6">
        <w:rPr>
          <w:rFonts w:hint="eastAsia"/>
        </w:rPr>
        <w:t>Railway maintenance tasks show</w:t>
      </w:r>
      <w:r w:rsidRPr="008247C6">
        <w:t xml:space="preserve"> strong spatiotemporal coupling characteristics and are influenced by historical operation data, weather, holidays, urban activities, network structure, and unexpected events.</w:t>
      </w:r>
      <w:r w:rsidRPr="008247C6">
        <w:rPr>
          <w:rFonts w:hint="eastAsia"/>
        </w:rPr>
        <w:t xml:space="preserve"> </w:t>
      </w:r>
      <w:r w:rsidRPr="008247C6">
        <w:t xml:space="preserve">In dispatching and risk control, Zhao </w:t>
      </w:r>
      <w:r w:rsidRPr="008247C6">
        <w:fldChar w:fldCharType="begin"/>
      </w:r>
      <w:r w:rsidR="000A3919">
        <w:instrText xml:space="preserve"> ADDIN ZOTERO_ITEM CSL_CITATION {"citationID":"mq8jBt9t","properties":{"unsorted":false,"formattedCitation":"(Zhao and Liu, 2025)","plainCitation":"(Zhao and Liu, 2025)","noteIndex":0},"citationItems":[{"id":"owbJ2Ida/Asepp8cn","uris":["http://zotero.org/users/9021464/items/3BBV4EHH"],"itemData":{"id":4239,"type":"article-journal","abstract":"The high-speed train operational safety is a critical aspect of railway safety control, involving a multi-dimensional information analysis and complex decision-making processes. The traditional operational risk control systems face numerous challenges in areas such as the holistic risk perception, the real-time analysis of unstructured data, the evaluation of operator actions, and the generation of risk mitigation plans. Large Language Models (LLMs), with their exceptional general intelligence and robust reasoning capabilities, have sparked transformative changes across various fields. This study presents an operational risk prevention and control model for trains based on a LLM, called the train security large model (TSLM). The TSLM integrates techniques such as retrieval augmented generation (RAG), chain-of-thought (CoT), and model fine-tuning for performing a real-time analysis and risk identification in three train operation scenarios. The experimental results indicate that the TSLM performs well with regard to the risk identification accuracy, the interpretability of the obtained results, and the model`s generalization ability. The proposed model can effectively address various risk scenarios and provide reasonable risk mitigation suggestions. Even in unfamiliar scenarios, the TSLM demonstrates a high risk identification accuracy and rationality, reflecting its strong generalization capability and reliability. Thus, this model provides an innovative and practical approach to train dispatching safety management, with the potential for a continuous optimization and improvement in order to further enhance the safety and efficiency of railway transportation in real-world applications.","archive_location":"WOS:001606278900006","container-title":"STUDIES IN INFORMATICS AND CONTROL","DOI":"10.24846/v34i3y202506","ISSN":"1220-1766","issue":"3","title":"A High-speed Train Operational Risk Prevention and Control Model Based on a Large Language Model","volume":"34","author":[{"family":"Zhao","given":"Yuan"},{"family":"Liu","given":"Shifeng"}],"accessed":{"date-parts":[["2025",11,8]]},"issued":{"date-parts":[["2025",9]]}}}],"schema":"https://github.com/citation-style-language/schema/raw/master/csl-citation.json"} </w:instrText>
      </w:r>
      <w:r w:rsidRPr="008247C6">
        <w:fldChar w:fldCharType="separate"/>
      </w:r>
      <w:r w:rsidRPr="00FD628E">
        <w:t>(Zhao and Liu, 2025)</w:t>
      </w:r>
      <w:r w:rsidRPr="008247C6">
        <w:fldChar w:fldCharType="end"/>
      </w:r>
      <w:r w:rsidRPr="008247C6">
        <w:t xml:space="preserve"> proposed a high-speed train operational risk prevention and control model based on a large language model. </w:t>
      </w:r>
    </w:p>
    <w:p w14:paraId="797A8AE8" w14:textId="6480515C" w:rsidR="00245F36" w:rsidRPr="008247C6" w:rsidRDefault="00245F36" w:rsidP="00245F36">
      <w:pPr>
        <w:ind w:firstLine="480"/>
      </w:pPr>
      <w:r w:rsidRPr="008247C6">
        <w:t>Railway safety management relies heavily on accident reports, fault reports, regulatory standards, and test cases. Traditional text analysis methods often depend on manual annotation and keyword matching, making it difficult to fully mine the deep relationships among accident causes, risk factors, and human error mechanisms. In recent years, language models have gradually been applied to railway safety text analysis and regulation-related testing tasks.</w:t>
      </w:r>
      <w:r w:rsidRPr="008247C6">
        <w:rPr>
          <w:rFonts w:hint="eastAsia"/>
        </w:rPr>
        <w:t xml:space="preserve"> </w:t>
      </w:r>
      <w:r w:rsidRPr="008247C6">
        <w:t xml:space="preserve">Hong </w:t>
      </w:r>
      <w:r w:rsidRPr="008247C6">
        <w:fldChar w:fldCharType="begin"/>
      </w:r>
      <w:r w:rsidR="000A3919">
        <w:instrText xml:space="preserve"> ADDIN ZOTERO_ITEM CSL_CITATION {"citationID":"DvAZuufO","properties":{"unsorted":false,"formattedCitation":"(Hong, Clifton and Nelson, 2024)","plainCitation":"(Hong, Clifton and Nelson, 2024)","noteIndex":0},"citationItems":[{"id":"owbJ2Ida/6Fgp7cbb","uris":["http://zotero.org/users/9021464/items/FDW7JG4D"],"itemData":{"id":4231,"type":"article-journal","abstract":"Hazards threaten railway safety by their potential to trigger railway accidents, resulting in significant costs and impacting the public's willingness to use railways. Whilst many prior works investigate railway hazards, few offer a holistic view of hazards across jurisdictions and time because the large number of primary sources make synthesising such learnings time consuming and potentially incomplete. The conceptual framework HazardMap is developed to overcome this gap, employing open-sourced Natural Language Processing topic modelling for the automated analysis of textual data from Rail Accident Investigation Branch (RAIB), Australian Transport Safety Bureau (ATSB), National Transportation Safety Board (NTSB) and Transportation Safety Board of Canada (TSB) railway accident reports. The topic modelling depicts the relationships between hazards, railway accidents and investigator recommendations and is further extended and integrated with the existing risk theory and epidemiological accident models. The results allow the different aspects of each hazard to be listed along with the potential combinations of hazards that could trigger railway accidents. Better understanding of the aspects of individual hazards and the relationships between hazards and previous accidents can inform more effective hazard mitigation policies including technical or regulatory interventions. A case study of the risk at level crossings is provided to illustrate how HazardMap works with real-world data. This demonstrates a high degree of coverage within the existing risk management system, indicating the capability to better inform policymaking for managing risks. The primary contributions of the framework proposed are to enable a large amount of knowledge accumulated to be summarised for an intuitive policymaking process, and to allow other railway investigators to leverage lessons learnt across jurisdictions and time with limited human intervention. Future research could apply the technique to road, aviation or maritime accidents.","archive_location":"WOS:001240931800001","container-title":"TRANSPORT POLICY","DOI":"10.1016/j.tranpol.2024.05.007","ISSN":"0967-070X","page":"102-117","title":"A data-driven conceptual framework for understanding the nature of hazards in railway accidents","volume":"152","author":[{"family":"Hong","given":"Wei-Ting"},{"family":"Clifton","given":"Geoffrey"},{"family":"Nelson","given":"John D."}],"issued":{"date-parts":[["2024",6]]}}}],"schema":"https://github.com/citation-style-language/schema/raw/master/csl-citation.json"} </w:instrText>
      </w:r>
      <w:r w:rsidRPr="008247C6">
        <w:fldChar w:fldCharType="separate"/>
      </w:r>
      <w:r w:rsidR="000A3919" w:rsidRPr="000A3919">
        <w:rPr>
          <w:rFonts w:cs="Times New Roman"/>
        </w:rPr>
        <w:t>(Hong, Clifton and Nelson, 2024)</w:t>
      </w:r>
      <w:r w:rsidRPr="008247C6">
        <w:fldChar w:fldCharType="end"/>
      </w:r>
      <w:r w:rsidRPr="008247C6">
        <w:t xml:space="preserve"> proposed a data-driven conceptual framework for understanding the nature of hazards in railway accidents. Irshad and Walsh</w:t>
      </w:r>
      <w:r w:rsidRPr="008247C6">
        <w:rPr>
          <w:rFonts w:hint="eastAsia"/>
        </w:rPr>
        <w:t xml:space="preserve"> </w:t>
      </w:r>
      <w:r w:rsidRPr="008247C6">
        <w:fldChar w:fldCharType="begin"/>
      </w:r>
      <w:r w:rsidR="000A3919">
        <w:instrText xml:space="preserve"> ADDIN ZOTERO_ITEM CSL_CITATION {"citationID":"V4mHF3Ng","properties":{"unsorted":false,"formattedCitation":"(Irshad and Walsh, 2026)","plainCitation":"(Irshad and Walsh, 2026)","noteIndex":0},"citationItems":[{"id":"owbJ2Ida/3CR8EDgV","uris":["http://zotero.org/users/9021464/items/GZH3XYCS"],"itemData":{"id":4234,"type":"article-journal","abstract":"New paradigms for human-machine interaction are essential to enabling emerging concepts for aviation operations-from remote pilots to multivehicle operations. With the novelty of these arrangements and the resulting high degree of uncertainty, it is critical to consider human error early in the design process, both to reduce the possibility of costly redesign and to prevent accidents. However, existing methods for human error assessment are highly expert-driven and rely on historical knowledge, which in early design and particularly for novel systems is limited. To address this gap, we propose a methodology that uses a language model (i.e., bidirectional encoder representations from transformer (BERT)) to assist with expert-driven identification of human errors, error-producing conditions, and mechanisms from historical incident reports. Moreover, we hypothesize that it is possible to learn across domains to support early design consideration of human elements for novel systems which may not have in-domain data. In particular, we demonstrate the proposed methodology by identifying human errors in aviation and railway domains. The proposed approach yields summarized, tailored reports on human errors from past incidents: nine from railway and 14 from aviation reports. Each human error has at least one error-producing condition, and the majority have more than one error mechanism. Three of the human errors were common to both domains, indicating a degree of knowledge transfer is possible. Additionally, findings indicate that a majority of the errors, error-producing conditions, and mechanisms can be used to inform safe operations across domains-even if they were not found to be common in both datasets-as long as engineering judgment is used to interpret them in context.","archive_location":"WOS:001664194600004","container-title":"JOURNAL OF COMPUTING AND INFORMATION SCIENCE IN ENGINEERING","DOI":"10.1115/1.4070042","ISSN":"1530-9827","issue":"1","title":"Learning From Accident Reports Using Language Models: Human Errors and Error Mechanisms in Aviation and Railway Accidents","volume":"26","author":[{"family":"Irshad","given":"Lukman"},{"family":"Walsh","given":"Hannah S."}],"accessed":{"date-parts":[["2026",1,24]]},"issued":{"date-parts":[["2026",1,1]]}}}],"schema":"https://github.com/citation-style-language/schema/raw/master/csl-citation.json"} </w:instrText>
      </w:r>
      <w:r w:rsidRPr="008247C6">
        <w:fldChar w:fldCharType="separate"/>
      </w:r>
      <w:r w:rsidRPr="00FD628E">
        <w:t>(Irshad and Walsh, 2026)</w:t>
      </w:r>
      <w:r w:rsidRPr="008247C6">
        <w:fldChar w:fldCharType="end"/>
      </w:r>
      <w:r w:rsidRPr="008247C6">
        <w:t xml:space="preserve"> used language models to learn from aviation and railway accident reports, focusing on human errors and error mechanisms. Li and Zeng</w:t>
      </w:r>
      <w:r w:rsidRPr="008247C6">
        <w:rPr>
          <w:rFonts w:hint="eastAsia"/>
        </w:rPr>
        <w:t xml:space="preserve"> </w:t>
      </w:r>
      <w:r w:rsidRPr="008247C6">
        <w:fldChar w:fldCharType="begin"/>
      </w:r>
      <w:r w:rsidR="000A3919">
        <w:instrText xml:space="preserve"> ADDIN ZOTERO_ITEM CSL_CITATION {"citationID":"2ThKxL1M","properties":{"unsorted":false,"formattedCitation":"(Li and Zeng, 2026)","plainCitation":"(Li and Zeng, 2026)","noteIndex":0},"citationItems":[{"id":"owbJ2Ida/2MBYIr5b","uris":["http://zotero.org/users/9021464/items/V3HHK9MX"],"itemData":{"id":4275,"type":"article-journal","abstract":"China's intercity and urban rail transit has entered a stage of unified construction and rapid development, and its safety control is difficult to coordinate, and all kinds of safety events or failures always occur during the metro operation. When facing a large amount of text data such as subway accident reports, it is necessary to extract information from them in order to get the most critical and useful information quickly. In order to help the relevant personnel to efficiently find the causes of accidents and put forward improvement measures, this paper takes the unstructured text data of subway as the research object. At the same time, it considers the word network and sentence network, constructs a text two-layer network to study the importance of the text, and puts forward the relevant text feature extraction method and the causal text recognition method to find out the key factors of accident causation. Finally, the method is applied to analyze the causal factors of the safety accidents in Wuhan metro in the past 10 years, to find out the maximum possible causal chain and the biggest safety risks for the metro staff, and to remind them to enhance their management ability to prevent accidents effectively.","archive_location":"WOS:001497375000001","container-title":"PROCEEDINGS OF THE INSTITUTION OF MECHANICAL ENGINEERS PART O-JOURNAL OF RISK AND RELIABILITY","DOI":"10.1177/1748006X251338899","ISSN":"1748-006X","issue":"1","page":"358-371","title":"Causative word extraction and analysis based on text data of metro safety events","volume":"240","author":[{"family":"Li","given":"Meng"},{"family":"Zeng","given":"Yasi"}],"issued":{"date-parts":[["2026",2]]}}}],"schema":"https://github.com/citation-style-language/schema/raw/master/csl-citation.json"} </w:instrText>
      </w:r>
      <w:r w:rsidRPr="008247C6">
        <w:fldChar w:fldCharType="separate"/>
      </w:r>
      <w:r w:rsidRPr="00FD628E">
        <w:t>(Li and Zeng, 2026)</w:t>
      </w:r>
      <w:r w:rsidRPr="008247C6">
        <w:fldChar w:fldCharType="end"/>
      </w:r>
      <w:r w:rsidRPr="008247C6">
        <w:t xml:space="preserve"> extracted and analyzed causative words from metro safety event texts, helping identify key causal factors in safety events</w:t>
      </w:r>
      <w:r w:rsidRPr="008247C6">
        <w:rPr>
          <w:rFonts w:hint="eastAsia"/>
        </w:rPr>
        <w:t>.</w:t>
      </w:r>
      <w:r w:rsidRPr="008247C6">
        <w:t xml:space="preserve"> These studies show that language models can extract risk factors from large amounts of accident and safety event texts and assist safety managers in experience summarization and risk warning.</w:t>
      </w:r>
    </w:p>
    <w:p w14:paraId="6D2FE3DC" w14:textId="789127AE" w:rsidR="00245F36" w:rsidRDefault="00245F36" w:rsidP="00245F36">
      <w:pPr>
        <w:ind w:firstLine="480"/>
      </w:pPr>
      <w:r w:rsidRPr="008247C6">
        <w:t>Predictive maintenance is an important component of railway intelligent operation and maintenance. Its core objective is to formulate appropriate maintenance strategies before failures occur based on equipment condition and degradation trends. With the development of multi-source data and artificial intelligence, railway predictive maintenance is moving toward multimodal perception, streaming data analysis, and explainable decision-making.</w:t>
      </w:r>
      <w:r w:rsidRPr="008247C6">
        <w:rPr>
          <w:rFonts w:hint="eastAsia"/>
        </w:rPr>
        <w:t xml:space="preserve"> </w:t>
      </w:r>
      <w:r w:rsidRPr="008247C6">
        <w:t xml:space="preserve">Garcia-Mendez </w:t>
      </w:r>
      <w:r w:rsidRPr="008247C6">
        <w:fldChar w:fldCharType="begin"/>
      </w:r>
      <w:r w:rsidR="000A3919">
        <w:instrText xml:space="preserve"> ADDIN ZOTERO_ITEM CSL_CITATION {"citationID":"LyQD7IUj","properties":{"unsorted":false,"formattedCitation":"(Garcia-Mendez {\\i{}et al.}, 2025)","plainCitation":"(Garcia-Mendez et al., 2025)","noteIndex":0},"citationItems":[{"id":"owbJ2Ida/LMlg9inE","uris":["http://zotero.org/users/9021464/items/SEF276W3"],"itemData":{"id":4270,"type":"article-journal","abstract":"The public transportation sector generates large volumes of sensor data that, if analyzed adequately, can help anticipate failures and initiate maintenance actions, thereby enhancing quality and productivity. This work contributes to a real-time data-driven predictive maintenance solution for Intelligent Transportation Systems. The proposed method implements a processing pipeline comprised of sample pre-processing, incremental classification with Machine Learning models, and outcome explanation. This novel online processing pipeline has two main highlights: (i) a dedicated sample pre-processing module, which builds statistical and frequency-related features on the fly, and (ii) an explainability module. This work is the first to perform online fault prediction with natural language and visual explainability. The experiments were performed with the Metropt data set from the metro operator of Porto, Portugal. The results are above 98 % for f-measure and 99 % for accuracy. In the context of railway predictive maintenance, achieving these high values is crucial due to the practical and operational implications of accurate failure prediction. In the specific case of a high f-measure, this ensures that the system maintains an optimal balance between detecting the highest possible number of real faults and minimizing false alarms, which is crucial for maximizing service availability. Furthermore, the accuracy obtained enables reliability, directly impacting cost reduction and increased safety. The analysis demonstrates that the pipeline maintains high performance even in the presence of class imbalance and noise, and its explanations effectively reflect the decision-making process. These findings validate the methodological soundness of the approach and confirm its practical applicability for supporting proactive maintenance decisions in real-world railway operations. Therefore, by identifying the early signs of failure, this pipeline enables decision-makers to understand the underlying problems and act accordingly swiftly.","archive_location":"WOS:001539314800013","container-title":"SCIENTIFIC REPORTS","DOI":"10.1038/s41598-025-08084-1","ISSN":"2045-2322","issue":"1","title":"An explainable machine learning framework for railway predictive maintenance using data streams from the metro operator of Portugal","volume":"15","author":[{"family":"Garcia-Mendez","given":"Silvia"},{"family":"Arriba-Perez","given":"Francisco","non-dropping-particle":"de"},{"family":"Leal","given":"Fatima"},{"family":"Veloso","given":"Bruno"},{"family":"Malheiro","given":"Benedita"},{"family":"Burguillo-Rial","given":"Juan Carlos"}],"accessed":{"date-parts":[["2025",8,9]]},"issued":{"date-parts":[["2025",7,28]]}}}],"schema":"https://github.com/citation-style-language/schema/raw/master/csl-citation.json"} </w:instrText>
      </w:r>
      <w:r w:rsidRPr="008247C6">
        <w:fldChar w:fldCharType="separate"/>
      </w:r>
      <w:r w:rsidR="000A3919" w:rsidRPr="000A3919">
        <w:rPr>
          <w:rFonts w:cs="Times New Roman"/>
          <w:kern w:val="0"/>
        </w:rPr>
        <w:t xml:space="preserve">(Garcia-Mendez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an explainable machine learning framework for railway predictive maintenance using </w:t>
      </w:r>
      <w:r w:rsidRPr="008247C6">
        <w:lastRenderedPageBreak/>
        <w:t>data streams from the metro operator of Portugal, emphasizing model explainability and engineering applicability in actual operational data streams. Siahkouhi</w:t>
      </w:r>
      <w:r w:rsidRPr="008247C6">
        <w:rPr>
          <w:rFonts w:hint="eastAsia"/>
        </w:rPr>
        <w:t xml:space="preserve"> </w:t>
      </w:r>
      <w:r w:rsidRPr="008247C6">
        <w:fldChar w:fldCharType="begin"/>
      </w:r>
      <w:r w:rsidR="000A3919">
        <w:instrText xml:space="preserve"> ADDIN ZOTERO_ITEM CSL_CITATION {"citationID":"WUYcokRE","properties":{"unsorted":false,"formattedCitation":"(Siahkouhi {\\i{}et al.}, 2026)","plainCitation":"(Siahkouhi et al., 2026)","noteIndex":0},"citationItems":[{"id":"owbJ2Ida/76Zm4jNu","uris":["http://zotero.org/users/9021464/items/6QZ4C8LB"],"itemData":{"id":4257,"type":"article-journal","abstract":"This review examines the integration of artificial intelligence (AI) with fibre optic sensing (FOS) for automated structural health monitoring (SHM) of railway infrastructure, encompassing embankments, bridges, tracks, tunnels, and turnouts. Railways are among the most sustainable and strategically critical modes of transportation; however, their distributed nature, increasing axle loads, and harsh environmental conditions present significant monitoring challenges. Distributed fibre optic sensing (DFOS) systems, including fibre Bragg grating (FBG), distributed acoustic sensing (DAS), and Brillouin- and Rayleigh-based scattering sensors, are identified as uniquely capable platforms for real-time, long-range, and high-resolution measurement. Sensor deployment configuration, including gauge length, spatial resolution, and signal-to-noise ratio, critically determines whether a system supports train localisation or enables detection of track component defects such as fastener loosening, rail cracks, and ballast degradation. The convergence of AI with FOS has redefined SHM as a data-driven and predictive discipline. Machine learning algorithms including Q-Learning and Deep Q-Networks (DQN), deep learning architecture such as Convolutional Neural Networks (CNN), Long Short-Term Memory (LSTM), and Gated Recurrent Units (GRU), and reinforcement learning (RL)-based frameworks enable automated defect detection, localisation, and maintenance optimisation. Emerging frameworks incorporating Large Language Models (LLMs) and Digital Twin (DT)-integrated RL offer new opportunities for adaptive, closed-loop decisionmaking in railway maintenance. This review systematically identifies principal deployment challenges, including sensor cross-sensitivity, signal attenuation, massive data volumes from DAS systems, environmental degradation of protective coatings, labour-intensive installation, high interrogator costs, and power constraints at remote trackside locations. Railway-specific resolutions and alternatives are presented for each challenge, grounded in current literature.","archive_location":"WOS:001796416700001","container-title":"JOURNAL OF INFRASTRUCTURE INTELLIGENCE AND RESILIENCE","DOI":"10.1016/j.iintel.2026.100214","ISSN":"2772-9915","issue":"2","title":"AI-assisted fibre optic sensing frameworks for automated monitoring of railway infrastructure","volume":"5","author":[{"family":"Siahkouhi","given":"Mohammad"},{"family":"Rashidi","given":"Maria"},{"family":"Kang","given":"Won-Hee"},{"family":"Bozorg","given":"Behruz"}],"accessed":{"date-parts":[["2026",6,22]]},"issued":{"date-parts":[["2026",6]]}}}],"schema":"https://github.com/citation-style-language/schema/raw/master/csl-citation.json"} </w:instrText>
      </w:r>
      <w:r w:rsidRPr="008247C6">
        <w:fldChar w:fldCharType="separate"/>
      </w:r>
      <w:r w:rsidR="000A3919" w:rsidRPr="000A3919">
        <w:rPr>
          <w:rFonts w:cs="Times New Roman"/>
          <w:kern w:val="0"/>
        </w:rPr>
        <w:t xml:space="preserve">(Siahkouhi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studied AI-assisted fibre optic sensing frameworks for automated monitoring of railway infrastructure, demonstrating the potential of distributed fibre optic sensing and intelligent analysis in railway infrastructure condition monitoring. Martinez</w:t>
      </w:r>
      <w:r w:rsidRPr="008247C6">
        <w:rPr>
          <w:rFonts w:hint="eastAsia"/>
        </w:rPr>
        <w:t xml:space="preserve"> </w:t>
      </w:r>
      <w:r w:rsidRPr="008247C6">
        <w:fldChar w:fldCharType="begin"/>
      </w:r>
      <w:r w:rsidR="000A3919">
        <w:instrText xml:space="preserve"> ADDIN ZOTERO_ITEM CSL_CITATION {"citationID":"kjyvt2Db","properties":{"unsorted":false,"formattedCitation":"(Martinez {\\i{}et al.}, 2025)","plainCitation":"(Martinez et al., 2025)","noteIndex":0},"citationItems":[{"id":"owbJ2Ida/1r25F3cx","uris":["http://zotero.org/users/9021464/items/F6T36448"],"itemData":{"id":4246,"type":"article-journal","abstract":"Physics-informed neural networks (PINNs) offer a mesh-free approach to solving partial differential equations (PDEs) with embedded physical constraints. Although PINNs have gained traction in various engineering fields, their adoption for railway bridge analysis remains under-explored. To address this gap, a systematic review was conducted across Scopus and Web of Science (2020-2025), filtering records by relevance, journal impact, and language. From an initial pool, 120 articles were selected and categorised into nine thematic clusters that encompass computational frameworks, hybrid integration with conventional solvers, and domain decomposition strategies. Through natural language processing (NLP) and trend mapping, this review evidences a growing but fragmented research landscape. PINNs demonstrate promising capabilities in load distribution modelling, structural health monitoring, and failure prediction, particularly under dynamic train loads on multi-span bridges. However, methodological gaps persist in large-scale simulations, plasticity modelling, and experimental validation. Future work should focus on scalable PINN architectures, refined modelling of inelastic behaviours, and real-time data assimilation, ensuring robustness and generalisability through interdisciplinary collaboration.","archive_location":"WOS:001496499900001","container-title":"MATHEMATICS","DOI":"10.3390/math13101571","ISSN":"2227-7390","issue":"10","title":"Physics-Informed Neural Networks for the Structural Analysis and Monitoring of Railway Bridges: A Systematic Review","volume":"13","author":[{"family":"Martinez","given":"Yuniel"},{"family":"Rojas","given":"Luis"},{"family":"Pena","given":"Alvaro"},{"family":"Valenzuela","given":"Matias"},{"family":"Garcia","given":"Jose"}],"accessed":{"date-parts":[["2025",5,31]]},"issued":{"date-parts":[["2025",5,10]]}}}],"schema":"https://github.com/citation-style-language/schema/raw/master/csl-citation.json"} </w:instrText>
      </w:r>
      <w:r w:rsidRPr="008247C6">
        <w:fldChar w:fldCharType="separate"/>
      </w:r>
      <w:r w:rsidR="000A3919" w:rsidRPr="000A3919">
        <w:rPr>
          <w:rFonts w:cs="Times New Roman"/>
          <w:kern w:val="0"/>
        </w:rPr>
        <w:t xml:space="preserve">(Martinez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systematically reviewed the application of physics-informed neural networks in structural analysis and monitoring of railway bridges, showing that combining physical constraints with data-driven models is an important direction for improving model reliability. Kang</w:t>
      </w:r>
      <w:r w:rsidRPr="008247C6">
        <w:rPr>
          <w:rFonts w:hint="eastAsia"/>
        </w:rPr>
        <w:t xml:space="preserve"> </w:t>
      </w:r>
      <w:r w:rsidRPr="008247C6">
        <w:fldChar w:fldCharType="begin"/>
      </w:r>
      <w:r w:rsidR="000A3919">
        <w:instrText xml:space="preserve"> ADDIN ZOTERO_ITEM CSL_CITATION {"citationID":"2QbzPqIY","properties":{"unsorted":false,"formattedCitation":"(Kang {\\i{}et al.}, 2026)","plainCitation":"(Kang et al., 2026)","noteIndex":0},"citationItems":[{"id":"owbJ2Ida/GTfIMFjz","uris":["http://zotero.org/users/9021464/items/6XJM7SYP"],"itemData":{"id":4269,"type":"article-journal","abstract":"Accurate and rapid anomaly detection of train control systems is an inevitable requirement for ensuring the safe and efficient operation of high-speed railways. Currently, the manual offline fault diagnosis has issues such as ineffectiveness in fault locating and a relatively large scope of fault impact. In response, an anomaly detection model based on multimodal learning with the attention mechanism is proposed. According to the interrelated relationship between text logs and visual images representing equipment working status, a language-vision fusion two-stream multimodal neural network learning architecture is designed. The entire network structure, is centered around the attention mechanism. At the first stage, independent text and visual processing streams are introduced, focusing separately on the context of the text and the changes in indicator light display at specific positions on the visual images, learning the heterogeneity of each modality. At the later stage, in the decision-making layer, the learning results of language and vision are organically fused through logical operations, culminating in the output of anomalous states for the train control system. Causation experiment and comparative tests on real train operation datasets demonstrate the model's superior performance in terms of precision of 98.63% and recall of 98.82% compared to other methods, validating its effectiveness.","archive_location":"WOS:001703092900002","container-title":"JOURNAL OF SUPERCOMPUTING","DOI":"10.1007/s11227-025-08141-6","ISSN":"0920-8542","issue":"4","title":"Multimodal anomaly detection for high-speed train control system based on attention mechanism","volume":"82","author":[{"family":"Kang","given":"Renwei"},{"family":"Pang","given":"Yanzhi"},{"family":"Cheng","given":"Jianfeng"},{"family":"Liu","given":"Lei"},{"family":"Chen","given":"Jianqiu"}],"accessed":{"date-parts":[["2026",3,7]]},"issued":{"date-parts":[["2026",2,27]]}}}],"schema":"https://github.com/citation-style-language/schema/raw/master/csl-citation.json"} </w:instrText>
      </w:r>
      <w:r w:rsidRPr="008247C6">
        <w:fldChar w:fldCharType="separate"/>
      </w:r>
      <w:r w:rsidR="000A3919" w:rsidRPr="000A3919">
        <w:rPr>
          <w:rFonts w:cs="Times New Roman"/>
          <w:kern w:val="0"/>
        </w:rPr>
        <w:t xml:space="preserve">(Kang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attention-based multimodal anomaly detection method for high-speed train control system</w:t>
      </w:r>
      <w:r w:rsidRPr="00325A06">
        <w:t>s, integrating multi-source signals for control system anomaly identificatio</w:t>
      </w:r>
      <w:r>
        <w:rPr>
          <w:rFonts w:hint="eastAsia"/>
        </w:rPr>
        <w:t>n</w:t>
      </w:r>
      <w:r w:rsidRPr="00325A06">
        <w:t>.</w:t>
      </w:r>
    </w:p>
    <w:p w14:paraId="60444BB4" w14:textId="7A20C3E6" w:rsidR="00C207ED" w:rsidRPr="00C207ED" w:rsidRDefault="00C207ED" w:rsidP="00C207ED">
      <w:pPr>
        <w:ind w:firstLine="480"/>
        <w:rPr>
          <w:rFonts w:hint="eastAsia"/>
        </w:rPr>
      </w:pPr>
      <w:r>
        <w:fldChar w:fldCharType="begin"/>
      </w:r>
      <w:r>
        <w:instrText xml:space="preserve"> REF _Ref234069479 \h </w:instrText>
      </w:r>
      <w:r>
        <w:fldChar w:fldCharType="separate"/>
      </w:r>
      <w:r w:rsidR="00BA048F">
        <w:t xml:space="preserve">Table </w:t>
      </w:r>
      <w:r w:rsidR="00BA048F">
        <w:rPr>
          <w:noProof/>
        </w:rPr>
        <w:t>10</w:t>
      </w:r>
      <w:r>
        <w:fldChar w:fldCharType="end"/>
      </w:r>
      <w:r>
        <w:rPr>
          <w:rFonts w:hint="eastAsia"/>
        </w:rPr>
        <w:t xml:space="preserve"> </w:t>
      </w:r>
      <w:r w:rsidRPr="00C207ED">
        <w:t>summarizes representative studies from the perspectives of application tasks and technical approaches.</w:t>
      </w:r>
    </w:p>
    <w:p w14:paraId="491C94D4" w14:textId="1B34E125" w:rsidR="000037C7" w:rsidRDefault="000037C7" w:rsidP="000037C7">
      <w:pPr>
        <w:pStyle w:val="a3"/>
        <w:keepNext/>
      </w:pPr>
      <w:bookmarkStart w:id="40" w:name="_Ref234069479"/>
      <w:r>
        <w:t xml:space="preserve">Table </w:t>
      </w:r>
      <w:fldSimple w:instr=" SEQ Table \* ARABIC ">
        <w:r w:rsidR="00BA048F">
          <w:rPr>
            <w:noProof/>
          </w:rPr>
          <w:t>10</w:t>
        </w:r>
      </w:fldSimple>
      <w:bookmarkEnd w:id="40"/>
      <w:r>
        <w:rPr>
          <w:rFonts w:hint="eastAsia"/>
        </w:rPr>
        <w:t xml:space="preserve"> </w:t>
      </w:r>
      <w:r w:rsidRPr="00E252EE">
        <w:t>Mapping between representative studies, technical methods, and railway O&amp;M tasks</w:t>
      </w:r>
    </w:p>
    <w:tbl>
      <w:tblPr>
        <w:tblStyle w:val="afa"/>
        <w:tblW w:w="5000" w:type="pct"/>
        <w:tblLook w:val="04A0" w:firstRow="1" w:lastRow="0" w:firstColumn="1" w:lastColumn="0" w:noHBand="0" w:noVBand="1"/>
      </w:tblPr>
      <w:tblGrid>
        <w:gridCol w:w="1737"/>
        <w:gridCol w:w="1085"/>
        <w:gridCol w:w="963"/>
        <w:gridCol w:w="919"/>
        <w:gridCol w:w="919"/>
        <w:gridCol w:w="771"/>
        <w:gridCol w:w="1912"/>
      </w:tblGrid>
      <w:tr w:rsidR="00245F36" w:rsidRPr="008F4EED" w14:paraId="006CD755" w14:textId="77777777" w:rsidTr="00FD628E">
        <w:trPr>
          <w:cnfStyle w:val="100000000000" w:firstRow="1" w:lastRow="0" w:firstColumn="0" w:lastColumn="0" w:oddVBand="0" w:evenVBand="0" w:oddHBand="0" w:evenHBand="0" w:firstRowFirstColumn="0" w:firstRowLastColumn="0" w:lastRowFirstColumn="0" w:lastRowLastColumn="0"/>
        </w:trPr>
        <w:tc>
          <w:tcPr>
            <w:tcW w:w="1046" w:type="pct"/>
          </w:tcPr>
          <w:p w14:paraId="092A0044" w14:textId="77777777" w:rsidR="00245F36" w:rsidRPr="008F4EED" w:rsidRDefault="00245F36" w:rsidP="00FD628E">
            <w:pPr>
              <w:ind w:firstLineChars="0" w:firstLine="0"/>
              <w:rPr>
                <w:rFonts w:eastAsia="Yu Mincho"/>
                <w:lang w:eastAsia="ja-JP"/>
              </w:rPr>
            </w:pPr>
            <w:r w:rsidRPr="008F4EED">
              <w:rPr>
                <w:b/>
                <w:bCs/>
              </w:rPr>
              <w:t>Task</w:t>
            </w:r>
          </w:p>
        </w:tc>
        <w:tc>
          <w:tcPr>
            <w:tcW w:w="653" w:type="pct"/>
          </w:tcPr>
          <w:p w14:paraId="2B58D7D1" w14:textId="77777777" w:rsidR="00245F36" w:rsidRPr="008F4EED" w:rsidRDefault="00245F36" w:rsidP="00FD628E">
            <w:pPr>
              <w:ind w:firstLineChars="0" w:firstLine="0"/>
              <w:rPr>
                <w:rFonts w:eastAsia="Yu Mincho"/>
                <w:lang w:eastAsia="ja-JP"/>
              </w:rPr>
            </w:pPr>
            <w:r w:rsidRPr="008F4EED">
              <w:rPr>
                <w:b/>
                <w:bCs/>
              </w:rPr>
              <w:t>LLM</w:t>
            </w:r>
          </w:p>
        </w:tc>
        <w:tc>
          <w:tcPr>
            <w:tcW w:w="580" w:type="pct"/>
          </w:tcPr>
          <w:p w14:paraId="0A5C3FBA" w14:textId="77777777" w:rsidR="00245F36" w:rsidRPr="008F4EED" w:rsidRDefault="00245F36" w:rsidP="00FD628E">
            <w:pPr>
              <w:ind w:firstLineChars="0" w:firstLine="0"/>
              <w:rPr>
                <w:rFonts w:eastAsia="Yu Mincho"/>
                <w:lang w:eastAsia="ja-JP"/>
              </w:rPr>
            </w:pPr>
            <w:r w:rsidRPr="008F4EED">
              <w:rPr>
                <w:b/>
                <w:bCs/>
              </w:rPr>
              <w:t>VLM</w:t>
            </w:r>
          </w:p>
        </w:tc>
        <w:tc>
          <w:tcPr>
            <w:tcW w:w="553" w:type="pct"/>
          </w:tcPr>
          <w:p w14:paraId="10056B09" w14:textId="77777777" w:rsidR="00245F36" w:rsidRPr="008F4EED" w:rsidRDefault="00245F36" w:rsidP="00FD628E">
            <w:pPr>
              <w:ind w:firstLineChars="0" w:firstLine="0"/>
              <w:rPr>
                <w:rFonts w:eastAsia="Yu Mincho"/>
                <w:lang w:eastAsia="ja-JP"/>
              </w:rPr>
            </w:pPr>
            <w:r w:rsidRPr="008F4EED">
              <w:rPr>
                <w:b/>
                <w:bCs/>
              </w:rPr>
              <w:t>RAG</w:t>
            </w:r>
          </w:p>
        </w:tc>
        <w:tc>
          <w:tcPr>
            <w:tcW w:w="553" w:type="pct"/>
          </w:tcPr>
          <w:p w14:paraId="3AE7EF0B" w14:textId="77777777" w:rsidR="00245F36" w:rsidRPr="008F4EED" w:rsidRDefault="00245F36" w:rsidP="00FD628E">
            <w:pPr>
              <w:ind w:firstLineChars="0" w:firstLine="0"/>
              <w:rPr>
                <w:rFonts w:eastAsia="Yu Mincho"/>
                <w:lang w:eastAsia="ja-JP"/>
              </w:rPr>
            </w:pPr>
            <w:r w:rsidRPr="008F4EED">
              <w:rPr>
                <w:b/>
                <w:bCs/>
              </w:rPr>
              <w:t>KG</w:t>
            </w:r>
          </w:p>
        </w:tc>
        <w:tc>
          <w:tcPr>
            <w:tcW w:w="464" w:type="pct"/>
          </w:tcPr>
          <w:p w14:paraId="6ECA4A5E" w14:textId="77777777" w:rsidR="00245F36" w:rsidRPr="008F4EED" w:rsidRDefault="00245F36" w:rsidP="00FD628E">
            <w:pPr>
              <w:ind w:firstLineChars="0" w:firstLine="0"/>
              <w:rPr>
                <w:rFonts w:eastAsia="Yu Mincho"/>
                <w:lang w:eastAsia="ja-JP"/>
              </w:rPr>
            </w:pPr>
            <w:r w:rsidRPr="008F4EED">
              <w:rPr>
                <w:b/>
                <w:bCs/>
              </w:rPr>
              <w:t>RL</w:t>
            </w:r>
          </w:p>
        </w:tc>
        <w:tc>
          <w:tcPr>
            <w:tcW w:w="1151" w:type="pct"/>
          </w:tcPr>
          <w:p w14:paraId="6193DC07" w14:textId="77777777" w:rsidR="00245F36" w:rsidRPr="008F4EED" w:rsidRDefault="00245F36" w:rsidP="00FD628E">
            <w:pPr>
              <w:ind w:firstLineChars="0" w:firstLine="0"/>
              <w:rPr>
                <w:rFonts w:eastAsia="Yu Mincho"/>
                <w:lang w:eastAsia="ja-JP"/>
              </w:rPr>
            </w:pPr>
            <w:r w:rsidRPr="008F4EED">
              <w:rPr>
                <w:b/>
                <w:bCs/>
              </w:rPr>
              <w:t>XAI / PINN</w:t>
            </w:r>
          </w:p>
        </w:tc>
      </w:tr>
      <w:tr w:rsidR="00245F36" w:rsidRPr="008F4EED" w14:paraId="1320FF67" w14:textId="77777777" w:rsidTr="00FD628E">
        <w:tc>
          <w:tcPr>
            <w:tcW w:w="1046" w:type="pct"/>
          </w:tcPr>
          <w:p w14:paraId="6A8D82BC" w14:textId="77777777" w:rsidR="00245F36" w:rsidRPr="008F4EED" w:rsidRDefault="00245F36" w:rsidP="00FD628E">
            <w:pPr>
              <w:ind w:firstLineChars="0" w:firstLine="0"/>
              <w:rPr>
                <w:rFonts w:eastAsia="Yu Mincho"/>
                <w:lang w:eastAsia="ja-JP"/>
              </w:rPr>
            </w:pPr>
            <w:r w:rsidRPr="008F4EED">
              <w:t>Fault diagnosis</w:t>
            </w:r>
          </w:p>
        </w:tc>
        <w:tc>
          <w:tcPr>
            <w:tcW w:w="653" w:type="pct"/>
          </w:tcPr>
          <w:p w14:paraId="51DD629A" w14:textId="77777777" w:rsidR="00245F36" w:rsidRPr="008F4EED" w:rsidRDefault="00245F36" w:rsidP="00FD628E">
            <w:pPr>
              <w:ind w:firstLineChars="0" w:firstLine="0"/>
              <w:rPr>
                <w:rFonts w:eastAsia="Yu Mincho"/>
                <w:lang w:eastAsia="ja-JP"/>
              </w:rPr>
            </w:pPr>
            <w:r w:rsidRPr="008F4EED">
              <w:t>Peng; Zhang</w:t>
            </w:r>
          </w:p>
        </w:tc>
        <w:tc>
          <w:tcPr>
            <w:tcW w:w="580" w:type="pct"/>
          </w:tcPr>
          <w:p w14:paraId="351CA05D" w14:textId="77777777" w:rsidR="00245F36" w:rsidRPr="008F4EED" w:rsidRDefault="00245F36" w:rsidP="00FD628E">
            <w:pPr>
              <w:ind w:firstLineChars="0" w:firstLine="0"/>
              <w:rPr>
                <w:rFonts w:eastAsia="Yu Mincho"/>
                <w:lang w:eastAsia="ja-JP"/>
              </w:rPr>
            </w:pPr>
            <w:r w:rsidRPr="008F4EED">
              <w:t>Zhang C.</w:t>
            </w:r>
          </w:p>
        </w:tc>
        <w:tc>
          <w:tcPr>
            <w:tcW w:w="553" w:type="pct"/>
          </w:tcPr>
          <w:p w14:paraId="2640D146" w14:textId="77777777" w:rsidR="00245F36" w:rsidRPr="008F4EED" w:rsidRDefault="00245F36" w:rsidP="00FD628E">
            <w:pPr>
              <w:ind w:firstLineChars="0" w:firstLine="0"/>
              <w:rPr>
                <w:rFonts w:eastAsia="Yu Mincho"/>
                <w:lang w:eastAsia="ja-JP"/>
              </w:rPr>
            </w:pPr>
            <w:r w:rsidRPr="008F4EED">
              <w:t>Miao</w:t>
            </w:r>
          </w:p>
        </w:tc>
        <w:tc>
          <w:tcPr>
            <w:tcW w:w="553" w:type="pct"/>
          </w:tcPr>
          <w:p w14:paraId="1FA93AD4" w14:textId="77777777" w:rsidR="00245F36" w:rsidRPr="008F4EED" w:rsidRDefault="00245F36" w:rsidP="00FD628E">
            <w:pPr>
              <w:ind w:firstLineChars="0" w:firstLine="0"/>
              <w:rPr>
                <w:rFonts w:eastAsia="Yu Mincho"/>
                <w:lang w:eastAsia="ja-JP"/>
              </w:rPr>
            </w:pPr>
            <w:r w:rsidRPr="008F4EED">
              <w:t>Miao</w:t>
            </w:r>
          </w:p>
        </w:tc>
        <w:tc>
          <w:tcPr>
            <w:tcW w:w="464" w:type="pct"/>
          </w:tcPr>
          <w:p w14:paraId="3A42AD09" w14:textId="77777777" w:rsidR="00245F36" w:rsidRPr="008F4EED" w:rsidRDefault="00245F36" w:rsidP="00FD628E">
            <w:pPr>
              <w:ind w:firstLineChars="0" w:firstLine="0"/>
              <w:rPr>
                <w:rFonts w:eastAsia="Yu Mincho"/>
                <w:lang w:eastAsia="ja-JP"/>
              </w:rPr>
            </w:pPr>
          </w:p>
        </w:tc>
        <w:tc>
          <w:tcPr>
            <w:tcW w:w="1151" w:type="pct"/>
          </w:tcPr>
          <w:p w14:paraId="2AF4F9D4" w14:textId="77777777" w:rsidR="00245F36" w:rsidRPr="008F4EED" w:rsidRDefault="00245F36" w:rsidP="00FD628E">
            <w:pPr>
              <w:ind w:firstLineChars="0" w:firstLine="0"/>
              <w:rPr>
                <w:rFonts w:eastAsia="Yu Mincho"/>
                <w:lang w:eastAsia="ja-JP"/>
              </w:rPr>
            </w:pPr>
          </w:p>
        </w:tc>
      </w:tr>
      <w:tr w:rsidR="00245F36" w:rsidRPr="008F4EED" w14:paraId="3DF1643D" w14:textId="77777777" w:rsidTr="00FD628E">
        <w:tc>
          <w:tcPr>
            <w:tcW w:w="1046" w:type="pct"/>
          </w:tcPr>
          <w:p w14:paraId="73F2CD89" w14:textId="77777777" w:rsidR="00245F36" w:rsidRPr="008F4EED" w:rsidRDefault="00245F36" w:rsidP="00FD628E">
            <w:pPr>
              <w:ind w:firstLineChars="0" w:firstLine="0"/>
              <w:rPr>
                <w:rFonts w:eastAsia="Yu Mincho"/>
                <w:lang w:eastAsia="ja-JP"/>
              </w:rPr>
            </w:pPr>
            <w:r w:rsidRPr="008F4EED">
              <w:t>Maintenance QA</w:t>
            </w:r>
          </w:p>
        </w:tc>
        <w:tc>
          <w:tcPr>
            <w:tcW w:w="653" w:type="pct"/>
          </w:tcPr>
          <w:p w14:paraId="44C3E6AC" w14:textId="77777777" w:rsidR="00245F36" w:rsidRPr="008F4EED" w:rsidRDefault="00245F36" w:rsidP="00FD628E">
            <w:pPr>
              <w:ind w:firstLineChars="0" w:firstLine="0"/>
              <w:rPr>
                <w:rFonts w:eastAsia="Yu Mincho"/>
                <w:lang w:eastAsia="ja-JP"/>
              </w:rPr>
            </w:pPr>
            <w:r w:rsidRPr="008F4EED">
              <w:t>Chen</w:t>
            </w:r>
          </w:p>
        </w:tc>
        <w:tc>
          <w:tcPr>
            <w:tcW w:w="580" w:type="pct"/>
          </w:tcPr>
          <w:p w14:paraId="2A752F86" w14:textId="77777777" w:rsidR="00245F36" w:rsidRPr="008F4EED" w:rsidRDefault="00245F36" w:rsidP="00FD628E">
            <w:pPr>
              <w:ind w:firstLineChars="0" w:firstLine="0"/>
              <w:rPr>
                <w:rFonts w:eastAsia="Yu Mincho"/>
                <w:lang w:eastAsia="ja-JP"/>
              </w:rPr>
            </w:pPr>
          </w:p>
        </w:tc>
        <w:tc>
          <w:tcPr>
            <w:tcW w:w="553" w:type="pct"/>
          </w:tcPr>
          <w:p w14:paraId="6CACF5C1" w14:textId="77777777" w:rsidR="00245F36" w:rsidRPr="008F4EED" w:rsidRDefault="00245F36" w:rsidP="00FD628E">
            <w:pPr>
              <w:ind w:firstLineChars="0" w:firstLine="0"/>
              <w:rPr>
                <w:rFonts w:eastAsia="Yu Mincho"/>
                <w:lang w:eastAsia="ja-JP"/>
              </w:rPr>
            </w:pPr>
            <w:r w:rsidRPr="008F4EED">
              <w:t>Zheng W.</w:t>
            </w:r>
          </w:p>
        </w:tc>
        <w:tc>
          <w:tcPr>
            <w:tcW w:w="553" w:type="pct"/>
          </w:tcPr>
          <w:p w14:paraId="425CD14B" w14:textId="77777777" w:rsidR="00245F36" w:rsidRPr="008F4EED" w:rsidRDefault="00245F36" w:rsidP="00FD628E">
            <w:pPr>
              <w:ind w:firstLineChars="0" w:firstLine="0"/>
              <w:rPr>
                <w:rFonts w:eastAsia="Yu Mincho"/>
                <w:lang w:eastAsia="ja-JP"/>
              </w:rPr>
            </w:pPr>
            <w:r w:rsidRPr="008F4EED">
              <w:t>Zheng W.</w:t>
            </w:r>
          </w:p>
        </w:tc>
        <w:tc>
          <w:tcPr>
            <w:tcW w:w="464" w:type="pct"/>
          </w:tcPr>
          <w:p w14:paraId="7DD5FE89" w14:textId="77777777" w:rsidR="00245F36" w:rsidRPr="008F4EED" w:rsidRDefault="00245F36" w:rsidP="00FD628E">
            <w:pPr>
              <w:ind w:firstLineChars="0" w:firstLine="0"/>
              <w:rPr>
                <w:rFonts w:eastAsia="Yu Mincho"/>
                <w:lang w:eastAsia="ja-JP"/>
              </w:rPr>
            </w:pPr>
          </w:p>
        </w:tc>
        <w:tc>
          <w:tcPr>
            <w:tcW w:w="1151" w:type="pct"/>
          </w:tcPr>
          <w:p w14:paraId="1592DB3D" w14:textId="77777777" w:rsidR="00245F36" w:rsidRPr="008F4EED" w:rsidRDefault="00245F36" w:rsidP="00FD628E">
            <w:pPr>
              <w:ind w:firstLineChars="0" w:firstLine="0"/>
              <w:rPr>
                <w:rFonts w:eastAsia="Yu Mincho"/>
                <w:lang w:eastAsia="ja-JP"/>
              </w:rPr>
            </w:pPr>
          </w:p>
        </w:tc>
      </w:tr>
      <w:tr w:rsidR="00245F36" w:rsidRPr="008F4EED" w14:paraId="2830CC34" w14:textId="77777777" w:rsidTr="00FD628E">
        <w:tc>
          <w:tcPr>
            <w:tcW w:w="1046" w:type="pct"/>
          </w:tcPr>
          <w:p w14:paraId="709F5106" w14:textId="77777777" w:rsidR="00245F36" w:rsidRPr="008F4EED" w:rsidRDefault="00245F36" w:rsidP="00FD628E">
            <w:pPr>
              <w:ind w:firstLineChars="0" w:firstLine="0"/>
              <w:rPr>
                <w:rFonts w:eastAsia="Yu Mincho"/>
                <w:lang w:eastAsia="ja-JP"/>
              </w:rPr>
            </w:pPr>
            <w:r w:rsidRPr="008F4EED">
              <w:t>Defect detection</w:t>
            </w:r>
          </w:p>
        </w:tc>
        <w:tc>
          <w:tcPr>
            <w:tcW w:w="653" w:type="pct"/>
          </w:tcPr>
          <w:p w14:paraId="2AF43D5B" w14:textId="77777777" w:rsidR="00245F36" w:rsidRPr="008F4EED" w:rsidRDefault="00245F36" w:rsidP="00FD628E">
            <w:pPr>
              <w:ind w:firstLineChars="0" w:firstLine="0"/>
              <w:rPr>
                <w:rFonts w:eastAsia="Yu Mincho"/>
                <w:lang w:eastAsia="ja-JP"/>
              </w:rPr>
            </w:pPr>
          </w:p>
        </w:tc>
        <w:tc>
          <w:tcPr>
            <w:tcW w:w="580" w:type="pct"/>
          </w:tcPr>
          <w:p w14:paraId="76E28E5E" w14:textId="77777777" w:rsidR="00245F36" w:rsidRPr="008F4EED" w:rsidRDefault="00245F36" w:rsidP="00FD628E">
            <w:pPr>
              <w:ind w:firstLineChars="0" w:firstLine="0"/>
              <w:rPr>
                <w:rFonts w:eastAsia="Yu Mincho"/>
                <w:lang w:eastAsia="ja-JP"/>
              </w:rPr>
            </w:pPr>
            <w:r w:rsidRPr="008F4EED">
              <w:t>Tang; Zhan</w:t>
            </w:r>
          </w:p>
        </w:tc>
        <w:tc>
          <w:tcPr>
            <w:tcW w:w="553" w:type="pct"/>
          </w:tcPr>
          <w:p w14:paraId="6C7CA2D5" w14:textId="77777777" w:rsidR="00245F36" w:rsidRPr="008F4EED" w:rsidRDefault="00245F36" w:rsidP="00FD628E">
            <w:pPr>
              <w:ind w:firstLineChars="0" w:firstLine="0"/>
              <w:rPr>
                <w:rFonts w:eastAsia="Yu Mincho"/>
                <w:lang w:eastAsia="ja-JP"/>
              </w:rPr>
            </w:pPr>
          </w:p>
        </w:tc>
        <w:tc>
          <w:tcPr>
            <w:tcW w:w="553" w:type="pct"/>
          </w:tcPr>
          <w:p w14:paraId="047FBACC" w14:textId="77777777" w:rsidR="00245F36" w:rsidRPr="008F4EED" w:rsidRDefault="00245F36" w:rsidP="00FD628E">
            <w:pPr>
              <w:ind w:firstLineChars="0" w:firstLine="0"/>
              <w:rPr>
                <w:rFonts w:eastAsia="Yu Mincho"/>
                <w:lang w:eastAsia="ja-JP"/>
              </w:rPr>
            </w:pPr>
          </w:p>
        </w:tc>
        <w:tc>
          <w:tcPr>
            <w:tcW w:w="464" w:type="pct"/>
          </w:tcPr>
          <w:p w14:paraId="332DC980" w14:textId="77777777" w:rsidR="00245F36" w:rsidRPr="008F4EED" w:rsidRDefault="00245F36" w:rsidP="00FD628E">
            <w:pPr>
              <w:ind w:firstLineChars="0" w:firstLine="0"/>
              <w:rPr>
                <w:rFonts w:eastAsia="Yu Mincho"/>
                <w:lang w:eastAsia="ja-JP"/>
              </w:rPr>
            </w:pPr>
          </w:p>
        </w:tc>
        <w:tc>
          <w:tcPr>
            <w:tcW w:w="1151" w:type="pct"/>
          </w:tcPr>
          <w:p w14:paraId="7E97FF79" w14:textId="77777777" w:rsidR="00245F36" w:rsidRPr="008F4EED" w:rsidRDefault="00245F36" w:rsidP="00FD628E">
            <w:pPr>
              <w:ind w:firstLineChars="0" w:firstLine="0"/>
              <w:rPr>
                <w:rFonts w:eastAsia="Yu Mincho"/>
                <w:lang w:eastAsia="ja-JP"/>
              </w:rPr>
            </w:pPr>
          </w:p>
        </w:tc>
      </w:tr>
      <w:tr w:rsidR="00245F36" w:rsidRPr="008F4EED" w14:paraId="1A7E6922" w14:textId="77777777" w:rsidTr="00FD628E">
        <w:tc>
          <w:tcPr>
            <w:tcW w:w="1046" w:type="pct"/>
          </w:tcPr>
          <w:p w14:paraId="7316BB7B" w14:textId="77777777" w:rsidR="00245F36" w:rsidRPr="008F4EED" w:rsidRDefault="00245F36" w:rsidP="00FD628E">
            <w:pPr>
              <w:ind w:firstLineChars="0" w:firstLine="0"/>
              <w:rPr>
                <w:rFonts w:eastAsia="Yu Mincho"/>
                <w:lang w:eastAsia="ja-JP"/>
              </w:rPr>
            </w:pPr>
            <w:r w:rsidRPr="008F4EED">
              <w:t>Emergency response</w:t>
            </w:r>
          </w:p>
        </w:tc>
        <w:tc>
          <w:tcPr>
            <w:tcW w:w="653" w:type="pct"/>
          </w:tcPr>
          <w:p w14:paraId="4A2360A8" w14:textId="77777777" w:rsidR="00245F36" w:rsidRPr="008F4EED" w:rsidRDefault="00245F36" w:rsidP="00FD628E">
            <w:pPr>
              <w:ind w:firstLineChars="0" w:firstLine="0"/>
              <w:rPr>
                <w:rFonts w:eastAsia="Yu Mincho"/>
                <w:lang w:eastAsia="ja-JP"/>
              </w:rPr>
            </w:pPr>
            <w:r w:rsidRPr="008F4EED">
              <w:t>Wang X.</w:t>
            </w:r>
          </w:p>
        </w:tc>
        <w:tc>
          <w:tcPr>
            <w:tcW w:w="580" w:type="pct"/>
          </w:tcPr>
          <w:p w14:paraId="4A3FFA5A" w14:textId="77777777" w:rsidR="00245F36" w:rsidRPr="008F4EED" w:rsidRDefault="00245F36" w:rsidP="00FD628E">
            <w:pPr>
              <w:ind w:firstLineChars="0" w:firstLine="0"/>
              <w:rPr>
                <w:rFonts w:eastAsia="Yu Mincho"/>
                <w:lang w:eastAsia="ja-JP"/>
              </w:rPr>
            </w:pPr>
          </w:p>
        </w:tc>
        <w:tc>
          <w:tcPr>
            <w:tcW w:w="553" w:type="pct"/>
          </w:tcPr>
          <w:p w14:paraId="13742910" w14:textId="77777777" w:rsidR="00245F36" w:rsidRPr="008F4EED" w:rsidRDefault="00245F36" w:rsidP="00FD628E">
            <w:pPr>
              <w:ind w:firstLineChars="0" w:firstLine="0"/>
              <w:rPr>
                <w:rFonts w:eastAsia="Yu Mincho"/>
                <w:lang w:eastAsia="ja-JP"/>
              </w:rPr>
            </w:pPr>
            <w:r w:rsidRPr="008F4EED">
              <w:t>Wang X.</w:t>
            </w:r>
          </w:p>
        </w:tc>
        <w:tc>
          <w:tcPr>
            <w:tcW w:w="553" w:type="pct"/>
          </w:tcPr>
          <w:p w14:paraId="6A580089" w14:textId="77777777" w:rsidR="00245F36" w:rsidRPr="008F4EED" w:rsidRDefault="00245F36" w:rsidP="00FD628E">
            <w:pPr>
              <w:ind w:firstLineChars="0" w:firstLine="0"/>
              <w:rPr>
                <w:rFonts w:eastAsia="Yu Mincho"/>
                <w:lang w:eastAsia="ja-JP"/>
              </w:rPr>
            </w:pPr>
          </w:p>
        </w:tc>
        <w:tc>
          <w:tcPr>
            <w:tcW w:w="464" w:type="pct"/>
          </w:tcPr>
          <w:p w14:paraId="4D196AAD" w14:textId="77777777" w:rsidR="00245F36" w:rsidRPr="008F4EED" w:rsidRDefault="00245F36" w:rsidP="00FD628E">
            <w:pPr>
              <w:ind w:firstLineChars="0" w:firstLine="0"/>
              <w:rPr>
                <w:rFonts w:eastAsia="Yu Mincho"/>
                <w:lang w:eastAsia="ja-JP"/>
              </w:rPr>
            </w:pPr>
          </w:p>
        </w:tc>
        <w:tc>
          <w:tcPr>
            <w:tcW w:w="1151" w:type="pct"/>
          </w:tcPr>
          <w:p w14:paraId="631E3FB2" w14:textId="77777777" w:rsidR="00245F36" w:rsidRPr="008F4EED" w:rsidRDefault="00245F36" w:rsidP="00FD628E">
            <w:pPr>
              <w:ind w:firstLineChars="0" w:firstLine="0"/>
              <w:rPr>
                <w:rFonts w:eastAsia="Yu Mincho"/>
                <w:lang w:eastAsia="ja-JP"/>
              </w:rPr>
            </w:pPr>
          </w:p>
        </w:tc>
      </w:tr>
      <w:tr w:rsidR="00245F36" w:rsidRPr="008F4EED" w14:paraId="13987991" w14:textId="77777777" w:rsidTr="00FD628E">
        <w:tc>
          <w:tcPr>
            <w:tcW w:w="1046" w:type="pct"/>
          </w:tcPr>
          <w:p w14:paraId="7E93EC2E" w14:textId="77777777" w:rsidR="00245F36" w:rsidRPr="008F4EED" w:rsidRDefault="00245F36" w:rsidP="00FD628E">
            <w:pPr>
              <w:ind w:firstLineChars="0" w:firstLine="0"/>
              <w:rPr>
                <w:rFonts w:eastAsia="Yu Mincho"/>
                <w:lang w:eastAsia="ja-JP"/>
              </w:rPr>
            </w:pPr>
            <w:r w:rsidRPr="008F4EED">
              <w:t>Real-time safety</w:t>
            </w:r>
          </w:p>
        </w:tc>
        <w:tc>
          <w:tcPr>
            <w:tcW w:w="653" w:type="pct"/>
          </w:tcPr>
          <w:p w14:paraId="0BD88EB6" w14:textId="77777777" w:rsidR="00245F36" w:rsidRPr="008F4EED" w:rsidRDefault="00245F36" w:rsidP="00FD628E">
            <w:pPr>
              <w:ind w:firstLineChars="0" w:firstLine="0"/>
              <w:rPr>
                <w:rFonts w:eastAsia="Yu Mincho"/>
                <w:lang w:eastAsia="ja-JP"/>
              </w:rPr>
            </w:pPr>
            <w:r w:rsidRPr="008F4EED">
              <w:t>Huang; Kang</w:t>
            </w:r>
          </w:p>
        </w:tc>
        <w:tc>
          <w:tcPr>
            <w:tcW w:w="580" w:type="pct"/>
          </w:tcPr>
          <w:p w14:paraId="0DE7821C" w14:textId="77777777" w:rsidR="00245F36" w:rsidRPr="008F4EED" w:rsidRDefault="00245F36" w:rsidP="00FD628E">
            <w:pPr>
              <w:ind w:firstLineChars="0" w:firstLine="0"/>
              <w:rPr>
                <w:rFonts w:eastAsia="Yu Mincho"/>
                <w:lang w:eastAsia="ja-JP"/>
              </w:rPr>
            </w:pPr>
            <w:r w:rsidRPr="008F4EED">
              <w:t>Kang</w:t>
            </w:r>
          </w:p>
        </w:tc>
        <w:tc>
          <w:tcPr>
            <w:tcW w:w="553" w:type="pct"/>
          </w:tcPr>
          <w:p w14:paraId="0577232C" w14:textId="77777777" w:rsidR="00245F36" w:rsidRPr="008F4EED" w:rsidRDefault="00245F36" w:rsidP="00FD628E">
            <w:pPr>
              <w:ind w:firstLineChars="0" w:firstLine="0"/>
              <w:rPr>
                <w:rFonts w:eastAsia="Yu Mincho"/>
                <w:lang w:eastAsia="ja-JP"/>
              </w:rPr>
            </w:pPr>
          </w:p>
        </w:tc>
        <w:tc>
          <w:tcPr>
            <w:tcW w:w="553" w:type="pct"/>
          </w:tcPr>
          <w:p w14:paraId="468D0EE6" w14:textId="77777777" w:rsidR="00245F36" w:rsidRPr="008F4EED" w:rsidRDefault="00245F36" w:rsidP="00FD628E">
            <w:pPr>
              <w:ind w:firstLineChars="0" w:firstLine="0"/>
              <w:rPr>
                <w:rFonts w:eastAsia="Yu Mincho"/>
                <w:lang w:eastAsia="ja-JP"/>
              </w:rPr>
            </w:pPr>
          </w:p>
        </w:tc>
        <w:tc>
          <w:tcPr>
            <w:tcW w:w="464" w:type="pct"/>
          </w:tcPr>
          <w:p w14:paraId="2C816513" w14:textId="77777777" w:rsidR="00245F36" w:rsidRPr="008F4EED" w:rsidRDefault="00245F36" w:rsidP="00FD628E">
            <w:pPr>
              <w:ind w:firstLineChars="0" w:firstLine="0"/>
              <w:rPr>
                <w:rFonts w:eastAsia="Yu Mincho"/>
                <w:lang w:eastAsia="ja-JP"/>
              </w:rPr>
            </w:pPr>
            <w:r w:rsidRPr="008F4EED">
              <w:t>Wang</w:t>
            </w:r>
          </w:p>
        </w:tc>
        <w:tc>
          <w:tcPr>
            <w:tcW w:w="1151" w:type="pct"/>
          </w:tcPr>
          <w:p w14:paraId="7B0F435E" w14:textId="77777777" w:rsidR="00245F36" w:rsidRPr="008F4EED" w:rsidRDefault="00245F36" w:rsidP="00FD628E">
            <w:pPr>
              <w:ind w:firstLineChars="0" w:firstLine="0"/>
              <w:rPr>
                <w:rFonts w:eastAsia="Yu Mincho"/>
                <w:lang w:eastAsia="ja-JP"/>
              </w:rPr>
            </w:pPr>
          </w:p>
        </w:tc>
      </w:tr>
      <w:tr w:rsidR="00245F36" w:rsidRPr="008F4EED" w14:paraId="4F018ECF" w14:textId="77777777" w:rsidTr="00FD628E">
        <w:tc>
          <w:tcPr>
            <w:tcW w:w="1046" w:type="pct"/>
          </w:tcPr>
          <w:p w14:paraId="5B7C726F" w14:textId="77777777" w:rsidR="00245F36" w:rsidRPr="008F4EED" w:rsidRDefault="00245F36" w:rsidP="00FD628E">
            <w:pPr>
              <w:ind w:firstLineChars="0" w:firstLine="0"/>
              <w:rPr>
                <w:rFonts w:eastAsia="Yu Mincho"/>
                <w:lang w:eastAsia="ja-JP"/>
              </w:rPr>
            </w:pPr>
            <w:r w:rsidRPr="008F4EED">
              <w:t>Predictive maintenance</w:t>
            </w:r>
          </w:p>
        </w:tc>
        <w:tc>
          <w:tcPr>
            <w:tcW w:w="653" w:type="pct"/>
          </w:tcPr>
          <w:p w14:paraId="503F0675" w14:textId="77777777" w:rsidR="00245F36" w:rsidRPr="008F4EED" w:rsidRDefault="00245F36" w:rsidP="00FD628E">
            <w:pPr>
              <w:ind w:firstLineChars="0" w:firstLine="0"/>
              <w:rPr>
                <w:rFonts w:eastAsia="Yu Mincho"/>
                <w:lang w:eastAsia="ja-JP"/>
              </w:rPr>
            </w:pPr>
          </w:p>
        </w:tc>
        <w:tc>
          <w:tcPr>
            <w:tcW w:w="580" w:type="pct"/>
          </w:tcPr>
          <w:p w14:paraId="1CE79331" w14:textId="77777777" w:rsidR="00245F36" w:rsidRPr="008F4EED" w:rsidRDefault="00245F36" w:rsidP="00FD628E">
            <w:pPr>
              <w:ind w:firstLineChars="0" w:firstLine="0"/>
              <w:rPr>
                <w:rFonts w:eastAsia="Yu Mincho"/>
                <w:lang w:eastAsia="ja-JP"/>
              </w:rPr>
            </w:pPr>
          </w:p>
        </w:tc>
        <w:tc>
          <w:tcPr>
            <w:tcW w:w="553" w:type="pct"/>
          </w:tcPr>
          <w:p w14:paraId="7B068CB9" w14:textId="77777777" w:rsidR="00245F36" w:rsidRPr="008F4EED" w:rsidRDefault="00245F36" w:rsidP="00FD628E">
            <w:pPr>
              <w:ind w:firstLineChars="0" w:firstLine="0"/>
              <w:rPr>
                <w:rFonts w:eastAsia="Yu Mincho"/>
                <w:lang w:eastAsia="ja-JP"/>
              </w:rPr>
            </w:pPr>
          </w:p>
        </w:tc>
        <w:tc>
          <w:tcPr>
            <w:tcW w:w="553" w:type="pct"/>
          </w:tcPr>
          <w:p w14:paraId="455191D0" w14:textId="77777777" w:rsidR="00245F36" w:rsidRPr="008F4EED" w:rsidRDefault="00245F36" w:rsidP="00FD628E">
            <w:pPr>
              <w:ind w:firstLineChars="0" w:firstLine="0"/>
              <w:rPr>
                <w:rFonts w:eastAsia="Yu Mincho"/>
                <w:lang w:eastAsia="ja-JP"/>
              </w:rPr>
            </w:pPr>
          </w:p>
        </w:tc>
        <w:tc>
          <w:tcPr>
            <w:tcW w:w="464" w:type="pct"/>
          </w:tcPr>
          <w:p w14:paraId="6553B519" w14:textId="77777777" w:rsidR="00245F36" w:rsidRPr="008F4EED" w:rsidRDefault="00245F36" w:rsidP="00FD628E">
            <w:pPr>
              <w:ind w:firstLineChars="0" w:firstLine="0"/>
              <w:rPr>
                <w:rFonts w:eastAsia="Yu Mincho"/>
                <w:lang w:eastAsia="ja-JP"/>
              </w:rPr>
            </w:pPr>
          </w:p>
        </w:tc>
        <w:tc>
          <w:tcPr>
            <w:tcW w:w="1151" w:type="pct"/>
          </w:tcPr>
          <w:p w14:paraId="5757666F" w14:textId="77777777" w:rsidR="00245F36" w:rsidRPr="008F4EED" w:rsidRDefault="00245F36" w:rsidP="00FD628E">
            <w:pPr>
              <w:ind w:firstLineChars="0" w:firstLine="0"/>
              <w:rPr>
                <w:rFonts w:eastAsia="Yu Mincho"/>
                <w:lang w:eastAsia="ja-JP"/>
              </w:rPr>
            </w:pPr>
            <w:r w:rsidRPr="008F4EED">
              <w:t>Garcia-Mendez; Martinez; Siahkouhi</w:t>
            </w:r>
          </w:p>
        </w:tc>
      </w:tr>
    </w:tbl>
    <w:p w14:paraId="07A6511D" w14:textId="7C7F2240" w:rsidR="003E7760" w:rsidRDefault="00000000">
      <w:pPr>
        <w:pStyle w:val="2"/>
      </w:pPr>
      <w:r>
        <w:t>The Second Closed Loop: Precision Maintenance and Verified Intervention</w:t>
      </w:r>
    </w:p>
    <w:p w14:paraId="10308F73" w14:textId="77777777" w:rsidR="003E7760" w:rsidRDefault="00000000">
      <w:pPr>
        <w:ind w:firstLine="480"/>
      </w:pPr>
      <w:r>
        <w:t xml:space="preserve">The second closed loop should be understood as a precision-maintenance loop rather than as a general robotics loop. In the proposed dual-loop architecture(Figure 2), the first loop supplies broad coverage: it observes long mileage, detects abnormal state evolution, ranks risk, and identifies candidate work sites. The second loop is activated only after such a candidate has been identified. Its purpose is not to inspect the whole network again, but to transform a warning into a local repair target, execute an intervention with controllable parameters, and verify the effect through remeasurement. This is the conceptual shift from “knowing that a section is deteriorating” to “knowing </w:t>
      </w:r>
      <w:r>
        <w:lastRenderedPageBreak/>
        <w:t>exactly what to repair, how to repair it, and whether the repair has changed the state as expected.”</w:t>
      </w:r>
    </w:p>
    <w:p w14:paraId="601DF40E" w14:textId="7FD24C55" w:rsidR="003E7760" w:rsidRDefault="00000000" w:rsidP="00AE7584">
      <w:pPr>
        <w:ind w:firstLine="480"/>
        <w:rPr>
          <w:rFonts w:hint="eastAsia"/>
        </w:rPr>
      </w:pPr>
      <w:r>
        <w:t>This definition also clarifies why the second loop should be evaluated differently from the first. The first loop is judged by coverage, frequency, sensitivity to state evolution, false-alarm control, and economic scalability. The second loop is judged by localization accuracy, diagnostic confidence, repair-boundary definition, parameter controllability, safety assurance, and measured repair effectiveness. A second-loop system that only adds high-resolution inspection is incomplete, because it does not close the maintenance action. Likewise, an autonomous machine that can perform a repair but cannot verify the resulting state is only an automated tool, not a closed-loop maintenance system. The defining property of the second loop is verified intervention.</w:t>
      </w:r>
    </w:p>
    <w:p w14:paraId="235F93C2" w14:textId="77777777" w:rsidR="003E7760" w:rsidRDefault="00000000">
      <w:pPr>
        <w:ind w:firstLine="480"/>
      </w:pPr>
      <w:r>
        <w:t>The planning view behind this loop is therefore deliberately engineering-oriented. It does not assume that general-purpose embodied intelligence can immediately replace railway maintenance crews. Instead, it treats intelligence as a layered capability embedded into a conservative safety regime. The lower layer provides precision localization, high-resolution measurement and tool feedback. The middle layer converts local state into repair parameters and acceptance criteria. The upper layer preserves human authorization, rule traceability and maintenance accountability. This arrangement is compatible with the railway context, where local autonomy is useful only when it remains auditable and recoverable under possession-window, traffic-safety and asset-management constraints.</w:t>
      </w:r>
    </w:p>
    <w:p w14:paraId="03509528" w14:textId="77777777" w:rsidR="003E7760" w:rsidRDefault="00000000">
      <w:pPr>
        <w:ind w:firstLine="480"/>
      </w:pPr>
      <w:r>
        <w:t>Four design principles follow. First, the loop must be target-specific: each task should define its own measurable state, action variable and acceptance criterion. Second, the loop must be coordinate-consistent: pre-repair measurement, execution and post-repair verification must refer to the same mileage and asset object. Third, the loop must be effect-oriented: success should be judged by state change and durability, not merely by work completion. Fourth, the loop must be incrementally deployable: early systems should focus on bounded tasks such as rail-profile correction, fastener intervention, local geometry restoration or ballast-condition verification before moving toward broader autonomous repair.</w:t>
      </w:r>
    </w:p>
    <w:p w14:paraId="1E33BBB9" w14:textId="77777777" w:rsidR="003E7760" w:rsidRDefault="00000000">
      <w:pPr>
        <w:pStyle w:val="3"/>
        <w:spacing w:before="156"/>
      </w:pPr>
      <w:bookmarkStart w:id="41" w:name="OLE_LINK10"/>
      <w:r>
        <w:t>From network alert to repairable engineering object</w:t>
      </w:r>
    </w:p>
    <w:p w14:paraId="71E0B36E" w14:textId="77777777" w:rsidR="003E7760" w:rsidRDefault="00000000">
      <w:pPr>
        <w:ind w:firstLine="480"/>
      </w:pPr>
      <w:r>
        <w:t xml:space="preserve">The first step of the second loop is to convert a network-level alert into a repairable engineering object. A first-loop model may detect abnormal vibration, noise, track geometry, rail corrugation, stiffness variation, fastener anomaly or state-evolution rate over a relatively broad interval. Such an output is valuable for screening, but it is not yet a repair instruction. A repair instruction requires a much tighter definition: the target asset, the mileage position, the defect boundary, the dominant mechanism, the intervention type, the action parameters and the acceptance test. The second loop </w:t>
      </w:r>
      <w:r>
        <w:lastRenderedPageBreak/>
        <w:t>therefore begins at the point where condition monitoring becomes repair specification.</w:t>
      </w:r>
    </w:p>
    <w:p w14:paraId="54507680" w14:textId="77777777" w:rsidR="003E7760" w:rsidRDefault="00000000">
      <w:pPr>
        <w:ind w:firstLine="480"/>
      </w:pPr>
      <w:r>
        <w:t>This conversion requires spatial precision. A maintenance site must be mapped to a mileage coordinate, track, rail side or component identity. For linear assets, even a small coordinate mismatch can lead to ineffective repair or misleading verification. A geometry dip may have a boundary of only tens of metres; a corrugation problem may vary by wavelength band and rail side; a loose-fastener cluster may be discontinuous; a slab-support problem may be invisible on the surface but associated with a narrow support zone. The system must therefore express the defect not as an abstract risk score but as a geometric and component-level object that can be revisited.</w:t>
      </w:r>
    </w:p>
    <w:p w14:paraId="2DDEE9F0" w14:textId="77777777" w:rsidR="003E7760" w:rsidRDefault="00000000">
      <w:pPr>
        <w:ind w:firstLine="480"/>
      </w:pPr>
      <w:r>
        <w:t>The conversion also requires diagnostic precision. Many railway defects are symptoms of deeper mechanisms. A local irregularity may result from ballast fouling, drainage failure, hanging sleepers, transition-zone stiffness mismatch, subgrade frost heave or slab-interface voiding. Repeatedly correcting the visible geometry without addressing the cause may improve short-term measurement values while increasing long-term recurrence. In the second loop, the target object should therefore include a causal hypothesis. The hypothesis need not be perfect, but it must be explicit enough to guide the choice between tamping, grinding, cleaning, tightening, replacement, grouting, drainage improvement or structural reinforcement.</w:t>
      </w:r>
    </w:p>
    <w:p w14:paraId="6B7FBD08" w14:textId="77777777" w:rsidR="003E7760" w:rsidRDefault="00000000">
      <w:pPr>
        <w:ind w:firstLine="480"/>
      </w:pPr>
      <w:r>
        <w:t>Finally, the conversion requires action precision. A repair category is not sufficient. Tamping requires lift and lining values; grinding requires depth, pass pattern and profile target; fastener intervention requires torque or replacement criteria; ballast cleaning requires depth and boundary; slab repair requires injection or local structural treatment parameters. The second loop becomes meaningful only when the system can connect the measured state to such controllable action variables. This is the main difference between precision maintenance and enhanced diagnosis.</w:t>
      </w:r>
    </w:p>
    <w:bookmarkEnd w:id="41"/>
    <w:p w14:paraId="70ADC36D" w14:textId="77777777" w:rsidR="003E7760" w:rsidRDefault="00000000">
      <w:pPr>
        <w:pStyle w:val="3"/>
        <w:spacing w:before="156"/>
      </w:pPr>
      <w:r>
        <w:t>Precision measurement and local state representation</w:t>
      </w:r>
    </w:p>
    <w:p w14:paraId="602D544F" w14:textId="77777777" w:rsidR="003E7760" w:rsidRDefault="00000000">
      <w:pPr>
        <w:ind w:firstLine="480"/>
        <w:rPr>
          <w:rFonts w:cs="Times New Roman"/>
          <w:szCs w:val="24"/>
        </w:rPr>
      </w:pPr>
      <w:r>
        <w:rPr>
          <w:rFonts w:cs="Times New Roman"/>
          <w:szCs w:val="24"/>
        </w:rPr>
        <w:t>Precision measurement is the local state factory of the second loop. It differs from the screening function of the first loop in scale, purpose and tolerance. Screening seeks high coverage and low marginal cost; precision measurement seeks repeatability, calibration and actionability. Its product should be a compact local state representation that a decision module, machine operator or robot can use directly. For railway line maintenance, this representation may include local geometry amplitude, spatial frequency, rail-profile deviation, corrugation depth, fastener status, ballast or support indicator, environmental condition, track-side identity, uncertainty and historical recurrence. The key requirement is that the state vector should be both physically meaningful and executable.</w:t>
      </w:r>
    </w:p>
    <w:p w14:paraId="46083DE7" w14:textId="77777777" w:rsidR="003E7760" w:rsidRDefault="00000000">
      <w:pPr>
        <w:ind w:firstLine="480"/>
        <w:rPr>
          <w:rFonts w:cs="Times New Roman"/>
          <w:szCs w:val="24"/>
        </w:rPr>
      </w:pPr>
      <w:r>
        <w:rPr>
          <w:rFonts w:cs="Times New Roman"/>
          <w:szCs w:val="24"/>
        </w:rPr>
        <w:t xml:space="preserve">A practical second-loop measurement system should combine three levels. The first is high-resolution surface measurement, including track geometry, rail profile, </w:t>
      </w:r>
      <w:r>
        <w:rPr>
          <w:rFonts w:cs="Times New Roman"/>
          <w:szCs w:val="24"/>
        </w:rPr>
        <w:lastRenderedPageBreak/>
        <w:t>corrugation, surface defect and component-position sensing. This level defines the visible target and the required boundary of action. The second is support-condition or subsurface diagnosis, such as ballast fouling, voids, moisture or weak support zones. This level helps distinguish symptoms from causes. The third is dynamic or contextual measurement, including acceleration, strain, temperature, axle-load context and local response under operating conditions. This level is especially important at transition zones, where measured geometry alone may underestimate the mechanism that causes repeated deterioration.</w:t>
      </w:r>
    </w:p>
    <w:p w14:paraId="453BB3A4" w14:textId="77777777" w:rsidR="003E7760" w:rsidRDefault="00000000">
      <w:pPr>
        <w:ind w:firstLine="480"/>
        <w:rPr>
          <w:rFonts w:cs="Times New Roman"/>
          <w:szCs w:val="24"/>
        </w:rPr>
      </w:pPr>
      <w:r>
        <w:rPr>
          <w:rFonts w:cs="Times New Roman"/>
          <w:szCs w:val="24"/>
        </w:rPr>
        <w:t>The central algorithmic problem is not only feature extraction but mileage alignment. The same target must be recoverable across the first-loop alert, local precision measurement, tool execution and post-repair remeasurement. This requires fusion of odometry, inertial sensing, GNSS or BeiDou when available, known track features, digital track maps, signal matching and machine-specific offsets. The issue is often treated as a preprocessing step, but in precision maintenance it is a core safety function. If before-after data cannot be proven to refer to the same object, the system cannot claim that the intervention changed the state.</w:t>
      </w:r>
    </w:p>
    <w:p w14:paraId="30FA6158" w14:textId="77777777" w:rsidR="003E7760" w:rsidRDefault="00000000">
      <w:pPr>
        <w:ind w:firstLine="480"/>
        <w:rPr>
          <w:rFonts w:cs="Times New Roman"/>
          <w:szCs w:val="24"/>
        </w:rPr>
      </w:pPr>
      <w:r>
        <w:rPr>
          <w:rFonts w:cs="Times New Roman"/>
          <w:szCs w:val="24"/>
        </w:rPr>
        <w:t>The local state representation should also include uncertainty. Railway maintenance is performed under time pressure, outdoor conditions and imperfect measurement. A precise-looking number without uncertainty can be misleading. For example, a predicted corrugation depth, ballast fouling index or slab-support anomaly should be accompanied by a confidence measure, data-source trace and recommended confirmation method. This makes the system more robust in deployment because it can distinguish between cases suitable for automatic action, cases requiring human confirmation, and cases requiring additional measurement before repair.</w:t>
      </w:r>
    </w:p>
    <w:p w14:paraId="46662FF1" w14:textId="77777777" w:rsidR="003E7760" w:rsidRDefault="00000000">
      <w:pPr>
        <w:pStyle w:val="3"/>
        <w:spacing w:before="156" w:after="120"/>
        <w:rPr>
          <w:rFonts w:cs="Times New Roman"/>
          <w:szCs w:val="24"/>
        </w:rPr>
      </w:pPr>
      <w:r>
        <w:rPr>
          <w:rFonts w:cs="Times New Roman"/>
          <w:szCs w:val="24"/>
        </w:rPr>
        <w:t>Real-time decision-making and controllable intervention</w:t>
      </w:r>
    </w:p>
    <w:p w14:paraId="0B75D6E7" w14:textId="77777777" w:rsidR="003E7760" w:rsidRDefault="00000000">
      <w:pPr>
        <w:ind w:firstLine="480"/>
      </w:pPr>
      <w:r>
        <w:t>The decision module of the second loop should be local, real-time and intervention-oriented. Its role is not to generate an annual maintenance plan; that remains the task of the maintenance-management system and the first loop. The second-loop decision module answers immediate questions: what is the dominant maintenance object, what action should be taken, what parameters should be used, what risk should be controlled during execution, and what measured result will count as successful repair. This decision is narrower than network optimization but technically more demanding because it is tied to a physical operation.</w:t>
      </w:r>
    </w:p>
    <w:p w14:paraId="42C20760" w14:textId="77777777" w:rsidR="003E7760" w:rsidRDefault="00000000">
      <w:pPr>
        <w:ind w:firstLine="480"/>
      </w:pPr>
      <w:r>
        <w:t xml:space="preserve">A robust local decision should combine four sources of reasoning. Standards and management rules define the safety envelope and acceptance thresholds. Expert rules encode the causal knowledge of track engineers, such as when repeated tamping is unlikely to solve a transition-zone problem. Predictive models estimate recurrence and intervention durability. Local measurement provides the immediate state and action </w:t>
      </w:r>
      <w:r>
        <w:lastRenderedPageBreak/>
        <w:t>boundary. The result should not be a black-box command. It should be an auditable recommendation that includes the state evidence, confidence level, selected action, process parameters, acceptance criterion and fallback action. In safety-critical contexts, the system should be allowed to recommend human review instead of forced autonomy.</w:t>
      </w:r>
    </w:p>
    <w:p w14:paraId="28A1D534" w14:textId="77777777" w:rsidR="003E7760" w:rsidRDefault="00000000">
      <w:pPr>
        <w:ind w:firstLine="480"/>
      </w:pPr>
      <w:r>
        <w:t>The action model should be expressed as a state-action-effect tuple. The state contains the local features and their uncertainty; the action contains the repair type and process parameters; the effect contains the target before-after change and the expected durability. This tuple is useful for two reasons. Operationally, it tells the machine or crew what to do and how to verify it. Scientifically, it creates a rare but valuable dataset: pre-repair state, executed action, process log, post-repair state and later recurrence. Such paired intervention data are more useful for future learning than isolated inspection data because they record how the infrastructure responds to maintenance.</w:t>
      </w:r>
    </w:p>
    <w:p w14:paraId="637CF1DF" w14:textId="77777777" w:rsidR="003E7760" w:rsidRDefault="00000000">
      <w:pPr>
        <w:ind w:firstLine="480"/>
      </w:pPr>
      <w:r>
        <w:t>Controllable intervention requires process feedback. For grinding, this may include actual removal depth, post-profile error and thermal or surface-quality constraints. For tamping, it may include lift, lining, compaction and residual geometry deviation. For fastener work, it may include target localization, torque, tool angle and visual confirmation. For ballast or slab support treatment, it may include injected volume, pressure response, subsurface change and local geometry recovery. The common requirement is that the machine should not only receive a command; it should report what was actually delivered. This delivery record is the bridge between decision and verification.</w:t>
      </w:r>
    </w:p>
    <w:p w14:paraId="5B32C96D" w14:textId="77777777" w:rsidR="003E7760" w:rsidRDefault="00000000">
      <w:pPr>
        <w:ind w:firstLine="480"/>
      </w:pPr>
      <w:r>
        <w:t>The second loop also changes the meaning of optimization. In conventional planning, optimization often means minimizing cost, possession time or expected risk at the network level. In precision maintenance, optimization is local and effect-based: choose the smallest safe intervention that changes the state sufficiently and durably. This principle is important because over-intervention may waste possession time and damage materials, while under-intervention may produce rapid recurrence. The second loop should therefore learn not only where to intervene, but also how much intervention is enough.</w:t>
      </w:r>
    </w:p>
    <w:p w14:paraId="320925D0" w14:textId="77777777" w:rsidR="003E7760" w:rsidRDefault="00000000">
      <w:pPr>
        <w:pStyle w:val="3"/>
        <w:spacing w:before="156" w:after="120"/>
        <w:rPr>
          <w:rFonts w:cs="Times New Roman"/>
          <w:szCs w:val="24"/>
        </w:rPr>
      </w:pPr>
      <w:r>
        <w:rPr>
          <w:rFonts w:cs="Times New Roman"/>
          <w:szCs w:val="24"/>
        </w:rPr>
        <w:t>Robotic execution, verification feedback and deployment roadmap</w:t>
      </w:r>
    </w:p>
    <w:p w14:paraId="28F84F36" w14:textId="77777777" w:rsidR="003E7760" w:rsidRDefault="00000000">
      <w:pPr>
        <w:ind w:firstLine="480"/>
      </w:pPr>
      <w:r>
        <w:t xml:space="preserve">Robotic execution is a necessary enabler for the mature second loop, but it should not dominate the concept. The immediate goal is not a fully general railway repair robot. The credible path is task-constrained automation: autonomous or remotely supervised mobility, high-precision localization, specialized sensing payloads, constrained tool modules, process monitoring, human authorization and post-work verification. Existing autonomous railway platforms already show that localization, obstacle detection, remote monitoring and modular payload integration can be achieved in railway environments (Li et al., 2024). These platforms can become carriers for second-loop </w:t>
      </w:r>
      <w:r>
        <w:lastRenderedPageBreak/>
        <w:t>measurement and intervention modules, provided that the repair task is well bounded and the safety case is explicit.</w:t>
      </w:r>
    </w:p>
    <w:p w14:paraId="590399D1" w14:textId="77777777" w:rsidR="003E7760" w:rsidRDefault="00000000">
      <w:pPr>
        <w:ind w:firstLine="480"/>
      </w:pPr>
      <w:r>
        <w:t>The same incremental logic applies to intervention tools. Fastener automation is a useful example because the target is discrete, the operation is bounded, and the endpoint can be measured by torque and visual confirmation. The rail-fastener installation robot developed by Guo combines visual recognition, bolt localization, manipulator feeding and electric-wrench fastening. The broader significance of such a system is not that it solves all maintenance tasks, but that it demonstrates the structure of a feasible precision-repair module: identify the component, localize the target, execute a controlled action, and verify the endpoint. Similar task-specific modules can be developed for rail grinding assistance, local profile correction, bolt and fastener inspection, small-part replacement, and targeted measurement after tamping or cleaning.</w:t>
      </w:r>
    </w:p>
    <w:p w14:paraId="7A30C089" w14:textId="77777777" w:rsidR="003E7760" w:rsidRDefault="00000000">
      <w:pPr>
        <w:ind w:firstLine="480"/>
      </w:pPr>
      <w:r>
        <w:t>Embodied intelligence should therefore be introduced selectively. The useful capabilities are active perception, target reacquisition, force-aware control, tool-state monitoring and safe adaptive correction. A robot may reposition a sensor to reduce occlusion, remeasure after tool contact, adjust a trajectory, stop when force exceeds a safe envelope, or request human review when uncertainty is too high. These capabilities are consistent with the general embodied-intelligence view that perception, decision and action should be integrated in an interactive physical environment. For railway deployment, however, the autonomy must be constrained by engineering rules, tool limits, possession conditions and traceable safety logic.</w:t>
      </w:r>
    </w:p>
    <w:p w14:paraId="3B575143" w14:textId="77777777" w:rsidR="003E7760" w:rsidRDefault="00000000">
      <w:pPr>
        <w:ind w:firstLine="480"/>
      </w:pPr>
      <w:r>
        <w:t>Remeasurement is the closure condition of the second loop. After the intervention, the system must measure the same target again using the same coordinate reference or a calibrated equivalent. The remeasurement should answer four questions: was the target reached, did the state change as intended, does the residual state satisfy the acceptance criterion, and should another local correction be performed? This makes maintenance evidence-based at the action level. A conventional work record may show that a grinding, tamping or fastening job was completed. A closed-loop record shows the pre-repair state, the selected action, the delivered process parameters, the post-repair state and the decision about acceptance or rework.</w:t>
      </w:r>
    </w:p>
    <w:p w14:paraId="1FD55D2B" w14:textId="77777777" w:rsidR="003E7760" w:rsidRDefault="00000000">
      <w:pPr>
        <w:ind w:firstLine="480"/>
      </w:pPr>
      <w:r>
        <w:t xml:space="preserve">A realistic deployment roadmap can be divided into four stages. The first stage is human-in-the-loop precision measurement, where candidate sites from the first loop are remeasured locally and converted into repairable objects. The second stage is decision support, where the system recommends action parameters and acceptance criteria while engineers retain approval authority. The third stage is semi-automated execution, where specialized machines or robots execute bounded operations under human supervision and report process data. The fourth stage is closed-loop learning, where repeated state-action-effect records are used to improve local decisions, quantify repair durability and </w:t>
      </w:r>
      <w:r>
        <w:lastRenderedPageBreak/>
        <w:t>update the first-loop state-evolution models. This roadmap avoids premature full autonomy while still moving decisively toward precise, auditable and self-improving maintenance.</w:t>
      </w:r>
    </w:p>
    <w:p w14:paraId="12C53183" w14:textId="77777777" w:rsidR="003E7760" w:rsidRDefault="00000000">
      <w:pPr>
        <w:ind w:firstLine="480"/>
      </w:pPr>
      <w:r>
        <w:t>In this sense, the second loop is the mechanism that turns state evolution into state control. The first loop tells the operator where the infrastructure is changing and where risk may accumulate. The second loop intervenes at selected sites, measures the local object in higher resolution, chooses a controllable action, verifies the effect and records the result. Over time, this architecture should reduce repeated symptom treatment, improve the traceability of maintenance decisions, and create a high-quality intervention dataset. Its value is not only automation; it is the ability to make railway maintenance more precise, explainable and learnable.</w:t>
      </w:r>
    </w:p>
    <w:p w14:paraId="0A7944ED" w14:textId="77777777" w:rsidR="003E7760" w:rsidRDefault="00000000">
      <w:pPr>
        <w:pStyle w:val="1"/>
      </w:pPr>
      <w:commentRangeStart w:id="42"/>
      <w:r>
        <w:rPr>
          <w:rFonts w:hint="eastAsia"/>
        </w:rPr>
        <w:t>Case Studies</w:t>
      </w:r>
      <w:commentRangeEnd w:id="42"/>
      <w:r w:rsidR="00F115AD">
        <w:rPr>
          <w:rStyle w:val="af4"/>
          <w:sz w:val="28"/>
          <w:szCs w:val="28"/>
        </w:rPr>
        <w:commentReference w:id="42"/>
      </w:r>
    </w:p>
    <w:p w14:paraId="0F79D7C9" w14:textId="0511471F" w:rsidR="00C5346E" w:rsidRDefault="00C5346E" w:rsidP="009964DF">
      <w:pPr>
        <w:pStyle w:val="2"/>
        <w:rPr>
          <w:rFonts w:cs="Times New Roman"/>
        </w:rPr>
      </w:pPr>
      <w:r w:rsidRPr="00C5346E">
        <w:rPr>
          <w:rFonts w:cs="Times New Roman"/>
        </w:rPr>
        <w:t>International Cases: Implementation Forms and Open Problems of the Dual-Loop Architecture</w:t>
      </w:r>
    </w:p>
    <w:p w14:paraId="3F64B963" w14:textId="77777777" w:rsidR="009964DF" w:rsidRDefault="009964DF" w:rsidP="009964DF">
      <w:pPr>
        <w:ind w:firstLine="480"/>
      </w:pPr>
      <w:r>
        <w:rPr>
          <w:rFonts w:hint="eastAsia"/>
        </w:rPr>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B737F34" w14:textId="77777777" w:rsidR="009964DF" w:rsidRDefault="009964DF" w:rsidP="009964DF">
      <w:pPr>
        <w:ind w:firstLine="480"/>
      </w:pPr>
      <w:r w:rsidRPr="009964DF">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D10B090" w14:textId="77777777" w:rsidR="009D2ECC" w:rsidRDefault="009D2ECC" w:rsidP="009D2ECC">
      <w:pPr>
        <w:pStyle w:val="3"/>
        <w:spacing w:before="156"/>
      </w:pPr>
      <w:r>
        <w:rPr>
          <w:rFonts w:hint="eastAsia"/>
        </w:rPr>
        <w:lastRenderedPageBreak/>
        <w:t>From Periodic Inspection to Multi-Scale and Transferable Perception</w:t>
      </w:r>
    </w:p>
    <w:p w14:paraId="3E2F167A" w14:textId="77777777" w:rsidR="009D2ECC" w:rsidRDefault="009D2ECC" w:rsidP="009D2ECC">
      <w:pPr>
        <w:ind w:firstLine="480"/>
      </w:pPr>
      <w:r>
        <w:rPr>
          <w:rFonts w:hint="eastAsia"/>
        </w:rPr>
        <w:t>The perception link of intelligent railway O&amp;M is evolving along two complementary directions. The first is an increase in spatial and temporal coverage, represented by distributed sensing and train-borne monitoring. The second is an increase in asset specificity, represented by permanently instrumented switches and crossings. Together, these developments respond to the limitations of periodic inspection vehicles: although such vehicles provide accurate geometry measurements, they only observe the line at discrete times and cannot continuously capture rapid deterioration or short-lived abnormal events.</w:t>
      </w:r>
    </w:p>
    <w:p w14:paraId="2F7E1E5D" w14:textId="77777777" w:rsidR="009D2ECC" w:rsidRDefault="009D2ECC" w:rsidP="009D2ECC">
      <w:pPr>
        <w:ind w:firstLine="480"/>
      </w:pPr>
      <w:r>
        <w:rPr>
          <w:rFonts w:hint="eastAsia"/>
        </w:rPr>
        <w:t>At the corridor scale, distributed acoustic sensing (DAS) converts an optical fiber into a spatially distributed vibration sensor. The review by Rahman et al. (2024) shows that railroad DAS research has expanded from train tracking and external-event detection toward structural health monitoring, defect detection and condition diagnosis. Its engineering significance lies in its ability to provide long-range and quasi-continuous measurements without installing a dense array of independent point sensors. Within the first loop, DAS can serve as a background perception layer that identifies abnormal sections and triggers higher-resolution inspection. This forms a hierarchical process in which continuous but indirect sensing is followed by targeted geometry measurement, ground-penetrating radar, local visual inspection or robotic examination.</w:t>
      </w:r>
    </w:p>
    <w:p w14:paraId="145F99AC" w14:textId="77777777" w:rsidR="009D2ECC" w:rsidRDefault="009D2ECC" w:rsidP="009D2ECC">
      <w:pPr>
        <w:ind w:firstLine="480"/>
      </w:pPr>
      <w:r>
        <w:rPr>
          <w:rFonts w:hint="eastAsia"/>
        </w:rPr>
        <w:t>The application boundary of DAS is equally important. Acoustic and vibration signatures depend on train type, speed, axle load, fiber location, cable-soil coupling and environmental noise. The technology therefore detects changes in the response field more readily than it identifies a unique structural cause. This distinction prevents continuous sensing from being equated with a completed diagnostic loop. Corridor-scale DAS is most valuable when used to prioritize reinspection and when its outputs are fused with asset, vehicle and maintenance databases.</w:t>
      </w:r>
    </w:p>
    <w:p w14:paraId="329724B1" w14:textId="77777777" w:rsidR="009D2ECC" w:rsidRDefault="009D2ECC" w:rsidP="009D2ECC">
      <w:pPr>
        <w:ind w:firstLine="480"/>
      </w:pPr>
      <w:r>
        <w:rPr>
          <w:rFonts w:hint="eastAsia"/>
        </w:rPr>
        <w:t>Train-borne drive-by monitoring provides another route to increasing observation frequency because in-service or regularly operating vehicles can repeatedly sample the track. However, vibration features measured on one line often follow a different distribution on another line owing to changes in vehicle condition, speed, track form and operating environment. Ghiasi et al. (2025) addressed this problem through an unsupervised domain-adaptation framework for drive-by diagnosis of track geometry defects. A classifier constructed from a labelled source line was transferred to an unlabelled target line, and the framework was evaluated using field measurements from high-speed trains operating on four different lines across twelve domain-adaptation tasks. The study therefore moves beyond line-specific classification and directly addresses a practical obstacle to network-scale deployment: a model cannot realistically be relabelled and retrained from the beginning for every new line.</w:t>
      </w:r>
    </w:p>
    <w:p w14:paraId="6C5944DE" w14:textId="77777777" w:rsidR="009D2ECC" w:rsidRDefault="009D2ECC" w:rsidP="009D2ECC">
      <w:pPr>
        <w:keepNext/>
        <w:spacing w:line="240" w:lineRule="auto"/>
        <w:ind w:firstLineChars="0" w:firstLine="0"/>
        <w:jc w:val="left"/>
      </w:pPr>
      <w:r>
        <w:rPr>
          <w:rFonts w:hint="eastAsia"/>
          <w:noProof/>
        </w:rPr>
        <w:lastRenderedPageBreak/>
        <w:drawing>
          <wp:inline distT="0" distB="0" distL="114300" distR="114300" wp14:anchorId="070C7463" wp14:editId="03D9AF05">
            <wp:extent cx="5267325" cy="1781810"/>
            <wp:effectExtent l="0" t="0" r="9525" b="8890"/>
            <wp:docPr id="1343290300" name="图片 1343290300" descr="domain-adaptation-diagram-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omain-adaptation-diagram-clear"/>
                    <pic:cNvPicPr>
                      <a:picLocks noChangeAspect="1"/>
                    </pic:cNvPicPr>
                  </pic:nvPicPr>
                  <pic:blipFill>
                    <a:blip r:embed="rId24">
                      <a:clrChange>
                        <a:clrFrom>
                          <a:srgbClr val="FDFDFD">
                            <a:alpha val="100000"/>
                          </a:srgbClr>
                        </a:clrFrom>
                        <a:clrTo>
                          <a:srgbClr val="FDFDFD">
                            <a:alpha val="100000"/>
                            <a:alpha val="0"/>
                          </a:srgbClr>
                        </a:clrTo>
                      </a:clrChange>
                    </a:blip>
                    <a:stretch>
                      <a:fillRect/>
                    </a:stretch>
                  </pic:blipFill>
                  <pic:spPr>
                    <a:xfrm>
                      <a:off x="0" y="0"/>
                      <a:ext cx="5267325" cy="1781810"/>
                    </a:xfrm>
                    <a:prstGeom prst="rect">
                      <a:avLst/>
                    </a:prstGeom>
                  </pic:spPr>
                </pic:pic>
              </a:graphicData>
            </a:graphic>
          </wp:inline>
        </w:drawing>
      </w:r>
    </w:p>
    <w:p w14:paraId="48818D25" w14:textId="513C5754" w:rsidR="009D2ECC" w:rsidRDefault="009D2ECC" w:rsidP="009D2ECC">
      <w:pPr>
        <w:pStyle w:val="a3"/>
      </w:pPr>
      <w:r>
        <w:t xml:space="preserve">Figure </w:t>
      </w:r>
      <w:fldSimple w:instr=" SEQ Figure \* ARABIC ">
        <w:r w:rsidR="000C69C2">
          <w:rPr>
            <w:noProof/>
          </w:rPr>
          <w:t>11</w:t>
        </w:r>
      </w:fldSimple>
      <w:r>
        <w:rPr>
          <w:rFonts w:hint="eastAsia"/>
        </w:rPr>
        <w:t xml:space="preserve"> </w:t>
      </w:r>
      <w:r w:rsidRPr="00A44BCC">
        <w:t>The schematic of the proposed UDA framework for drive-by railway track monitoring(Ghiasi et al., 2025)</w:t>
      </w:r>
    </w:p>
    <w:p w14:paraId="318527DF" w14:textId="77777777" w:rsidR="00ED7030" w:rsidRPr="00ED7030" w:rsidRDefault="00ED7030" w:rsidP="00ED7030">
      <w:pPr>
        <w:ind w:firstLine="480"/>
      </w:pPr>
      <w:r w:rsidRPr="00ED7030">
        <w:t>This case adds a necessary generalization layer to the perception-assessment loop. The objective is no longer only to collect more data, but to make knowledge learned from one operating domain usable in another. Domain adaptation partially reduces the distribution gap between lines, yet it does not remove the need for engineering validation. Changes in defect definitions, maintenance standards, sensor layouts and vehicle-track interaction can still produce incorrect transfer. Consequently, cross-line transfer should be combined with uncertainty estimation and a mechanism for requesting target-line labels when model confidence is insufficient.</w:t>
      </w:r>
    </w:p>
    <w:p w14:paraId="5C577458" w14:textId="2D89FE41" w:rsidR="00ED7030" w:rsidRPr="00ED7030" w:rsidRDefault="00ED7030" w:rsidP="00ED7030">
      <w:pPr>
        <w:ind w:firstLine="480"/>
      </w:pPr>
      <w:r w:rsidRPr="00ED7030">
        <w:t xml:space="preserve">At the asset scale, </w:t>
      </w:r>
      <w:r w:rsidRPr="00ED7030">
        <w:fldChar w:fldCharType="begin"/>
      </w:r>
      <w:r w:rsidR="000A3919">
        <w:instrText xml:space="preserve"> ADDIN ZOTERO_ITEM CSL_CITATION {"citationID":"ZaNz2bEA","properties":{"unsorted":false,"formattedCitation":"(Milosevic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combined sleeper-mounted accelerometers, three-dimensional geometry scans and multi-body vehicle-track simulations for six in situ crossing panels. The proposed condition indicator was calculated from track responses in a wavelength-related frequency band and exhibited a strong relationship with simulated vertical wheel-rail contact force under different crossing and track conditions. This case is significant because it links a measurable dynamic response to a physically meaningful interaction quantity. It therefore provides more diagnostic value than an isolated acceleration threshold.</w:t>
      </w:r>
    </w:p>
    <w:p w14:paraId="2217481C" w14:textId="77777777" w:rsidR="00ED7030" w:rsidRPr="00ED7030" w:rsidRDefault="00ED7030" w:rsidP="00ED7030">
      <w:pPr>
        <w:ind w:firstLine="480"/>
      </w:pPr>
      <w:r w:rsidRPr="00ED7030">
        <w:t>The measured-simulated comparison also exposes the limitations of the current implementation. The scanned crossing regions were shorter than the full dynamic interaction zone, and measured accelerations contained excitation sources not represented in the model, including long-wavelength irregularities, wheel out-of-roundness and conditions outside the scanned area. Calibration was more successful for sleeper displacement than for velocity and acceleration. These findings are not weaknesses to be hidden; they illustrate the role of open-loop uncertainty in real railway applications. A physics-assisted monitoring system must continuously update its boundary conditions and quantify the discrepancy between the model and the measured asset before its indicator can be used to trigger maintenance automatically.</w:t>
      </w:r>
    </w:p>
    <w:p w14:paraId="7236227A" w14:textId="6795E2E0" w:rsidR="00ED7030" w:rsidRPr="00ED7030" w:rsidRDefault="00ED7030" w:rsidP="00ED7030">
      <w:pPr>
        <w:ind w:firstLine="480"/>
      </w:pPr>
      <w:r w:rsidRPr="00ED7030">
        <w:t xml:space="preserve">The studies by </w:t>
      </w:r>
      <w:r w:rsidRPr="00ED7030">
        <w:fldChar w:fldCharType="begin"/>
      </w:r>
      <w:r w:rsidR="000A3919">
        <w:instrText xml:space="preserve"> ADDIN ZOTERO_ITEM CSL_CITATION {"citationID":"N3xiP7Nk","properties":{"unsorted":false,"formattedCitation":"(Rahman &lt;i&gt;et al.&lt;/i&gt;, 2024; Ghiasi &lt;i&gt;et al.&lt;/i&gt;, 2025)","plainCitation":"(Rahman et al., 2024; Ghiasi et al., 2025)","dontUpdate":true,"noteIndex":0},"citationItems":[{"id":"owbJ2Ida/CkwVlfBJ","uris":["http://zotero.org/users/17096852/items/53WU6STP"],"itemData":{"id":1655,"type":"article-journal","abstract":"Accurate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Sattarpanah"},{"family":"Arhamnamazi","given":"Seyyedabbas"}],"issued":{"date-parts":[["2024",2,15]]}}},{"id":"owbJ2Ida/3wUwE6RX","uris":["http://zotero.org/users/17096852/items/2EBRVGBN"],"itemData":{"id":1648,"type":"article-journal","abstract":"Monitoring railway tracks through drive-by vibration data collected by in-service trains offers a cost-effective and adaptable solution for inspecting multiple railway lines. However, numerous existing drive-by monitoring methods rely on supervised learning models, necessitating extensive labelled data for each line. In this paper, a novel framework is proposed based on Unsupervised Domain Adaptation (UDA) concept which facilitates the transfer of a geometric defects diagnosis model learned from one line to a new line without the need for any labelled data from the new line. The proposed framework learns the dynamic-based features that are sensitive to damage and also invariant to different railway tracks. It comprises three components: data pre-processing, UDA implementation, and damage diagnosis. The framework uses the data from the source domain, including corresponding labels, as well as the unlabelled data from the target domain as input. The outputs of the framework consist of the predicted labels for the target domain. The performance of the proposed framework is evaluated using a comprehensive dataset of field measurements of a high-speed train passing 4 different lines within the French high-speed rail network. The proposed UDA framework is implemented using four common UDA algorithms including Information-Theoretical Learning (ITL), Geodesic Flow Kernel (GFK), Transfer Component Analysis (TCA), and Subspace Alignment (SA). The results show that the proposed framework has a 14% increase in the anomaly detection accuracy compared to traditional unsupervised learning methods in which UDA is not used. Furthermore, this study investigates the impact of incorporating a percentage of target data labels during training (semi-supervised domain adaptation), along with various sensor layouts and different tuning parameters, on the accuracy of the proposed approach. The results show that the proposed framework can significantly facilitate the monitoring of railway track conditions using the data collected by in-service trains which could be great interest of railway owners.","container-title":"Engineering Applications of Artificial Intelligence","DOI":"10.1016/j.engappai.2024.109516","ISSN":"0952-1976","journalAbbreviation":"Engineering Applications of Artificial Intelligence","language":"en-US","page":"109516","source":"ScienceDirect","title":"Unsupervised domain adaptation for drive-by condition monitoring of multiple railway tracks","volume":"139","author":[{"family":"Ghiasi","given":"Ramin"},{"family":"Lestoille","given":"Nicolas"},{"family":"Diaine","given":"Cassandre"},{"family":"Malekjafarian","given":"Abdollah"}],"issued":{"date-parts":[["2025",1,1]]}}}],"schema":"https://github.com/citation-style-language/schema/raw/master/csl-citation.json"} </w:instrText>
      </w:r>
      <w:r w:rsidRPr="00ED7030">
        <w:fldChar w:fldCharType="separate"/>
      </w:r>
      <w:r w:rsidRPr="00ED7030">
        <w:t>Rahman et al. (2024), Ghiasi et al. (2025)</w:t>
      </w:r>
      <w:r w:rsidRPr="00ED7030">
        <w:fldChar w:fldCharType="end"/>
      </w:r>
      <w:r w:rsidRPr="00ED7030">
        <w:t xml:space="preserve"> and </w:t>
      </w:r>
      <w:r w:rsidRPr="00ED7030">
        <w:fldChar w:fldCharType="begin"/>
      </w:r>
      <w:r w:rsidR="000A3919">
        <w:instrText xml:space="preserve"> ADDIN ZOTERO_ITEM CSL_CITATION {"citationID":"AoMJwasf","properties":{"unsorted":false,"formattedCitation":"(Milosevic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can thus be read as a connected sequence. DAS expands temporal and spatial coverage, </w:t>
      </w:r>
      <w:r w:rsidRPr="00ED7030">
        <w:lastRenderedPageBreak/>
        <w:t>drive-by monitoring uses operational vehicles to acquire repeated line-scale responses, domain adaptation supports knowledge transfer between lines, and asset-specific sensing supplies local diagnostic resolution. Together they define a multi-scale perception architecture. The unresolved issue is how to coordinate these levels so that a weak corridor-scale anomaly can initiate targeted inspection, obtain a mechanism-oriented diagnosis and produce an executable work order.</w:t>
      </w:r>
    </w:p>
    <w:p w14:paraId="4CEEDEEB" w14:textId="77777777" w:rsidR="001E5175" w:rsidRDefault="001E5175" w:rsidP="001E5175">
      <w:pPr>
        <w:pStyle w:val="3"/>
        <w:spacing w:before="156"/>
      </w:pPr>
      <w:r>
        <w:rPr>
          <w:rFonts w:hint="eastAsia"/>
        </w:rPr>
        <w:t>From Geometric Exceedance to Condition Interpretation and State Evolution</w:t>
      </w:r>
    </w:p>
    <w:p w14:paraId="54E917D1" w14:textId="77777777" w:rsidR="001E5175" w:rsidRDefault="001E5175" w:rsidP="001E5175">
      <w:pPr>
        <w:ind w:firstLine="480"/>
      </w:pPr>
      <w:r>
        <w:rPr>
          <w:rFonts w:hint="eastAsia"/>
        </w:rPr>
        <w:t>After perception, the next requirement is to transform measured abnormalities into infrastructure states. Conventional geometry inspection is highly effective for identifying where alignment, level, gauge or twist exceed specified limits. Nevertheless, the measured geometry is the combined consequence of the rail, fasteners, sleepers, ballast, subgrade, drainage, environmental exposure and maintenance history. Intelligent assessment must therefore progress from threshold exceedance to component inference, hidden-state diagnosis and evolution modelling.</w:t>
      </w:r>
    </w:p>
    <w:p w14:paraId="0D439FA5" w14:textId="7FA764F1" w:rsidR="001E5175" w:rsidRDefault="001E5175" w:rsidP="001E5175">
      <w:pPr>
        <w:ind w:firstLine="480"/>
      </w:pPr>
      <w:r>
        <w:rPr>
          <w:rFonts w:hint="eastAsia"/>
        </w:rPr>
        <w:fldChar w:fldCharType="begin"/>
      </w:r>
      <w:r w:rsidR="000A3919">
        <w:instrText xml:space="preserve"> ADDIN ZOTERO_ITEM CSL_CITATION {"citationID":"lJgyIqRm","properties":{"unsorted":false,"formattedCitation":"(Sresakoolchai and Kaewunruen, 2022)","plainCitation":"(Sresakoolchai and Kaewunruen, 2022)","dontUpdate":true,"noteIndex":0},"citationItems":[{"id":"owbJ2Ida/P48Tipcn","uris":["http://zotero.org/users/17096852/items/X5IBD3NS"],"itemData":{"id":1668,"type":"article-journal","abstract":"Track quality affects passenger comfort and safety. To maintain the quality of the track, track geometry and track component defects are inspected routinely. Track geometry is inspected using a track geometry car (TGC). Measured values are stored in the machine and processed to evaluate the track quality. However, track component defects require more effort to inspect. Track component defects can be inspected manually which is time- and workload-consuming or using sensors installed at additional cost. This study presents an approach using track geometry obtained by a TGC to detect track component defects, namely, rail, switch and crossing, fastener and rail joint defects. Detection models are developed using several supervised machine learnings. The relationships between track component defects are analysed to gain insights using unsupervised machine learnings. From the study, the best model for detecting track component defects using track geometry is a deep neural network with an accuracy of 94.31% followed by a convolutional neural network with an accuracy of 93.77%. For the exploration of insights, k-means clustering is used to cluster the track components defects, and association rules are used to find the relationships between them. Examples of the insights from applying these two techniques are that switch and crossing defects are usually found where the radius of curvature is less than 2000 m and the gradient is positive, the most common defects when the radius of curvature higher than 4000 m are rail defects, or a worn wing rail will be found when the rail section has failed, ties in switches and worn point blades are found with the confidence of 92.17%. The findings of the study can be applied to detect track component defects using track geometry where additional cost is not required and unsupervised machine learning provides the insights that will be beneficial for railway maintenance. The information obtained from machine learning models will be complementary information to support decision making and improve the maintenance efficiency in the railway industry.","container-title":"Structural Health Monitoring","DOI":"10.1177/14759217211044492","ISSN":"1475-9217, 1741-3168","issue":"4","journalAbbreviation":"Structural Health Monitoring","language":"en","page":"1757-1767","source":"DOI.org (Crossref)","title":"Railway defect detection based on track geometry using supervised and unsupervised machine learning","volume":"21","author":[{"family":"Sresakoolchai","given":"Jessada"},{"family":"Kaewunruen","given":"Sakdirat"}],"issued":{"date-parts":[["2022",7]]}}}],"schema":"https://github.com/citation-style-language/schema/raw/master/csl-citation.json"} </w:instrText>
      </w:r>
      <w:r>
        <w:rPr>
          <w:rFonts w:hint="eastAsia"/>
        </w:rPr>
        <w:fldChar w:fldCharType="separate"/>
      </w:r>
      <w:r>
        <w:rPr>
          <w:rFonts w:hint="eastAsia"/>
        </w:rPr>
        <w:t>Sresakoolchai and Kaewunruen (2022)</w:t>
      </w:r>
      <w:r>
        <w:rPr>
          <w:rFonts w:hint="eastAsia"/>
        </w:rPr>
        <w:fldChar w:fldCharType="end"/>
      </w:r>
      <w:r>
        <w:rPr>
          <w:rFonts w:hint="eastAsia"/>
        </w:rPr>
        <w:t xml:space="preserve"> demonstrated the first stage of this progression by combining track geometry measurements, component-defect records and track-profile data. Their case covered a 30-km section measured at one-foot intervals over four years from 2016 to 2019. Supervised models were used to identify rail, rail-joint, fastener and switch-and-crossing defects, while clustering and association-rule analysis were used to explore relationships among defect types and track characteristics. The best-performing deep neural network achieved approximately 94% accuracy. More important than the individual accuracy value is the change in the function of the data: geometry records collected for quality assessment were reused to infer component-level conditions that would otherwise require additional manual inspection.</w:t>
      </w:r>
    </w:p>
    <w:p w14:paraId="765033F0" w14:textId="77777777" w:rsidR="001E5175" w:rsidRDefault="001E5175" w:rsidP="001E5175">
      <w:pPr>
        <w:ind w:firstLine="480"/>
      </w:pPr>
      <w:r>
        <w:rPr>
          <w:rFonts w:hint="eastAsia"/>
        </w:rPr>
        <w:t>This form of data reuse can increase the value of existing inspection systems without requiring immediate replacement of the sensing platform. However, it also shifts the bottleneck toward data governance. Component-defect labels must be spatially synchronized with geometry records, and differences in inspection timing can introduce false associations. Rare but safety-critical defects may be underrepresented, while high aggregate accuracy can conceal poor sensitivity for individual classes. The model output should therefore be interpreted as diagnostic evidence for targeted reinspection rather than as an autonomous maintenance command.</w:t>
      </w:r>
    </w:p>
    <w:p w14:paraId="7DE56476" w14:textId="5AF1A9FE" w:rsidR="001E5175" w:rsidRDefault="001E5175" w:rsidP="001E5175">
      <w:pPr>
        <w:ind w:firstLine="480"/>
      </w:pPr>
      <w:r>
        <w:rPr>
          <w:rFonts w:hint="eastAsia"/>
        </w:rPr>
        <w:fldChar w:fldCharType="begin"/>
      </w:r>
      <w:r w:rsidR="000A3919">
        <w:instrText xml:space="preserve"> ADDIN ZOTERO_ITEM CSL_CITATION {"citationID":"kFibgSrA","properties":{"unsorted":false,"formattedCitation":"(Wang, Liu and Euston, 2023)","plainCitation":"(Wang, Liu and Euston, 2023)","dontUpdate":true,"noteIndex":0},"citationItems":[{"id":"owbJ2Ida/lBGFHJTp","uris":["http://zotero.org/users/17096852/items/4NDV32G8"],"itemData":{"id":1657,"type":"article-journal","abstract":"Analyzing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Materials","language":"en-US","page":"130066","source":"ScienceDirect","title":"Relationship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L."}],"issued":{"date-parts":[["2023",2,15]]}}}],"schema":"https://github.com/citation-style-language/schema/raw/master/csl-citation.json"} </w:instrText>
      </w:r>
      <w:r>
        <w:rPr>
          <w:rFonts w:hint="eastAsia"/>
        </w:rPr>
        <w:fldChar w:fldCharType="separate"/>
      </w:r>
      <w:r>
        <w:rPr>
          <w:rFonts w:hint="eastAsia"/>
        </w:rPr>
        <w:t>Wang, Liu and Euston (2023)</w:t>
      </w:r>
      <w:r>
        <w:rPr>
          <w:rFonts w:hint="eastAsia"/>
        </w:rPr>
        <w:fldChar w:fldCharType="end"/>
      </w:r>
      <w:r>
        <w:rPr>
          <w:rFonts w:hint="eastAsia"/>
        </w:rPr>
        <w:t xml:space="preserve"> extended geometry-based interpretation further by integrating track geometry defects with substructure and operational information on a passenger railroad in the United States. Their framework combined GPR-derived ballast-condition variables, rail-seat abrasion, traffic density, track class, curvature and </w:t>
      </w:r>
      <w:r>
        <w:rPr>
          <w:rFonts w:hint="eastAsia"/>
        </w:rPr>
        <w:lastRenderedPageBreak/>
        <w:t>maintenance-related information to estimate the risk of geometry-defect occurrence. This case changes the diagnostic question from "which component defect accompanies the measured geometry?" to "which underlying support and operating conditions make geometry defects more likely?" It therefore represents a transition from component classification to hidden-state and risk interpretation.</w:t>
      </w:r>
    </w:p>
    <w:p w14:paraId="24615773" w14:textId="77777777" w:rsidR="00D071AB" w:rsidRDefault="001E5175" w:rsidP="00D071AB">
      <w:pPr>
        <w:keepNext/>
        <w:spacing w:line="240" w:lineRule="auto"/>
        <w:ind w:firstLineChars="0" w:firstLine="0"/>
        <w:jc w:val="center"/>
      </w:pPr>
      <w:r>
        <w:rPr>
          <w:rFonts w:hint="eastAsia"/>
          <w:noProof/>
        </w:rPr>
        <w:drawing>
          <wp:inline distT="0" distB="0" distL="114300" distR="114300" wp14:anchorId="5A5EADBD" wp14:editId="7D3C130F">
            <wp:extent cx="5005705" cy="4739005"/>
            <wp:effectExtent l="0" t="0" r="4445" b="4445"/>
            <wp:docPr id="924192026" name="图片 924192026" descr="data-workflow-re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ta-workflow-recreated"/>
                    <pic:cNvPicPr>
                      <a:picLocks noChangeAspect="1"/>
                    </pic:cNvPicPr>
                  </pic:nvPicPr>
                  <pic:blipFill>
                    <a:blip r:embed="rId25"/>
                    <a:srcRect r="7322"/>
                    <a:stretch>
                      <a:fillRect/>
                    </a:stretch>
                  </pic:blipFill>
                  <pic:spPr>
                    <a:xfrm>
                      <a:off x="0" y="0"/>
                      <a:ext cx="5005705" cy="4739005"/>
                    </a:xfrm>
                    <a:prstGeom prst="rect">
                      <a:avLst/>
                    </a:prstGeom>
                  </pic:spPr>
                </pic:pic>
              </a:graphicData>
            </a:graphic>
          </wp:inline>
        </w:drawing>
      </w:r>
    </w:p>
    <w:p w14:paraId="23073B2C" w14:textId="62D43101" w:rsidR="00ED7030" w:rsidRDefault="00D071AB" w:rsidP="00D071AB">
      <w:pPr>
        <w:pStyle w:val="a3"/>
      </w:pPr>
      <w:r>
        <w:t xml:space="preserve">Figure </w:t>
      </w:r>
      <w:fldSimple w:instr=" SEQ Figure \* ARABIC ">
        <w:r w:rsidR="000C69C2">
          <w:rPr>
            <w:noProof/>
          </w:rPr>
          <w:t>12</w:t>
        </w:r>
      </w:fldSimple>
      <w:r>
        <w:rPr>
          <w:rFonts w:hint="eastAsia"/>
        </w:rPr>
        <w:t xml:space="preserve"> </w:t>
      </w:r>
      <w:r w:rsidRPr="00B4045A">
        <w:t>The Framework for Estimation of Track Geometry Defect Risk(Wang, Liu and Euston, 2023)</w:t>
      </w:r>
    </w:p>
    <w:p w14:paraId="35B1E0F9" w14:textId="77777777" w:rsidR="00D071AB" w:rsidRDefault="00D071AB" w:rsidP="00D071AB">
      <w:pPr>
        <w:ind w:firstLine="480"/>
      </w:pPr>
      <w:r>
        <w:rPr>
          <w:rFonts w:hint="eastAsia"/>
        </w:rPr>
        <w:t>The integration framework in Wang et al. is particularly relevant to the proposed first loop because it shows that data fusion is not merely the concatenation of sensor channels. Geometry, GPR, rail-seat abrasion, traffic and track-class data possess different spatial resolutions and reference systems. They must be segmented, registered and converted into consistent features before a data-driven risk model can be established. The case thus provides an engineering counterpart to the multi-source fusion concept discussed earlier in this paper.</w:t>
      </w:r>
    </w:p>
    <w:p w14:paraId="04107D1D" w14:textId="77777777" w:rsidR="00D071AB" w:rsidRDefault="00D071AB" w:rsidP="00D071AB">
      <w:pPr>
        <w:ind w:firstLine="480"/>
      </w:pPr>
      <w:r>
        <w:rPr>
          <w:rFonts w:hint="eastAsia"/>
        </w:rPr>
        <w:t xml:space="preserve">The residual limitation is causal ambiguity. A geometry defect may result from ballast fouling, local stiffness variation, rail-seat abrasion, drainage failure or interacting causes. A predictive model can identify statistical risk without proving a unique deterioration mechanism. Consequently, its output should be used to guide </w:t>
      </w:r>
      <w:r>
        <w:rPr>
          <w:rFonts w:hint="eastAsia"/>
        </w:rPr>
        <w:lastRenderedPageBreak/>
        <w:t>additional inspection and maintenance prioritization. The precision intervention loop requires one further step: converting a high-risk section into a justified treatment type, such as tamping, ballast cleaning, drainage improvement, sleeper treatment or subgrade reinforcement.</w:t>
      </w:r>
    </w:p>
    <w:p w14:paraId="079C6E0C" w14:textId="3EB9F71D" w:rsidR="00D071AB" w:rsidRDefault="00D071AB" w:rsidP="00D071AB">
      <w:pPr>
        <w:ind w:firstLine="480"/>
      </w:pPr>
      <w:r>
        <w:rPr>
          <w:rFonts w:hint="eastAsia"/>
        </w:rPr>
        <w:t xml:space="preserve">Environmental cases broaden the concept of hidden state from structural condition to external forcing. </w:t>
      </w:r>
      <w:r>
        <w:rPr>
          <w:rFonts w:hint="eastAsia"/>
        </w:rPr>
        <w:fldChar w:fldCharType="begin"/>
      </w:r>
      <w:r w:rsidR="000A3919">
        <w:instrText xml:space="preserve"> ADDIN ZOTERO_ITEM CSL_CITATION {"citationID":"RnSVcIc3","properties":{"unsorted":false,"formattedCitation":"(Roghani, 2021)","plainCitation":"(Roghani, 2021)","dontUpdate":true,"noteIndex":0},"citationItems":[{"id":"owbJ2Ida/Gctn2adG","uris":["http://zotero.org/users/17096852/items/TNVRHWQA"],"itemData":{"id":1669,"type":"article-journal","abstract":"Freeze-thaw cycles (FTC) are known to have an effect on railway track stability, safety, and performance. FTC are expected to become more frequent in the future due to climate change. This paper presents the results of a field investigation in which the mechanism of FTC development within the track embankment and its effect on the performance of railway tracks including track surface deformation and track geometry degradation are studied. Field observations suggested that the frost depth within the track embankment is influenced by the freezing index and winter snow cover. They also showed that a warmer and drier winter leads to more intermittent FTC and even though the average frost heave is lower than for a colder winter, the frost heaves occurring at culvert locations creates a larger differential deformation and thus may lead to a worse operating condition. The comparison of geometry measurements before freezing and after thawing indicated that the track geometry is in poorer and rougher condition during springs that were preceded by increased FTC. It was also concluded that track in proximity to culverts suffered the highest geometry degradation. Overall, the limited field observations of this study suggest that future winters, mild with less precipitation and higher occurrence of FTC, may increase the rate of track deterioration and more maintenance will be required to keep track within safe limits.","container-title":"Transportation Geotechnics","DOI":"10.1016/j.trgeo.2021.100601","ISSN":"2214-3912","journalAbbreviation":"Transportation Geotechnics","language":"en-US","page":"100601","source":"ScienceDirect","title":"Quantifying the effect of freeze-thaw cycles on track surface deformation and degradation of railway track geometry; Case study","volume":"30","author":[{"family":"Roghani","given":"Alireza"}],"issued":{"date-parts":[["2021",9,1]]}}}],"schema":"https://github.com/citation-style-language/schema/raw/master/csl-citation.json"} </w:instrText>
      </w:r>
      <w:r>
        <w:rPr>
          <w:rFonts w:hint="eastAsia"/>
        </w:rPr>
        <w:fldChar w:fldCharType="separate"/>
      </w:r>
      <w:r>
        <w:rPr>
          <w:rFonts w:hint="eastAsia"/>
        </w:rPr>
        <w:t>Roghani (2021)</w:t>
      </w:r>
      <w:r>
        <w:rPr>
          <w:rFonts w:hint="eastAsia"/>
        </w:rPr>
        <w:fldChar w:fldCharType="end"/>
      </w:r>
      <w:r>
        <w:rPr>
          <w:rFonts w:hint="eastAsia"/>
        </w:rPr>
        <w:t xml:space="preserve"> investigated a frost-susceptible track section over the winter-spring periods of 2019 and 2020 using thermistors, total-station surveys and track geometry measurements. The observations linked freezing-degree days, frost penetration, track-surface deformation and changes in profile and alignment roughness. The study showed that freeze-thaw cycling can alter both the magnitude and spatial distribution of track deformation, particularly near geotechnically sensitive features such as culverts.</w:t>
      </w:r>
    </w:p>
    <w:p w14:paraId="4BA0B48B" w14:textId="77777777" w:rsidR="00D071AB" w:rsidRDefault="00D071AB" w:rsidP="00D071AB">
      <w:pPr>
        <w:keepNext/>
        <w:spacing w:line="240" w:lineRule="auto"/>
        <w:ind w:firstLineChars="0" w:firstLine="0"/>
        <w:jc w:val="center"/>
      </w:pPr>
      <w:r>
        <w:rPr>
          <w:noProof/>
        </w:rPr>
        <w:drawing>
          <wp:inline distT="0" distB="0" distL="114300" distR="114300" wp14:anchorId="5DBE6969" wp14:editId="6CDEDB20">
            <wp:extent cx="5267325" cy="3093085"/>
            <wp:effectExtent l="0" t="0" r="9525" b="12065"/>
            <wp:docPr id="821885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5267325" cy="3093085"/>
                    </a:xfrm>
                    <a:prstGeom prst="rect">
                      <a:avLst/>
                    </a:prstGeom>
                    <a:noFill/>
                    <a:ln>
                      <a:noFill/>
                    </a:ln>
                  </pic:spPr>
                </pic:pic>
              </a:graphicData>
            </a:graphic>
          </wp:inline>
        </w:drawing>
      </w:r>
    </w:p>
    <w:p w14:paraId="0E001EFF" w14:textId="1A4A748D" w:rsidR="00D071AB" w:rsidRDefault="00D071AB" w:rsidP="00D071AB">
      <w:pPr>
        <w:pStyle w:val="a3"/>
      </w:pPr>
      <w:r>
        <w:t xml:space="preserve">Figure </w:t>
      </w:r>
      <w:fldSimple w:instr=" SEQ Figure \* ARABIC ">
        <w:r w:rsidR="000C69C2">
          <w:rPr>
            <w:noProof/>
          </w:rPr>
          <w:t>13</w:t>
        </w:r>
      </w:fldSimple>
      <w:r>
        <w:rPr>
          <w:rFonts w:hint="eastAsia"/>
        </w:rPr>
        <w:t xml:space="preserve"> </w:t>
      </w:r>
      <w:r w:rsidRPr="005159B1">
        <w:t>Plots show track surface deformation measured by using total station(Roghani, 2021)</w:t>
      </w:r>
    </w:p>
    <w:p w14:paraId="1D75CD53" w14:textId="77777777" w:rsidR="00153B75" w:rsidRDefault="00153B75" w:rsidP="00153B75">
      <w:pPr>
        <w:ind w:firstLine="480"/>
      </w:pPr>
      <w:r>
        <w:rPr>
          <w:rFonts w:hint="eastAsia"/>
        </w:rPr>
        <w:t>This field evidence has two implications for state-evolution modelling. First, deterioration cannot always be represented by a stationary curve derived only from historical geometry measurements. The evolution law changes when moisture, frost depth and temperature cycles change. Second, prediction confidence should vary with environmental conditions. During a period of rapid thaw or exceptional temperature fluctuation, a model trained on ordinary operating data should express greater uncertainty and trigger denser observation.</w:t>
      </w:r>
    </w:p>
    <w:p w14:paraId="4B529822" w14:textId="6F1510A2" w:rsidR="00153B75" w:rsidRDefault="00153B75" w:rsidP="00153B75">
      <w:pPr>
        <w:ind w:firstLine="480"/>
      </w:pPr>
      <w:r>
        <w:rPr>
          <w:rFonts w:hint="eastAsia"/>
        </w:rPr>
        <w:fldChar w:fldCharType="begin"/>
      </w:r>
      <w:r w:rsidR="000A3919">
        <w:instrText xml:space="preserve"> ADDIN ZOTERO_ITEM CSL_CITATION {"citationID":"PFkxMUgr","properties":{"unsorted":false,"formattedCitation":"(Kampczyk and Dybeł, 2021)","plainCitation":"(Kampczyk and Dybeł, 2021)","dontUpdate":true,"noteIndex":0},"citationItems":[{"id":"owbJ2Ida/HVW6ZYHK","uris":["http://zotero.org/users/17096852/items/MXG5Y8IN"],"itemData":{"id":1676,"type":"article-journal","abstract":"Improving railway safety depends heavily on the reliability of railway turnouts. The realization of effective, reliable and continuous observations for the spatial analysis and evaluation of the technical condition of railway turnouts is one of the factors affecting safety in railway traffic. The mode and scope of monitoring changes in geometric parameters of railway turnouts with associated indicators needs improvement. The application of digital twins to railway turnouts requires the inclusion of fundamental data indicating their condition along with innovative monitoring of weather conditions. This paper presents an innovative solution for monitoring the status of temperature and other atmospheric conditions. A UbiBot WS1 WIFI wireless temperature logger was used, with an external DS18B20 temperature sensor integrated into an S49 (49E1)-type rail as Tszyn WS1 WIFI. Measurements were made between January and May (winter/spring) at fixed time intervals and at the same measurement point. The aim of the research is to present elements of a fundamental approach of applying digital twins to railway turnouts requiring the consideration and demonstration of rail temperature conditions as a component in the data acquisition of railway turnout condition data and other constituent atmospheric conditions through an innovative solution. The research showed that the presented innovative solution is an effective support for the application of digital twins to railway turnouts and ongoing surveying and diagnostic work of other elements of rail transport infrastructure. The applicability of the TgCWRII second temperature difference indicator in the monitoring of railway turnouts was also confirmed.","container-title":"Sensors","DOI":"10.3390/s21175757","ISSN":"1424-8220","issue":"17","language":"en","license":"http://creativecommons.org/licenses/by/3.0/","page":"5757","publisher":"Multidisciplinary Digital Publishing Institute","source":"www.mdpi.com","title":"The Fundamental Approach of the Digital Twin Application in Railway Turnouts with Innovative Monitoring of Weather Conditions","volume":"21","author":[{"family":"Kampczyk","given":"Arkadiusz"},{"family":"Dybeł","given":"Katarzyna"}],"issued":{"date-parts":[["2021",1]]}}}],"schema":"https://github.com/citation-style-language/schema/raw/master/csl-citation.json"} </w:instrText>
      </w:r>
      <w:r>
        <w:rPr>
          <w:rFonts w:hint="eastAsia"/>
        </w:rPr>
        <w:fldChar w:fldCharType="separate"/>
      </w:r>
      <w:r>
        <w:rPr>
          <w:rFonts w:hint="eastAsia"/>
        </w:rPr>
        <w:t>Kampczyk and Dybe</w:t>
      </w:r>
      <w:r>
        <w:rPr>
          <w:rFonts w:hint="eastAsia"/>
        </w:rPr>
        <w:t>ł</w:t>
      </w:r>
      <w:r>
        <w:rPr>
          <w:rFonts w:hint="eastAsia"/>
        </w:rPr>
        <w:t xml:space="preserve"> (2021)</w:t>
      </w:r>
      <w:r>
        <w:rPr>
          <w:rFonts w:hint="eastAsia"/>
        </w:rPr>
        <w:fldChar w:fldCharType="end"/>
      </w:r>
      <w:r>
        <w:rPr>
          <w:rFonts w:hint="eastAsia"/>
        </w:rPr>
        <w:t xml:space="preserve"> provide a related asset-scale example through their turnout-oriented digital-twin foundation. Their monitoring station integrated an external sensor into an S49 rail and recorded rail-head temperature together with ambient temperature, humidity and light. Although the implementation does not yet </w:t>
      </w:r>
      <w:r>
        <w:rPr>
          <w:rFonts w:hint="eastAsia"/>
        </w:rPr>
        <w:lastRenderedPageBreak/>
        <w:t>constitute a complete operational digital twin, it demonstrates that environmental boundary conditions must form part of the asset-state representation. A turnout twin based only on nominal geometry would omit variables capable of explaining thermal expansion, measurement variation and weather-dependent deterioration.</w:t>
      </w:r>
    </w:p>
    <w:p w14:paraId="3AA325EC" w14:textId="77777777" w:rsidR="00153B75" w:rsidRDefault="00153B75" w:rsidP="00153B75">
      <w:pPr>
        <w:ind w:firstLine="480"/>
      </w:pPr>
      <w:r>
        <w:rPr>
          <w:rFonts w:hint="eastAsia"/>
        </w:rPr>
        <w:t>The above cases form a coherent assessment chain. Geometry data can first be used to infer component defects, then integrated with substructure and operational variables to estimate deterioration risk, and finally interpreted within changing environmental boundary conditions. This progression is central to the "state evolution" philosophy: the objective is not only to describe the current track geometry, but to determine which mechanism is active, how confidently it has been identified and how the condition may evolve under future traffic and environmental loading.</w:t>
      </w:r>
    </w:p>
    <w:p w14:paraId="53230567" w14:textId="77777777" w:rsidR="00153B75" w:rsidRDefault="00153B75" w:rsidP="00153B75">
      <w:pPr>
        <w:pStyle w:val="3"/>
        <w:spacing w:before="156"/>
      </w:pPr>
      <w:r>
        <w:rPr>
          <w:rFonts w:hint="eastAsia"/>
        </w:rPr>
        <w:t>From Predictive Decision-Making to Physical Intervention and Feedback</w:t>
      </w:r>
    </w:p>
    <w:p w14:paraId="65877092" w14:textId="77777777" w:rsidR="00153B75" w:rsidRDefault="00153B75" w:rsidP="00153B75">
      <w:pPr>
        <w:ind w:firstLine="480"/>
      </w:pPr>
      <w:r>
        <w:rPr>
          <w:rFonts w:hint="eastAsia"/>
        </w:rPr>
        <w:t>The output of state assessment has operational value only when it changes maintenance action. This requires a transition from diagnosis to timing, treatment selection and resource allocation. It also requires post-intervention monitoring, because an intelligent O&amp;M system must learn whether the selected treatment changed the subsequent deterioration trajectory.</w:t>
      </w:r>
    </w:p>
    <w:p w14:paraId="17F68255" w14:textId="11DC1662" w:rsidR="00153B75" w:rsidRDefault="00153B75" w:rsidP="00153B75">
      <w:pPr>
        <w:ind w:firstLine="480"/>
      </w:pPr>
      <w:r>
        <w:rPr>
          <w:rFonts w:hint="eastAsia"/>
        </w:rPr>
        <w:fldChar w:fldCharType="begin"/>
      </w:r>
      <w:r w:rsidR="000A3919">
        <w:instrText xml:space="preserve"> ADDIN ZOTERO_ITEM CSL_CITATION {"citationID":"9s1ugNgp","properties":{"unsorted":false,"formattedCitation":"(Praticò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Pr>
          <w:rFonts w:hint="eastAsia"/>
        </w:rPr>
        <w:t>Pratic</w:t>
      </w:r>
      <w:r>
        <w:rPr>
          <w:rFonts w:hint="eastAsia"/>
        </w:rPr>
        <w:t>ò</w:t>
      </w:r>
      <w:r>
        <w:rPr>
          <w:rFonts w:hint="eastAsia"/>
        </w:rPr>
        <w:t xml:space="preserve"> and Fedele (2025)</w:t>
      </w:r>
      <w:r>
        <w:rPr>
          <w:rFonts w:hint="eastAsia"/>
        </w:rPr>
        <w:fldChar w:fldCharType="end"/>
      </w:r>
      <w:r>
        <w:rPr>
          <w:rFonts w:hint="eastAsia"/>
        </w:rPr>
        <w:t xml:space="preserve"> examined the economic logic of railway predictive maintenance by comparing renewal, reactive maintenance and proactive maintenance under different degradation curves and sensing-system cost scenarios. Their analysis emphasizes that a higher intervention frequency is not automatically preferable. The optimal strategy depends on the shape of the degradation curve, the condition level at intervention, the resulting recovery and the cost of sensing and maintenance. The study therefore supplies an important decision layer between condition prediction and physical execution.</w:t>
      </w:r>
    </w:p>
    <w:p w14:paraId="27666278" w14:textId="77777777" w:rsidR="00153B75" w:rsidRDefault="00153B75" w:rsidP="00153B75">
      <w:pPr>
        <w:keepNext/>
        <w:spacing w:line="240" w:lineRule="auto"/>
        <w:ind w:firstLineChars="0" w:firstLine="0"/>
        <w:jc w:val="center"/>
      </w:pPr>
      <w:r>
        <w:rPr>
          <w:rFonts w:hint="eastAsia"/>
          <w:noProof/>
        </w:rPr>
        <w:lastRenderedPageBreak/>
        <w:drawing>
          <wp:inline distT="0" distB="0" distL="114300" distR="114300" wp14:anchorId="61FF71D8" wp14:editId="1FBF6095">
            <wp:extent cx="5255260" cy="3228340"/>
            <wp:effectExtent l="0" t="0" r="2540" b="10160"/>
            <wp:docPr id="7" name="图片 7" descr="maintenance-strategy-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aintenance-strategy-charts"/>
                    <pic:cNvPicPr>
                      <a:picLocks noChangeAspect="1"/>
                    </pic:cNvPicPr>
                  </pic:nvPicPr>
                  <pic:blipFill>
                    <a:blip r:embed="rId27"/>
                    <a:stretch>
                      <a:fillRect/>
                    </a:stretch>
                  </pic:blipFill>
                  <pic:spPr>
                    <a:xfrm>
                      <a:off x="0" y="0"/>
                      <a:ext cx="5255260" cy="3228340"/>
                    </a:xfrm>
                    <a:prstGeom prst="rect">
                      <a:avLst/>
                    </a:prstGeom>
                  </pic:spPr>
                </pic:pic>
              </a:graphicData>
            </a:graphic>
          </wp:inline>
        </w:drawing>
      </w:r>
    </w:p>
    <w:p w14:paraId="03C45176" w14:textId="49130945" w:rsidR="00153B75" w:rsidRDefault="00153B75" w:rsidP="00153B75">
      <w:pPr>
        <w:pStyle w:val="a3"/>
      </w:pPr>
      <w:r>
        <w:t xml:space="preserve">Figure </w:t>
      </w:r>
      <w:fldSimple w:instr=" SEQ Figure \* ARABIC ">
        <w:r w:rsidR="000C69C2">
          <w:rPr>
            <w:noProof/>
          </w:rPr>
          <w:t>14</w:t>
        </w:r>
      </w:fldSimple>
      <w:r>
        <w:rPr>
          <w:rFonts w:hint="eastAsia"/>
        </w:rPr>
        <w:t xml:space="preserve"> </w:t>
      </w:r>
      <w:r w:rsidRPr="000726B1">
        <w:t xml:space="preserve">(a) Railway track condition as a function of maintenance strategy and Age of the Track Asset (ATA) ; (b) main types of degradation curves (Key Performance Indicator, KPI, vs. Age of the track Asset, ATA): (c) overall view, (d) without maintenance, (e) </w:t>
      </w:r>
      <w:r>
        <w:rPr>
          <w:rFonts w:hint="eastAsia"/>
        </w:rPr>
        <w:t>with reactive maintenance, and (d) with proactive maintenance</w:t>
      </w:r>
      <w:r>
        <w:rPr>
          <w:rFonts w:hint="eastAsia"/>
        </w:rPr>
        <w:fldChar w:fldCharType="begin"/>
      </w:r>
      <w:r w:rsidR="000A3919">
        <w:instrText xml:space="preserve"> ADDIN ZOTERO_ITEM CSL_CITATION {"citationID":"WmVJZbfC","properties":{"unsorted":false,"formattedCitation":"(Pratic\\uc0\\u242{} and Fedele, 2025)","plainCitation":"(Praticò and Fedele, 2025)","noteIndex":0},"citationItems":[{"id":"owbJ2Ida/T1ffgAkN","uris":["http://zotero.org/users/17096852/items/UG6ZYTK2"],"itemData":{"id":1652,"type":"article-journal","abstract":"Sensing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sidR="000A3919" w:rsidRPr="000A3919">
        <w:rPr>
          <w:kern w:val="0"/>
        </w:rPr>
        <w:t>(Praticò and Fedele, 2025)</w:t>
      </w:r>
      <w:r>
        <w:rPr>
          <w:rFonts w:hint="eastAsia"/>
        </w:rPr>
        <w:fldChar w:fldCharType="end"/>
      </w:r>
    </w:p>
    <w:p w14:paraId="6C046E8B" w14:textId="77777777" w:rsidR="00041A2E" w:rsidRPr="00041A2E" w:rsidRDefault="00041A2E" w:rsidP="00041A2E">
      <w:pPr>
        <w:ind w:firstLine="480"/>
      </w:pPr>
      <w:r w:rsidRPr="00041A2E">
        <w:t>Within the first loop, the contribution of this analysis is to convert "earlier detection" into a constrained maintenance decision. Continuous sensing has a cost, false alarms create unnecessary intervention, and premature maintenance can consume resources without producing proportional performance gains. Conversely, delayed intervention can accelerate deterioration and increase renewal costs. Predictive maintenance should therefore optimize the expected long-term outcome rather than minimize a single condition indicator. In practical deployment, the economic model must be connected with line availability, maintenance-window constraints, safety risk and the measured effectiveness of alternative treatments.</w:t>
      </w:r>
    </w:p>
    <w:p w14:paraId="0111AFBA" w14:textId="2F5A52C8" w:rsidR="00041A2E" w:rsidRPr="00041A2E" w:rsidRDefault="00041A2E" w:rsidP="00041A2E">
      <w:pPr>
        <w:ind w:firstLine="480"/>
      </w:pPr>
      <w:r w:rsidRPr="00041A2E">
        <w:fldChar w:fldCharType="begin"/>
      </w:r>
      <w:r w:rsidR="000A3919">
        <w:instrText xml:space="preserve"> ADDIN ZOTERO_ITEM CSL_CITATION {"citationID":"0vuwESb6","properties":{"unsorted":false,"formattedCitation":"(Fischer,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provides field evidence for the intervention and feedback side of the architecture. The study examined geogrid reinforcement on a test section of Hungarian mainline No. 1 between Kelenföld and the Hegyeshalom state border. The site was established in 2010, and its geometry was monitored through rail-head levelling from 2010 to 2014 and recording-car measurements from 2010 to 2021. Different geogrid and control subsections enabled the long-term comparison of geometry deterioration under accumulated traffic and repeated maintenance.</w:t>
      </w:r>
    </w:p>
    <w:p w14:paraId="1E8F3555" w14:textId="77777777" w:rsidR="00041A2E" w:rsidRPr="00041A2E" w:rsidRDefault="00041A2E" w:rsidP="00041A2E">
      <w:pPr>
        <w:ind w:firstLine="480"/>
      </w:pPr>
      <w:r w:rsidRPr="00041A2E">
        <w:t xml:space="preserve">This case is more than an example of a reinforcement material. In the dual-loop context, it illustrates how a physical intervention can be evaluated by its influence on the future state trajectory. The maintenance action is not treated as the end of the process. </w:t>
      </w:r>
      <w:r w:rsidRPr="00041A2E">
        <w:lastRenderedPageBreak/>
        <w:t>Instead, subsequent geometry measurements are used to compare deterioration phases, traffic accumulation and the performance of treated and untreated sections. This is the type of feedback required to update deterioration models and future treatment selection.</w:t>
      </w:r>
    </w:p>
    <w:p w14:paraId="76FDD1A6" w14:textId="77777777" w:rsidR="00041A2E" w:rsidRPr="00041A2E" w:rsidRDefault="00041A2E" w:rsidP="00041A2E">
      <w:pPr>
        <w:ind w:firstLine="480"/>
      </w:pPr>
      <w:r w:rsidRPr="00041A2E">
        <w:t>The field evidence also demonstrates why intervention assessment is difficult. Drainage condition, water pockets, precipitation, ballast screening, traffic accumulation and repeated tamping all influence the measured geometry. A simple before-and-after comparison may therefore attribute too much of the observed change to the intervention itself. A closed-loop system should maintain a structured record of treatment type, location, date, environmental condition, traffic exposure and post-maintenance response. Such records would allow the maintenance model to distinguish immediate geometry recovery from long-term deterioration reduction.</w:t>
      </w:r>
    </w:p>
    <w:p w14:paraId="0260B57F" w14:textId="77A46C07" w:rsidR="00041A2E" w:rsidRPr="00041A2E" w:rsidRDefault="00041A2E" w:rsidP="00041A2E">
      <w:pPr>
        <w:ind w:firstLine="480"/>
      </w:pPr>
      <w:r w:rsidRPr="00041A2E">
        <w:fldChar w:fldCharType="begin"/>
      </w:r>
      <w:r w:rsidR="000A3919">
        <w:instrText xml:space="preserve"> ADDIN ZOTERO_ITEM CSL_CITATION {"citationID":"e9V4hPpB","properties":{"unsorted":false,"formattedCitation":"(Praticò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sidRPr="00041A2E">
        <w:fldChar w:fldCharType="separate"/>
      </w:r>
      <w:r w:rsidRPr="00041A2E">
        <w:t>Praticò and Fedele (2025)</w:t>
      </w:r>
      <w:r w:rsidRPr="00041A2E">
        <w:fldChar w:fldCharType="end"/>
      </w:r>
      <w:r w:rsidRPr="00041A2E">
        <w:t xml:space="preserve"> and </w:t>
      </w:r>
      <w:r w:rsidRPr="00041A2E">
        <w:fldChar w:fldCharType="begin"/>
      </w:r>
      <w:r w:rsidR="000A3919">
        <w:instrText xml:space="preserve"> ADDIN ZOTERO_ITEM CSL_CITATION {"citationID":"btQXSJ4n","properties":{"unsorted":false,"formattedCitation":"(Fischer,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together connect the two sides of the second loop. The former asks when predictive maintenance is economically justified, whereas the latter shows how the long-term effect of a physical intervention can be measured. The remaining integration task is to connect predicted risk and cost-benefit analysis to a specific executable treatment and then return the measured outcome to the model. Without this feedback, predictive maintenance remains a planning concept rather than a learning closed loop.</w:t>
      </w:r>
    </w:p>
    <w:p w14:paraId="0F0643DE" w14:textId="77777777" w:rsidR="003E7760" w:rsidRDefault="00000000">
      <w:pPr>
        <w:pStyle w:val="2"/>
      </w:pPr>
      <w:r>
        <w:t>Heavy-Haul Railway Lines—China's Dazhun Line</w:t>
      </w:r>
      <w:r>
        <w:rPr>
          <w:rFonts w:cs="Times New Roman"/>
        </w:rPr>
        <w:t xml:space="preserve"> </w:t>
      </w:r>
    </w:p>
    <w:p w14:paraId="66E75D10" w14:textId="77777777" w:rsidR="003E7760" w:rsidRDefault="00000000">
      <w:pPr>
        <w:ind w:firstLine="480"/>
      </w:pPr>
      <w:r>
        <w:t>Among various types of railway lines, heavy-haul railways undertake the long-distance transportation of bulk energy and materials, and are characterized by typical operational features of heavy axle load, high-density traffic operation, and large transport volume. The wheel-rail forces borne by the line structure are far higher than those of ordinary passenger and freight railways, leading to faster structural deterioration rate, more rapid defect development, and significantly higher difficulty and pressure of O&amp;M management and control than ordinary railway lines. The core contradictions between the construction period and the O&amp;M period are more prominently manifested, making heavy-haul railways the core engineering scenario for verifying new concepts and technologies of railway O&amp;M. This paper presents the engineering case of the Dazhun Heavy-Haul Railway. Aiming at the pain points of the traditional O&amp;M mode under long-term high-intensity operation, this case constructs a dual closed-loop intelligent O&amp;M system of "general survey - decision making - precision maintenance" centered on state evolution. It not only provides a complete engineering technical path to solve the core management and control problems in the O&amp;M period of heavy-haul railways, but also offers a practical implementable paradigm and theoretical reference for the innovation of O&amp;M modes in the global railway industry during the transition from the construction period to the O&amp;M period.</w:t>
      </w:r>
    </w:p>
    <w:p w14:paraId="54EA1E9B" w14:textId="7544B53C" w:rsidR="003E7760" w:rsidRDefault="00000000">
      <w:pPr>
        <w:ind w:firstLine="480"/>
      </w:pPr>
      <w:r>
        <w:t xml:space="preserve">The Dazhun Railway is a Class I single-track heavy-haul electrified railway, with </w:t>
      </w:r>
      <w:r>
        <w:lastRenderedPageBreak/>
        <w:t xml:space="preserve">a total length of 264 km for the main line and 24 stations along the entire line. The line traverses an area with extremely complex geological conditions, passing through unfavorable geological sections such as dense goaf areas of coal mines, soft soil strata, and saline soil strata. Meanwhile, the line is located in a region with harsh climatic conditions, where the maximum diurnal temperature difference can exceed 20℃, the annual average temperature difference reaches 34℃, the extreme annual temperature range is close to 70℃, the minimum temperature can drop to -30℃, and the maximum temperature can reach 40℃. The schematic diagram of its operation environment is shown in </w:t>
      </w:r>
      <w:r>
        <w:fldChar w:fldCharType="begin"/>
      </w:r>
      <w:r>
        <w:instrText xml:space="preserve"> REF _Ref225526487 \h  \* MERGEFORMAT </w:instrText>
      </w:r>
      <w:r>
        <w:fldChar w:fldCharType="separate"/>
      </w:r>
      <w:r w:rsidR="00BA048F">
        <w:t>Figure 11</w:t>
      </w:r>
      <w:r>
        <w:fldChar w:fldCharType="end"/>
      </w:r>
      <w:r>
        <w:t>. The Dazhun Railway has undergone multiple ten-thousand-ton capacity expansion and reconstruction projects as well as second-line construction, resulting in continuous improvement of its transport capacity. At present, its annual transport capacity has reached 230 million tons. The sustained hundred-million-ton level high-intensity operation has kept the track structure under the action of cyclic loading with heavy axle load for a long time, and the deterioration of service performance has become increasingly prominent. This has greatly aggravated a series of problems such as train operation instability, operation speed limitation, and elevated traffic safety risks. During long-term line O&amp;M practices, it has been found that the track defects of the Dazhun Railway are complex and diverse, mainly concentrated in rail spalling, sleeper cracks, ballast whitening, and loosening and failure of components. Among them, rail damage is dominated by transverse fissures, bolt hole cracks, wear, spalling, and side wear, and more than 80% of rail damage is concentrated in small-radius curve sections with a radius ranging from 400 m to 1000 m, which is highly consistent with the line operation conditions and horizontal and vertical profile characteristics.</w:t>
      </w:r>
    </w:p>
    <w:p w14:paraId="34A4FA73" w14:textId="77777777" w:rsidR="003E7760" w:rsidRDefault="00000000">
      <w:pPr>
        <w:keepNext/>
        <w:spacing w:line="240" w:lineRule="auto"/>
        <w:ind w:firstLineChars="0" w:firstLine="0"/>
        <w:jc w:val="center"/>
      </w:pPr>
      <w:r>
        <w:rPr>
          <w:rFonts w:eastAsia="宋体" w:cs="Times New Roman"/>
          <w:noProof/>
          <w:szCs w:val="24"/>
        </w:rPr>
        <w:drawing>
          <wp:inline distT="0" distB="0" distL="114300" distR="114300" wp14:anchorId="194EB2FE" wp14:editId="7B3581D4">
            <wp:extent cx="4556760" cy="2544445"/>
            <wp:effectExtent l="0" t="0" r="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8" cstate="screen"/>
                    <a:stretch>
                      <a:fillRect/>
                    </a:stretch>
                  </pic:blipFill>
                  <pic:spPr>
                    <a:xfrm>
                      <a:off x="0" y="0"/>
                      <a:ext cx="4556760" cy="2544445"/>
                    </a:xfrm>
                    <a:prstGeom prst="rect">
                      <a:avLst/>
                    </a:prstGeom>
                    <a:noFill/>
                    <a:ln>
                      <a:noFill/>
                    </a:ln>
                  </pic:spPr>
                </pic:pic>
              </a:graphicData>
            </a:graphic>
          </wp:inline>
        </w:drawing>
      </w:r>
    </w:p>
    <w:p w14:paraId="3828D4F6" w14:textId="3DAACA46" w:rsidR="003E7760" w:rsidRDefault="00000000">
      <w:pPr>
        <w:pStyle w:val="a3"/>
        <w:ind w:firstLine="480"/>
        <w:rPr>
          <w:b/>
          <w:bCs/>
        </w:rPr>
      </w:pPr>
      <w:bookmarkStart w:id="43" w:name="_Ref225526487"/>
      <w:r>
        <w:t xml:space="preserve">Figure </w:t>
      </w:r>
      <w:fldSimple w:instr=" SEQ Figure \* ARABIC ">
        <w:r w:rsidR="000C69C2">
          <w:rPr>
            <w:noProof/>
          </w:rPr>
          <w:t>15</w:t>
        </w:r>
      </w:fldSimple>
      <w:bookmarkEnd w:id="43"/>
      <w:r>
        <w:rPr>
          <w:rFonts w:hint="eastAsia"/>
        </w:rPr>
        <w:t>.</w:t>
      </w:r>
      <w:r>
        <w:rPr>
          <w:rFonts w:hint="eastAsia"/>
          <w:b/>
          <w:bCs/>
        </w:rPr>
        <w:t xml:space="preserve"> </w:t>
      </w:r>
      <w:r>
        <w:t>Operation Environment of the Dazhun Railway</w:t>
      </w:r>
    </w:p>
    <w:p w14:paraId="117EAA47" w14:textId="77777777" w:rsidR="003E7760" w:rsidRDefault="00000000">
      <w:pPr>
        <w:ind w:firstLine="480"/>
      </w:pPr>
      <w:r>
        <w:t xml:space="preserve">The traditional O&amp;M mode adopted by the line mainly relies on monthly inspection by track inspection vehicles, daily manual inspection via on-board </w:t>
      </w:r>
      <w:r>
        <w:lastRenderedPageBreak/>
        <w:t>monitoring devices, and manual static inspection during maintenance skylights for track state detection. This type of detection mode can only capture the static state of the line at a single time node, and cannot realize continuous tracking and dynamic monitoring of the track state deterioration process, let alone advance prediction of the deterioration trend of the line state. Emergency disposal and maintenance can only be carried out after the defects occur, or even develop to a level that affects traffic safety, which is highly prone to safety risks caused by delayed maintenance. Meanwhile, the time-based planned maintenance mode cannot formulate differentiated maintenance strategies according to the actual service state and deterioration rate of different sections of the line, and can only implement unified maintenance across the entire line in accordance with a fixed cycle. This easily leads to "over-maintenance" in sections with favorable state, which not only causes waste of O&amp;M resources and pushes up the full-life cycle O&amp;M cost of the line, but may also damage the original stable state of the track structure due to excessive maintenance. For key sections with fast deterioration rate and high risks, "under-maintenance" is prone to occur, which cannot timely curb the development of defects, eventually leading to the evolution of minor defects into major structural damage and further aggravating safety risks.</w:t>
      </w:r>
    </w:p>
    <w:p w14:paraId="43570F27" w14:textId="77777777" w:rsidR="003E7760" w:rsidRDefault="00000000">
      <w:pPr>
        <w:ind w:firstLine="480"/>
      </w:pPr>
      <w:r>
        <w:t>Aiming at the above core pain points, the Dazhun Railway has constructed a brand-new intelligent O&amp;M system with the overall goal of solving the problems of line operation safety and intelligent O&amp;M, and realizing condition-based maintenance centered on state evolution. The core concept of the new O&amp;M system is to shift the focus of O&amp;M work from "evaluating whether the current state meets the standards" to "predicting whether the future state will deteriorate", which directly responds to the core demand of preventing and controlling state deterioration during the O&amp;M period. The system has established a dual closed-loop intelligent O&amp;M mode of "general survey - decision making - precision maintenance". Through the integration of multi-dimensional sensing technology, big data analysis, artificial intelligence and digital twin technology, a complete closed loop of data acquisition, centralized management, intelligent analysis, decision application, and feedback optimization is formed.</w:t>
      </w:r>
    </w:p>
    <w:p w14:paraId="7DED2F32" w14:textId="77777777" w:rsidR="003E7760" w:rsidRDefault="00000000">
      <w:pPr>
        <w:ind w:firstLine="480"/>
      </w:pPr>
      <w:r>
        <w:t>As the data foundation of the system, the general survey link realizes comprehensive and continuous capture of the track structure state through vehicle-mounted Beidou vibration-noise integrated monitoring terminals, static track measuring instruments, and trackside distributed rail creep displacement observers. It forms a multi-source data acquisition matrix for track state covering dynamic and static, real-time and offline conditions, providing basic data support for subsequent analysis and decision-making.</w:t>
      </w:r>
    </w:p>
    <w:p w14:paraId="0F387DD0" w14:textId="77777777" w:rsidR="003E7760" w:rsidRDefault="00000000">
      <w:pPr>
        <w:ind w:firstLine="480"/>
      </w:pPr>
      <w:r>
        <w:t xml:space="preserve">To accurately grasp the evolution law of track state and fundamentally solve the core O&amp;M contradiction of "fear of state deterioration", the Dazhun Railway has </w:t>
      </w:r>
      <w:r>
        <w:lastRenderedPageBreak/>
        <w:t>constructed a full-dimensional system of state assessment and intelligent decision-making models focusing on the evolution law of service performance and deterioration and damage mechanism of the track structure. It has realized the core leap from "current state evaluation" to "evolution trend prediction", which is also the core link of the entire intelligent O&amp;M system.</w:t>
      </w:r>
    </w:p>
    <w:p w14:paraId="053F56BA" w14:textId="5270A053" w:rsidR="003E7760" w:rsidRDefault="00000000">
      <w:pPr>
        <w:ind w:firstLineChars="0" w:firstLine="420"/>
      </w:pPr>
      <w:r>
        <w:t xml:space="preserve">The system first established a comprehensive characterization system for the service state of heavy-haul railway track structures, and deeply revealed the characterization methods, evolution laws and damage mechanisms of three typical defects, namely track geometric irregularity, rail corrugation and ballast fouling, under dynamic operation conditions. A research system of deterioration mechanism covering the full track structure including rails and ballast has been formed, laying a solid theoretical foundation for state evolution prediction. On this basis, the system constructed a comprehensive evaluation index system for track state covering multi-physical parameters based on vibration and noise signals, and put forward multi-dimensional evaluation criteria centered on "static state" and "dynamic driving performance" respectively. The dynamic indicators mainly characterize the dynamic response of the track structure under train load, including vehicle-mounted acceleration, frequency domain modal parameters and wheel load reduction rate, while the static indicators focus on basic state parameters such as track geometry and material properties. The combination of the two realizes quantitative hierarchical assessment of the track structure state under complex environments. </w:t>
      </w:r>
      <w:r>
        <w:fldChar w:fldCharType="begin"/>
      </w:r>
      <w:r>
        <w:instrText xml:space="preserve"> REF _Ref225526605 \h  \* MERGEFORMAT </w:instrText>
      </w:r>
      <w:r>
        <w:fldChar w:fldCharType="separate"/>
      </w:r>
      <w:r w:rsidR="00BA048F">
        <w:t>Figure 12</w:t>
      </w:r>
      <w:r>
        <w:fldChar w:fldCharType="end"/>
      </w:r>
      <w:r>
        <w:t xml:space="preserve"> shows the architecture diagram of the multi-task deep learning model for rail corrugation parameter prediction.</w:t>
      </w:r>
    </w:p>
    <w:p w14:paraId="69EEDFF4" w14:textId="77777777" w:rsidR="003E7760" w:rsidRDefault="00000000">
      <w:pPr>
        <w:keepNext/>
        <w:spacing w:line="240" w:lineRule="auto"/>
        <w:ind w:firstLineChars="0" w:firstLine="0"/>
        <w:jc w:val="center"/>
      </w:pPr>
      <w:r>
        <w:rPr>
          <w:noProof/>
        </w:rPr>
        <w:drawing>
          <wp:inline distT="0" distB="0" distL="0" distR="0" wp14:anchorId="4EC28DC3" wp14:editId="18C55379">
            <wp:extent cx="5274310" cy="2581275"/>
            <wp:effectExtent l="0" t="0" r="2540" b="9525"/>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29"/>
                    <a:stretch>
                      <a:fillRect/>
                    </a:stretch>
                  </pic:blipFill>
                  <pic:spPr>
                    <a:xfrm>
                      <a:off x="0" y="0"/>
                      <a:ext cx="5274310" cy="2581275"/>
                    </a:xfrm>
                    <a:prstGeom prst="rect">
                      <a:avLst/>
                    </a:prstGeom>
                  </pic:spPr>
                </pic:pic>
              </a:graphicData>
            </a:graphic>
          </wp:inline>
        </w:drawing>
      </w:r>
    </w:p>
    <w:p w14:paraId="0C12914D" w14:textId="04C6D8A9" w:rsidR="003E7760" w:rsidRDefault="00000000">
      <w:pPr>
        <w:pStyle w:val="a3"/>
        <w:ind w:firstLine="480"/>
        <w:rPr>
          <w:b/>
          <w:bCs/>
        </w:rPr>
      </w:pPr>
      <w:bookmarkStart w:id="44" w:name="_Ref225526605"/>
      <w:r>
        <w:t xml:space="preserve">Figure </w:t>
      </w:r>
      <w:fldSimple w:instr=" SEQ Figure \* ARABIC ">
        <w:r w:rsidR="000C69C2">
          <w:rPr>
            <w:noProof/>
          </w:rPr>
          <w:t>16</w:t>
        </w:r>
      </w:fldSimple>
      <w:bookmarkEnd w:id="44"/>
      <w:r>
        <w:rPr>
          <w:rFonts w:hint="eastAsia"/>
        </w:rPr>
        <w:t>.</w:t>
      </w:r>
      <w:r>
        <w:rPr>
          <w:rFonts w:eastAsiaTheme="minorEastAsia" w:cstheme="minorBidi"/>
          <w:szCs w:val="22"/>
        </w:rPr>
        <w:t xml:space="preserve"> </w:t>
      </w:r>
      <w:r>
        <w:t>Rail Corrugation Prediction Model</w:t>
      </w:r>
    </w:p>
    <w:p w14:paraId="3F5CDB8A" w14:textId="05E80C6E" w:rsidR="003E7760" w:rsidRDefault="00000000">
      <w:pPr>
        <w:ind w:firstLineChars="0" w:firstLine="420"/>
      </w:pPr>
      <w:r>
        <w:t xml:space="preserve">Aiming at different types of defects and structural deterioration characteristics of heavy-haul railway tracks, the system has separately developed intelligent decision-making technologies for special precision maintenance operations, forming full-scene precision maintenance decision-making capabilities covering rail grinding, ballast </w:t>
      </w:r>
      <w:r>
        <w:lastRenderedPageBreak/>
        <w:t xml:space="preserve">tamping and cleaning, and precision adjustment of track alignment and position. In terms of rail grinding O&amp;M, the system constructed an intelligent decision-making mechanism for rail grinding cycle based on the estimation results of the remaining service life of rails. The decision-making logic is established with the current state of the rail, life degradation trend and safety risk boundary as the main line, and acceptable risk thresholds are set in combination with multiple safety evaluation indicators such as wheel-rail impact acceleration and contact stress. Three types of decision suggestions, namely "Immediate Grinding", "Scheduled Grinding" and "No Grinding Required", are output (as shown in </w:t>
      </w:r>
      <w:r>
        <w:fldChar w:fldCharType="begin"/>
      </w:r>
      <w:r>
        <w:instrText xml:space="preserve"> REF _Ref225526662 \h  \* MERGEFORMAT </w:instrText>
      </w:r>
      <w:r>
        <w:fldChar w:fldCharType="separate"/>
      </w:r>
      <w:r w:rsidR="00BA048F">
        <w:t>Figure 13</w:t>
      </w:r>
      <w:r>
        <w:fldChar w:fldCharType="end"/>
      </w:r>
      <w:r>
        <w:t>). Meanwhile, the effect of different grinding strategies on rail life extension and risk suppression is quantified, realizing precise decision-making of grinding timing, grinding depth and grinding frequency, and solving the industry pain points of under-grinding and over-grinding under the traditional fixed-cycle grinding mode.</w:t>
      </w:r>
    </w:p>
    <w:p w14:paraId="685F092F" w14:textId="77777777" w:rsidR="003E7760" w:rsidRDefault="00000000">
      <w:pPr>
        <w:keepNext/>
        <w:spacing w:line="240" w:lineRule="auto"/>
        <w:ind w:firstLineChars="0" w:firstLine="0"/>
        <w:jc w:val="center"/>
      </w:pPr>
      <w:r>
        <w:rPr>
          <w:noProof/>
        </w:rPr>
        <w:drawing>
          <wp:inline distT="0" distB="0" distL="0" distR="0" wp14:anchorId="6520166E" wp14:editId="1B09731F">
            <wp:extent cx="5201920" cy="1682750"/>
            <wp:effectExtent l="0" t="0" r="0" b="0"/>
            <wp:docPr id="1071214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14563" name="图片 1"/>
                    <pic:cNvPicPr>
                      <a:picLocks noChangeAspect="1"/>
                    </pic:cNvPicPr>
                  </pic:nvPicPr>
                  <pic:blipFill>
                    <a:blip r:embed="rId30"/>
                    <a:srcRect l="1" r="1364"/>
                    <a:stretch>
                      <a:fillRect/>
                    </a:stretch>
                  </pic:blipFill>
                  <pic:spPr>
                    <a:xfrm>
                      <a:off x="0" y="0"/>
                      <a:ext cx="5202382" cy="1682750"/>
                    </a:xfrm>
                    <a:prstGeom prst="rect">
                      <a:avLst/>
                    </a:prstGeom>
                    <a:ln>
                      <a:noFill/>
                    </a:ln>
                  </pic:spPr>
                </pic:pic>
              </a:graphicData>
            </a:graphic>
          </wp:inline>
        </w:drawing>
      </w:r>
    </w:p>
    <w:p w14:paraId="20F037ED" w14:textId="69FD5274" w:rsidR="003E7760" w:rsidRDefault="00000000">
      <w:pPr>
        <w:pStyle w:val="a3"/>
        <w:ind w:firstLine="480"/>
      </w:pPr>
      <w:bookmarkStart w:id="45" w:name="_Ref225526662"/>
      <w:r>
        <w:t xml:space="preserve">Figure </w:t>
      </w:r>
      <w:fldSimple w:instr=" SEQ Figure \* ARABIC ">
        <w:r w:rsidR="000C69C2">
          <w:rPr>
            <w:noProof/>
          </w:rPr>
          <w:t>17</w:t>
        </w:r>
      </w:fldSimple>
      <w:bookmarkEnd w:id="45"/>
      <w:r>
        <w:rPr>
          <w:rFonts w:hint="eastAsia"/>
        </w:rPr>
        <w:t>.</w:t>
      </w:r>
      <w:r>
        <w:rPr>
          <w:rFonts w:eastAsiaTheme="minorEastAsia" w:cstheme="minorBidi"/>
          <w:szCs w:val="22"/>
        </w:rPr>
        <w:t xml:space="preserve"> </w:t>
      </w:r>
      <w:r>
        <w:t>Decision-Making Scheme for Grinding Cycle</w:t>
      </w:r>
    </w:p>
    <w:p w14:paraId="3A9E4F7F" w14:textId="7384A4AE" w:rsidR="003E7760" w:rsidRDefault="00000000">
      <w:pPr>
        <w:ind w:firstLine="480"/>
      </w:pPr>
      <w:r>
        <w:t xml:space="preserve">In terms of ballasted track bed O&amp;M, the system established a multi-field coupled, multi-source heterogeneous ballast state sensing system. Through the fusion analysis of vehicle-mounted vibration and noise data, laser point cloud data of ballast section, high-definition image data and internal acceleration sensing data, comprehensive identification of ballast fouling, contamination and elasticity deterioration is realized. On this basis, a decision-making model for ballast tamping and cleaning operations was constructed based on deep reinforcement learning theory (as shown in </w:t>
      </w:r>
      <w:r>
        <w:fldChar w:fldCharType="begin"/>
      </w:r>
      <w:r>
        <w:instrText xml:space="preserve"> REF _Ref225526708 \h  \* MERGEFORMAT </w:instrText>
      </w:r>
      <w:r>
        <w:fldChar w:fldCharType="separate"/>
      </w:r>
      <w:r w:rsidR="00BA048F">
        <w:t>Figure 14</w:t>
      </w:r>
      <w:r>
        <w:fldChar w:fldCharType="end"/>
      </w:r>
      <w:r>
        <w:t>). Based on the predicted geometric recovery, the dynamic optimization of operation timing, operation intensity and resource allocation is realized by constructing a "state-action-reward" framework. Meanwhile, with the remaining service life of track units as the core indicator, a maintenance resource allocation strategy under different operation modes is formulated. The optimal operation sections and operation schemes are determined with the number and duration of maintenance skylights as constraints, realizing efficient and dynamic decision-making of tamping and cleaning cycles.</w:t>
      </w:r>
    </w:p>
    <w:p w14:paraId="665C9127" w14:textId="77777777" w:rsidR="003E7760" w:rsidRDefault="00000000">
      <w:pPr>
        <w:keepNext/>
        <w:spacing w:line="240" w:lineRule="auto"/>
        <w:ind w:firstLineChars="0" w:firstLine="0"/>
      </w:pPr>
      <w:r>
        <w:rPr>
          <w:noProof/>
        </w:rPr>
        <w:lastRenderedPageBreak/>
        <w:drawing>
          <wp:inline distT="0" distB="0" distL="0" distR="0" wp14:anchorId="54923B16" wp14:editId="08F19822">
            <wp:extent cx="5274310" cy="3001645"/>
            <wp:effectExtent l="0" t="0" r="2540" b="8255"/>
            <wp:docPr id="19806816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1621" name="图片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001645"/>
                    </a:xfrm>
                    <a:prstGeom prst="rect">
                      <a:avLst/>
                    </a:prstGeom>
                    <a:noFill/>
                    <a:ln>
                      <a:noFill/>
                    </a:ln>
                  </pic:spPr>
                </pic:pic>
              </a:graphicData>
            </a:graphic>
          </wp:inline>
        </w:drawing>
      </w:r>
    </w:p>
    <w:p w14:paraId="08397317" w14:textId="1D00FCDC" w:rsidR="003E7760" w:rsidRDefault="00000000">
      <w:pPr>
        <w:pStyle w:val="a3"/>
        <w:ind w:firstLine="480"/>
      </w:pPr>
      <w:bookmarkStart w:id="46" w:name="_Ref225526708"/>
      <w:r>
        <w:t xml:space="preserve">Figure </w:t>
      </w:r>
      <w:fldSimple w:instr=" SEQ Figure \* ARABIC ">
        <w:r w:rsidR="000C69C2">
          <w:rPr>
            <w:noProof/>
          </w:rPr>
          <w:t>18</w:t>
        </w:r>
      </w:fldSimple>
      <w:bookmarkEnd w:id="46"/>
      <w:r>
        <w:rPr>
          <w:rFonts w:hint="eastAsia"/>
        </w:rPr>
        <w:t>.</w:t>
      </w:r>
      <w:r>
        <w:rPr>
          <w:rFonts w:eastAsiaTheme="minorEastAsia" w:cstheme="minorBidi"/>
          <w:szCs w:val="22"/>
        </w:rPr>
        <w:t xml:space="preserve"> </w:t>
      </w:r>
      <w:r>
        <w:t>Decision-Making Model for Ballast Tamping and Cleaning Operations</w:t>
      </w:r>
    </w:p>
    <w:p w14:paraId="1F00FEBE" w14:textId="77777777" w:rsidR="003E7760" w:rsidRDefault="00000000">
      <w:pPr>
        <w:ind w:firstLine="480"/>
      </w:pPr>
      <w:r>
        <w:t>In terms of track alignment maintenance, the system proposed a multi-objective design method for track precision adjustment schemes applicable to different scenarios such as daily precision maintenance, periodic overhaul, and speed-up precision adjustment. A design framework for track geometry maintenance schemes was constructed based on physics-informed neural networks, combined with constraint models of multiple track geometric parameters including standard management specifications, irregularity amplitude, and remaining adjustable amount. Aiming at the different objectives of "precise control of over-limit irregularities with minimized human and material costs" for daily precision maintenance and "optimization of overall line smoothness with reasonable adjustment cost" for line overhaul, the optimal balance between the dual objectives of "minimum adjustment amount" and "optimal Track Quality Index (TQI)" is achieved, realizing automatic and intelligent generation of multi-objective precision maintenance schemes for track alignment and position.</w:t>
      </w:r>
    </w:p>
    <w:p w14:paraId="04397A25" w14:textId="201C8AB9" w:rsidR="003E7760" w:rsidRDefault="00000000">
      <w:pPr>
        <w:ind w:firstLine="480"/>
      </w:pPr>
      <w:r>
        <w:t xml:space="preserve">To ensure the stable operation of the dual closed-loop system of "general survey - decision making - precision maintenance", the Dazhun Railway has simultaneously constructed a data middle platform and a digital twin system for intelligent O&amp;M of heavy-haul railway tracks (as shown in </w:t>
      </w:r>
      <w:r>
        <w:fldChar w:fldCharType="begin"/>
      </w:r>
      <w:r>
        <w:instrText xml:space="preserve"> REF _Ref225526775 \h  \* MERGEFORMAT </w:instrText>
      </w:r>
      <w:r>
        <w:fldChar w:fldCharType="separate"/>
      </w:r>
      <w:r w:rsidR="00BA048F">
        <w:t>Figure 15</w:t>
      </w:r>
      <w:r>
        <w:fldChar w:fldCharType="end"/>
      </w:r>
      <w:r>
        <w:t xml:space="preserve">), providing full-process technical support for the O&amp;M concept centered on state evolution. In terms of data middle platform construction, the system integrates data from newly developed equipment including Beidou vibration-noise integrated monitoring terminals, static geometry general survey measuring instruments, and rail creep observers, as well as data resources from existing systems including track inspection vehicles, flaw detection trolleys, and permanent way management systems, providing high-quality, full-cycle </w:t>
      </w:r>
      <w:r>
        <w:lastRenderedPageBreak/>
        <w:t>data assets for the analysis of track state evolution laws and the training of life prediction models. In terms of digital twin system construction, the system takes the Building Information Modeling (BIM) model of the track structure as the base, combines with Geographic Information System (GIS) geographic information, and constructs a digital mapping highly consistent with the physical track, realizing dynamic update and visual presentation of the track state. The system has also built a complete knowledge graph of track service state. Adopting a combination of top-down and bottom-up approaches, it first defines the schema layer to determine the core concepts and correlation relationships such as track structure, service state, defect type, and O&amp;M events, and then fills the data layer in the form of "entity-relationship-attribute" triples, constructing a complete knowledge network of track service state and providing visual simulation and deduction capabilities for the prediction of track state evolution. Ultimately, the digital twin system presents the track state assessment results, deterioration trend prediction, and O&amp;M decision-making schemes to O&amp;M personnel in an intuitive form through a 3D visual interface, forming a new O&amp;M mode for heavy-haul railways.</w:t>
      </w:r>
    </w:p>
    <w:p w14:paraId="2C0F9CFB" w14:textId="77777777" w:rsidR="003E7760" w:rsidRDefault="00000000">
      <w:pPr>
        <w:keepNext/>
        <w:spacing w:line="240" w:lineRule="auto"/>
        <w:ind w:firstLineChars="0" w:firstLine="0"/>
        <w:jc w:val="center"/>
      </w:pPr>
      <w:r>
        <w:rPr>
          <w:noProof/>
        </w:rPr>
        <w:drawing>
          <wp:inline distT="0" distB="0" distL="0" distR="0" wp14:anchorId="3765FB5C" wp14:editId="5E68DC4D">
            <wp:extent cx="5274310" cy="2943860"/>
            <wp:effectExtent l="0" t="0" r="2540" b="8890"/>
            <wp:docPr id="819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943860"/>
                    </a:xfrm>
                    <a:prstGeom prst="rect">
                      <a:avLst/>
                    </a:prstGeom>
                    <a:noFill/>
                  </pic:spPr>
                </pic:pic>
              </a:graphicData>
            </a:graphic>
          </wp:inline>
        </w:drawing>
      </w:r>
    </w:p>
    <w:p w14:paraId="6E062438" w14:textId="6B5BF3B0" w:rsidR="003E7760" w:rsidRDefault="00000000">
      <w:pPr>
        <w:pStyle w:val="a3"/>
        <w:ind w:firstLine="480"/>
      </w:pPr>
      <w:bookmarkStart w:id="47" w:name="_Ref225526775"/>
      <w:r>
        <w:t xml:space="preserve">Figure </w:t>
      </w:r>
      <w:fldSimple w:instr=" SEQ Figure \* ARABIC ">
        <w:r w:rsidR="000C69C2">
          <w:rPr>
            <w:noProof/>
          </w:rPr>
          <w:t>19</w:t>
        </w:r>
      </w:fldSimple>
      <w:bookmarkEnd w:id="47"/>
      <w:r>
        <w:rPr>
          <w:rFonts w:hint="eastAsia"/>
        </w:rPr>
        <w:t>.</w:t>
      </w:r>
      <w:r>
        <w:rPr>
          <w:rFonts w:eastAsiaTheme="minorEastAsia" w:cstheme="minorBidi"/>
          <w:szCs w:val="22"/>
        </w:rPr>
        <w:t xml:space="preserve"> </w:t>
      </w:r>
      <w:r>
        <w:t>Digital Twin Visualization Platform for Heavy-Haul Railway Track Service State</w:t>
      </w:r>
    </w:p>
    <w:p w14:paraId="227678A5" w14:textId="77777777" w:rsidR="003E7760" w:rsidRDefault="00000000">
      <w:pPr>
        <w:ind w:firstLine="480"/>
      </w:pPr>
      <w:r>
        <w:t xml:space="preserve">Centering on the core contradiction of the railway industry in the long-term O&amp;M period, the Dazhun Railway case has realized the fundamental transformation of heavy-haul railway track O&amp;M from post-event disposal to pre-event prediction, from extensive maintenance to precision maintenance, and from time-based maintenance to condition-based maintenance through the construction of the dual closed-loop system of "general survey - decision making - precision maintenance" with the O&amp;M concept centered on state evolution. This case embodies a mature and implementable intelligent </w:t>
      </w:r>
      <w:r>
        <w:lastRenderedPageBreak/>
        <w:t>O&amp;M technology system for heavy-haul railways, and provides a replicable and scalable engineering practice path for the historic transformation of the global railway industry from the large-scale construction period to the long-term large-scale O&amp;M period.</w:t>
      </w:r>
    </w:p>
    <w:p w14:paraId="194D8E65" w14:textId="77777777" w:rsidR="003E7760" w:rsidRDefault="00000000">
      <w:pPr>
        <w:pStyle w:val="2"/>
      </w:pPr>
      <w:r>
        <w:t>Examples of Kilometer-Scale Long-Span Bridges</w:t>
      </w:r>
    </w:p>
    <w:p w14:paraId="4C437548" w14:textId="77777777" w:rsidR="003E7760" w:rsidRDefault="00000000">
      <w:pPr>
        <w:pStyle w:val="3"/>
        <w:spacing w:before="156"/>
      </w:pPr>
      <w:r>
        <w:t>Data Fusion and Imputation for Railway–Bridge Monitoring Systems</w:t>
      </w:r>
    </w:p>
    <w:p w14:paraId="52F72106" w14:textId="77777777" w:rsidR="003E7760" w:rsidRDefault="00000000">
      <w:pPr>
        <w:ind w:firstLine="480"/>
      </w:pPr>
      <w:r>
        <w:t>In integrated railway–bridge monitoring systems for high-speed railways, multi-source data—including track geometry inspection, train dynamic response, and bridge structural health monitoring—form a critical basis for infrastructure condition assessment and maintenance decision-making; however, due to sensor deployment limitations, communication interruptions, equipment failures, and maintenance activities, missing data are pervasive and significantly degrade data quality and reliability, thereby constraining downstream tasks such as condition prediction and damage identification. In practice, missing data generally exhibit two patterns: random missing (RM), characterized by sporadic and independent data loss caused by transient disturbances (e.g., signal interference or packet loss), and non-random missing (NM), involving continuous data gaps arising from sensor outages, power failures, or planned maintenance, often forming “blackout” periods. To address these challenges, a low-rank autoregressive tensor completion method is adopted to reconstruct incomplete multi-source monitoring data by representing correlated railway–bridge measurements as a third-order tensor and jointly modeling global spatial–temporal coherence and local temporal dynamics; specifically, the low-rank constraint captures intrinsic redundancy and cross-sensor correlations, while the autoregressive component enforces temporal consistency within individual sensor sequences, and the resulting optimization problem is efficiently solved via the alternating direction method of multipliers (ADMM) under data fidelity constraints. The approach is evaluated using hourly multi-sensor data over a 59-day period, with missingness simulated under RM (20% and 40%) and NM scenarios involving full-day data gaps; results show that reconstruction errors increase with higher missing ratios, and that RM cases consistently achieve lower errors than NM cases due to the greater difficulty of recovering long contiguous gaps, although temporal regularization provides reasonable extrapolation capability. Overall, the method achieves reconstruction accuracies exceeding 90% at 20% missing rates and above 75% at 40%, demonstrates strong robustness in handling blackout-type missing data, and maintains high computational efficiency through GPU-based parallelization, confirming its effectiveness and scalability for large-scale spatiotemporal data imputation in railway–bridge monitoring applications.</w:t>
      </w:r>
    </w:p>
    <w:p w14:paraId="2213D335" w14:textId="77777777" w:rsidR="003E7760" w:rsidRDefault="00000000">
      <w:pPr>
        <w:keepNext/>
        <w:spacing w:line="240" w:lineRule="auto"/>
        <w:ind w:firstLineChars="0" w:firstLine="0"/>
        <w:jc w:val="center"/>
      </w:pPr>
      <w:r>
        <w:rPr>
          <w:noProof/>
        </w:rPr>
        <w:lastRenderedPageBreak/>
        <w:drawing>
          <wp:inline distT="0" distB="0" distL="0" distR="0" wp14:anchorId="77D854AE" wp14:editId="413587D4">
            <wp:extent cx="5274310" cy="43326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3"/>
                    <a:stretch>
                      <a:fillRect/>
                    </a:stretch>
                  </pic:blipFill>
                  <pic:spPr>
                    <a:xfrm>
                      <a:off x="0" y="0"/>
                      <a:ext cx="5274310" cy="4332605"/>
                    </a:xfrm>
                    <a:prstGeom prst="rect">
                      <a:avLst/>
                    </a:prstGeom>
                  </pic:spPr>
                </pic:pic>
              </a:graphicData>
            </a:graphic>
          </wp:inline>
        </w:drawing>
      </w:r>
    </w:p>
    <w:p w14:paraId="74336068" w14:textId="3586D549" w:rsidR="003E7760" w:rsidRDefault="00000000">
      <w:pPr>
        <w:pStyle w:val="a3"/>
      </w:pPr>
      <w:r>
        <w:t xml:space="preserve">Figure </w:t>
      </w:r>
      <w:fldSimple w:instr=" SEQ Figure \* ARABIC ">
        <w:r w:rsidR="000C69C2">
          <w:rPr>
            <w:noProof/>
          </w:rPr>
          <w:t>20</w:t>
        </w:r>
      </w:fldSimple>
      <w:r>
        <w:rPr>
          <w:rFonts w:hint="eastAsia"/>
        </w:rPr>
        <w:t xml:space="preserve"> </w:t>
      </w:r>
      <w:r>
        <w:t xml:space="preserve">Comparison of </w:t>
      </w:r>
      <w:r>
        <w:rPr>
          <w:rFonts w:hint="eastAsia"/>
        </w:rPr>
        <w:t>d</w:t>
      </w:r>
      <w:r>
        <w:t xml:space="preserve">ata </w:t>
      </w:r>
      <w:r>
        <w:rPr>
          <w:rFonts w:hint="eastAsia"/>
        </w:rPr>
        <w:t>i</w:t>
      </w:r>
      <w:r>
        <w:t xml:space="preserve">mputation </w:t>
      </w:r>
      <w:r>
        <w:rPr>
          <w:rFonts w:hint="eastAsia"/>
        </w:rPr>
        <w:t>m</w:t>
      </w:r>
      <w:r>
        <w:t xml:space="preserve">ethods and </w:t>
      </w:r>
      <w:r>
        <w:rPr>
          <w:rFonts w:hint="eastAsia"/>
        </w:rPr>
        <w:t>t</w:t>
      </w:r>
      <w:r>
        <w:t xml:space="preserve">heir </w:t>
      </w:r>
      <w:r>
        <w:rPr>
          <w:rFonts w:hint="eastAsia"/>
        </w:rPr>
        <w:t>e</w:t>
      </w:r>
      <w:r>
        <w:t>ffects</w:t>
      </w:r>
    </w:p>
    <w:p w14:paraId="5A6CEC63" w14:textId="77777777" w:rsidR="003E7760" w:rsidRDefault="00000000">
      <w:pPr>
        <w:pStyle w:val="3"/>
        <w:spacing w:before="156"/>
      </w:pPr>
      <w:r>
        <w:t>Line-Bridge Dynamic Data Mileage Correction</w:t>
      </w:r>
    </w:p>
    <w:p w14:paraId="5C20E3D0" w14:textId="77777777" w:rsidR="003E7760" w:rsidRDefault="00000000">
      <w:pPr>
        <w:ind w:firstLine="480"/>
      </w:pPr>
      <w:r>
        <w:t>In absolute static inspection, the measured vertical profile mainly reflects the discrepancy between the designed and actual bridge alignment, and as bridge deflection increases with span length, the relatively small amplitude of track vertical irregularities is easily masked by the bridge geometry. Moreover, environmental influences such as temperature variation and wind loads lead to significant differences between static and dynamic inspection waveforms. In contrast, gauge signals obtained from static and dynamic measurements exhibit higher consistency and stability; therefore, static gauge data are commonly adopted as the reference, with gauge selected as the correction channel. Using a macro-micro mileage correction model to calibrate dynamic inspection data, as shown in the figure</w:t>
      </w:r>
      <w:r>
        <w:rPr>
          <w:rFonts w:hint="eastAsia"/>
        </w:rPr>
        <w:t>.</w:t>
      </w:r>
      <w:r>
        <w:t xml:space="preserve"> Macroscopic mileage alignment is typically performed using a sliding-window strategy, in which the Pearson correlation coefficient is employed as the similarity metric. The dynamic matching window is slid along the signal at the sampling interval, while the search is constrained by centering on the static window mileage and limiting the range to twice the window length to avoid long-distance mismatches and ensure data integrity. After macroscopic alignment, microscopic correction is introduced to further refine local correspondence. Rather than performing point-wise matching, which is highly sensitive to noise, the signal is </w:t>
      </w:r>
      <w:r>
        <w:lastRenderedPageBreak/>
        <w:t>segmented based on extremum points, and the data between adjacent local maxima and minima are defined as extremum segments that serve as basic matching units, effectively suppressing noise while preserving waveform characteristics. Because corresponding extremum segments in static and dynamic data often contain different numbers of sampling points, direct one-to-one matching is infeasible; therefore, each segment is abstracted into a high-dimensional feature vector to enable similarity comparison. For extremum point matching, a reference extremum point and its adjacent segments are selected from the static data, and candidate extremum points in the dynamic data are identified within a local neighborhood. The cosine similarity between the corresponding extremum segments is then calculated, and the dynamic extremum point yielding the maximum similarity is selected as the final match, thereby achieving refined local alignment between static and dynamic inspection data.</w:t>
      </w:r>
    </w:p>
    <w:p w14:paraId="0C229839" w14:textId="77777777" w:rsidR="003E7760" w:rsidRDefault="00000000">
      <w:pPr>
        <w:keepNext/>
        <w:spacing w:line="240" w:lineRule="auto"/>
        <w:ind w:firstLineChars="0" w:firstLine="0"/>
        <w:jc w:val="center"/>
      </w:pPr>
      <w:r>
        <w:rPr>
          <w:noProof/>
        </w:rPr>
        <w:drawing>
          <wp:inline distT="0" distB="0" distL="0" distR="0" wp14:anchorId="3DA8AA28" wp14:editId="0A9487B7">
            <wp:extent cx="5039995" cy="2715895"/>
            <wp:effectExtent l="0" t="0" r="8255" b="0"/>
            <wp:docPr id="65176447" name="图片 6517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447" name="图片 651764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040000" cy="2715984"/>
                    </a:xfrm>
                    <a:prstGeom prst="rect">
                      <a:avLst/>
                    </a:prstGeom>
                    <a:noFill/>
                  </pic:spPr>
                </pic:pic>
              </a:graphicData>
            </a:graphic>
          </wp:inline>
        </w:drawing>
      </w:r>
    </w:p>
    <w:p w14:paraId="74D095CD" w14:textId="1119D35A" w:rsidR="003E7760" w:rsidRDefault="00000000">
      <w:pPr>
        <w:pStyle w:val="a3"/>
      </w:pPr>
      <w:r>
        <w:t xml:space="preserve">Figure </w:t>
      </w:r>
      <w:fldSimple w:instr=" SEQ Figure \* ARABIC ">
        <w:r w:rsidR="000C69C2">
          <w:rPr>
            <w:noProof/>
          </w:rPr>
          <w:t>21</w:t>
        </w:r>
      </w:fldSimple>
      <w:r>
        <w:rPr>
          <w:rFonts w:hint="eastAsia"/>
        </w:rPr>
        <w:t xml:space="preserve"> </w:t>
      </w:r>
      <w:r>
        <w:t xml:space="preserve">Relative </w:t>
      </w:r>
      <w:r>
        <w:rPr>
          <w:rFonts w:hint="eastAsia"/>
        </w:rPr>
        <w:t>m</w:t>
      </w:r>
      <w:r>
        <w:t xml:space="preserve">ileage </w:t>
      </w:r>
      <w:r>
        <w:rPr>
          <w:rFonts w:hint="eastAsia"/>
        </w:rPr>
        <w:t>c</w:t>
      </w:r>
      <w:r>
        <w:t xml:space="preserve">orrection </w:t>
      </w:r>
      <w:r>
        <w:rPr>
          <w:rFonts w:hint="eastAsia"/>
        </w:rPr>
        <w:t>a</w:t>
      </w:r>
      <w:r>
        <w:t xml:space="preserve">lgorithm and </w:t>
      </w:r>
      <w:r>
        <w:rPr>
          <w:rFonts w:hint="eastAsia"/>
        </w:rPr>
        <w:t>c</w:t>
      </w:r>
      <w:r>
        <w:t xml:space="preserve">omparison before and after </w:t>
      </w:r>
      <w:r>
        <w:rPr>
          <w:rFonts w:hint="eastAsia"/>
        </w:rPr>
        <w:t>c</w:t>
      </w:r>
      <w:r>
        <w:t>orrection</w:t>
      </w:r>
    </w:p>
    <w:p w14:paraId="610A124D" w14:textId="77777777" w:rsidR="003E7760" w:rsidRDefault="00000000">
      <w:pPr>
        <w:pStyle w:val="3"/>
        <w:spacing w:before="156"/>
      </w:pPr>
      <w:bookmarkStart w:id="48" w:name="OLE_LINK13"/>
      <w:r>
        <w:t>Multi-Source Data Fusion Analysis for Beams</w:t>
      </w:r>
      <w:bookmarkEnd w:id="48"/>
    </w:p>
    <w:p w14:paraId="473C05FE" w14:textId="77777777" w:rsidR="003E7760" w:rsidRDefault="00000000">
      <w:pPr>
        <w:ind w:firstLine="480"/>
      </w:pPr>
      <w:r>
        <w:t xml:space="preserve">To achieve high-precision diagnosis of the service condition of bridge-end expansion devices, prior exploratory analysis of high-dimensional and nonlinear monitoring data is indispensable, as the absence of an a priori understanding of intrinsic data structures and fault representation patterns undermines both the physical interpretability and data-driven validity of subsequent diagnostic models. Accordingly, t-distributed stochastic neighbor embedding (t-SNE) clustering and Tucker tensor decomposition are adopted as essential prerequisite steps for damage identification. From an instantaneous-state perspective, t-SNE-based manifold learning demonstrates a distinguishable mapping between monitoring data and bridge-end structural irregularities, thereby providing data-level evidence for the feasibility of explicit state evaluation models. From a temporal-correlation perspective, Tucker tensor </w:t>
      </w:r>
      <w:r>
        <w:lastRenderedPageBreak/>
        <w:t>decomposition further reveals that critical faults such as jamming are not manifested as isolated anomalies in individual sensor readings, but rather as fundamental alterations in the correlation patterns among multi-source monitoring parameters. The monitoring state of a bridge-end rail expansion regulator at time t can be represented by a high-dimensional vector composed of multiple sensor measurements; however, excessive dimensionality leads to increased computational burden, overfitting risks, and limited visualization capability. Linear dimensionality reduction methods, such as principal component analysis (PCA), often fail to preserve nonlinear structures and show weak discriminative performance. In contrast, t-SNE effectively captures both linear and nonlinear relationships by converting pairwise distances into conditional probabilities and fitting low-dimensional distributions to high-dimensional data via gradient-based optimization, resulting in more clearly separated clusters that facilitate subsequent clustering-based interpretation. Validation using dynamic inspection data collected between August 2022 and December 2023 confirms that t-SNE-based clustering provides clear discrimination among irregularity characteristics, particularly for gauge-related features. Furthermore, a multi-source data fusion framework combining Kolmogorov–Arnold Networks (KAN) with attention mechanisms is introduced to analyze parameter mapping relationships and identify damage. KAN decomposes complex multivariate functions into interpretable univariate components, enabling explicit mathematical representation of the mapping between monitoring parameters and key performance indicators, while attention mechanisms enhance the modeling of global dependencies. By establishing normal-state mapping relationships between bridge-end monitoring parameters and expansion regulator displacement indicators, abnormal correlation patterns induced by jamming faults can be effectively identified, providing a robust basis for service-state assessment.</w:t>
      </w:r>
    </w:p>
    <w:p w14:paraId="3A9D6D55" w14:textId="77777777" w:rsidR="003E7760" w:rsidRDefault="00000000">
      <w:pPr>
        <w:keepNext/>
        <w:spacing w:line="240" w:lineRule="auto"/>
        <w:ind w:firstLineChars="0" w:firstLine="0"/>
        <w:jc w:val="center"/>
      </w:pPr>
      <w:r>
        <w:rPr>
          <w:noProof/>
        </w:rPr>
        <w:lastRenderedPageBreak/>
        <w:drawing>
          <wp:inline distT="0" distB="0" distL="0" distR="0" wp14:anchorId="7F274062" wp14:editId="1FDDE5B1">
            <wp:extent cx="5039995" cy="3188970"/>
            <wp:effectExtent l="0" t="0" r="825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40000" cy="3189217"/>
                    </a:xfrm>
                    <a:prstGeom prst="rect">
                      <a:avLst/>
                    </a:prstGeom>
                    <a:noFill/>
                  </pic:spPr>
                </pic:pic>
              </a:graphicData>
            </a:graphic>
          </wp:inline>
        </w:drawing>
      </w:r>
    </w:p>
    <w:p w14:paraId="64BEBD6F" w14:textId="43941E14" w:rsidR="003E7760" w:rsidRDefault="00000000">
      <w:pPr>
        <w:pStyle w:val="a3"/>
      </w:pPr>
      <w:r>
        <w:t xml:space="preserve">Figure </w:t>
      </w:r>
      <w:fldSimple w:instr=" SEQ Figure \* ARABIC ">
        <w:r w:rsidR="000C69C2">
          <w:rPr>
            <w:noProof/>
          </w:rPr>
          <w:t>22</w:t>
        </w:r>
      </w:fldSimple>
      <w:r>
        <w:rPr>
          <w:rFonts w:hint="eastAsia"/>
        </w:rPr>
        <w:t xml:space="preserve"> </w:t>
      </w:r>
      <w:r>
        <w:t xml:space="preserve">Fusion </w:t>
      </w:r>
      <w:r>
        <w:rPr>
          <w:rFonts w:hint="eastAsia"/>
        </w:rPr>
        <w:t>a</w:t>
      </w:r>
      <w:r>
        <w:t xml:space="preserve">nalysis of </w:t>
      </w:r>
      <w:r>
        <w:rPr>
          <w:rFonts w:hint="eastAsia"/>
        </w:rPr>
        <w:t>m</w:t>
      </w:r>
      <w:r>
        <w:t>ulti-</w:t>
      </w:r>
      <w:r>
        <w:rPr>
          <w:rFonts w:hint="eastAsia"/>
        </w:rPr>
        <w:t>s</w:t>
      </w:r>
      <w:r>
        <w:t xml:space="preserve">ource </w:t>
      </w:r>
      <w:r>
        <w:rPr>
          <w:rFonts w:hint="eastAsia"/>
        </w:rPr>
        <w:t>i</w:t>
      </w:r>
      <w:r>
        <w:t xml:space="preserve">nspection and </w:t>
      </w:r>
      <w:r>
        <w:rPr>
          <w:rFonts w:hint="eastAsia"/>
        </w:rPr>
        <w:t>m</w:t>
      </w:r>
      <w:r>
        <w:t xml:space="preserve">onitoring </w:t>
      </w:r>
      <w:r>
        <w:rPr>
          <w:rFonts w:hint="eastAsia"/>
        </w:rPr>
        <w:t>d</w:t>
      </w:r>
      <w:r>
        <w:t>ata</w:t>
      </w:r>
    </w:p>
    <w:p w14:paraId="77128235" w14:textId="77777777" w:rsidR="003E7760" w:rsidRDefault="00000000">
      <w:pPr>
        <w:pStyle w:val="3"/>
        <w:spacing w:before="156"/>
      </w:pPr>
      <w:r>
        <w:t>TQI Prediction for Kilometer-Scale Bridges</w:t>
      </w:r>
    </w:p>
    <w:p w14:paraId="2ABFB4F8" w14:textId="77777777" w:rsidR="003E7760" w:rsidRDefault="00000000">
      <w:pPr>
        <w:ind w:firstLine="480"/>
      </w:pPr>
      <w:r>
        <w:t xml:space="preserve">For kilometer-scale bridges, the long-term condition of the track structure directly impacts operational safety and ride comfort, with the Track Quality Index (TQI) serving as a key indicator of track geometry. Accurate prediction of TQI dynamics is essential for effective maintenance planning and prolonging structural service life. TQI data exhibit strong temporal dependencies, reflecting both gradual deterioration from cumulative operational effects—such as bridge creep and ballast degradation—and periodic influences from seasonal temperature variations, thermal expansion, and maintenance operations, resulting in nonlinear and non-stationary behavior. To address these complexities, a hybrid Prophet–Transformer (P-T) model is employed. The Prophet component decomposes each segment’s time series into trend, seasonal, and special-event components, automatically capturing long-term tendencies, monthly periodicity, and effects of maintenance or extreme events, while managing outliers flexibly. The Transformer then models residual errors from Prophet forecasts, using the residual deviation ratio as an additional feature to enhance the representation of nonlinear patterns and temporal dependencies, effectively creating a richer two-dimensional input space for learning complex relationships. Kilometer-scale bridges are divided into physically meaningful segments—including main span ends, midspan continuous beams, transition spans, and tower-constrained areas—to reflect spatial heterogeneity in TQI evolution. For each segment, monthly TQI data from 2021–2022 are used for training, and 2023 data are reserved for validation, ensuring independent segment-specific modeling. Rolling-window validation demonstrates that the P-T hybrid model achieves high predictive performance across all segments, with overall </w:t>
      </w:r>
      <w:r>
        <w:lastRenderedPageBreak/>
        <w:t>accuracy exceeding 95% and peak accuracies above 98% for most segments. Slightly lower accuracy near expansion joints and tower-constrained zones is attributed to higher local nonlinearity and structural complexity; nevertheless, performance remains robust. By integrating macro-scale trend extraction with fine-grained temporal feature learning, this approach provides a scalable, accurate framework for TQI prediction on kilometer-scale bridges, supporting precise segment-level maintenance and condition management decisions.</w:t>
      </w:r>
    </w:p>
    <w:p w14:paraId="78DDBF5D" w14:textId="77777777" w:rsidR="003E7760" w:rsidRDefault="00000000">
      <w:pPr>
        <w:keepNext/>
        <w:spacing w:line="240" w:lineRule="auto"/>
        <w:ind w:firstLineChars="0" w:firstLine="0"/>
        <w:jc w:val="center"/>
      </w:pPr>
      <w:r>
        <w:rPr>
          <w:noProof/>
        </w:rPr>
        <w:drawing>
          <wp:inline distT="0" distB="0" distL="0" distR="0" wp14:anchorId="1EC174F8" wp14:editId="7EB1145F">
            <wp:extent cx="5288280" cy="2268855"/>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00074" cy="2273886"/>
                    </a:xfrm>
                    <a:prstGeom prst="rect">
                      <a:avLst/>
                    </a:prstGeom>
                    <a:noFill/>
                  </pic:spPr>
                </pic:pic>
              </a:graphicData>
            </a:graphic>
          </wp:inline>
        </w:drawing>
      </w:r>
    </w:p>
    <w:p w14:paraId="178E58F3" w14:textId="76786767" w:rsidR="003E7760" w:rsidRDefault="00000000">
      <w:pPr>
        <w:pStyle w:val="a3"/>
      </w:pPr>
      <w:r>
        <w:t xml:space="preserve">Figure </w:t>
      </w:r>
      <w:fldSimple w:instr=" SEQ Figure \* ARABIC ">
        <w:r w:rsidR="000C69C2">
          <w:rPr>
            <w:noProof/>
          </w:rPr>
          <w:t>23</w:t>
        </w:r>
      </w:fldSimple>
      <w:r>
        <w:rPr>
          <w:rFonts w:hint="eastAsia"/>
        </w:rPr>
        <w:t xml:space="preserve"> </w:t>
      </w:r>
      <w:r>
        <w:t xml:space="preserve">Workflow of the TQI </w:t>
      </w:r>
      <w:r>
        <w:rPr>
          <w:rFonts w:hint="eastAsia"/>
        </w:rPr>
        <w:t>p</w:t>
      </w:r>
      <w:r>
        <w:t xml:space="preserve">rediction </w:t>
      </w:r>
      <w:r>
        <w:rPr>
          <w:rFonts w:hint="eastAsia"/>
        </w:rPr>
        <w:t>a</w:t>
      </w:r>
      <w:r>
        <w:t>lgorithm</w:t>
      </w:r>
    </w:p>
    <w:p w14:paraId="354A6005" w14:textId="77777777" w:rsidR="003E7760" w:rsidRDefault="00000000">
      <w:pPr>
        <w:pStyle w:val="2"/>
      </w:pPr>
      <w:r>
        <w:rPr>
          <w:rFonts w:hint="eastAsia"/>
        </w:rPr>
        <w:t>Example of General Survey-</w:t>
      </w:r>
      <w:r>
        <w:rPr>
          <w:b w:val="0"/>
          <w:bCs w:val="0"/>
          <w:szCs w:val="22"/>
        </w:rPr>
        <w:t xml:space="preserve"> </w:t>
      </w:r>
      <w:r>
        <w:t>Track Irregularity Census Technology Based on On-Board Vibration and Noise Sensing</w:t>
      </w:r>
    </w:p>
    <w:p w14:paraId="69741DF4" w14:textId="77777777" w:rsidR="003E7760" w:rsidRDefault="00000000">
      <w:pPr>
        <w:ind w:firstLine="480"/>
        <w:rPr>
          <w:rFonts w:eastAsia="等线" w:cs="Times New Roman"/>
        </w:rPr>
      </w:pPr>
      <w:r>
        <w:rPr>
          <w:rFonts w:eastAsia="等线" w:cs="Times New Roman" w:hint="eastAsia"/>
        </w:rPr>
        <w:t>In the "dual closed-loop" logic for constructing a new intelligent railway operation and maintenance system, census serves as the foundation and prerequisite. Its core objective is to achieve rapid, efficient, low-cost, and full-coverage preliminary screening of the service status of tracks across massive railway lines, so as to address the pain point of "fragmented sensing" and provide a data basis for subsequent precise decision-making and maintenance. While traditional dynamic inspection vehicles feature high efficiency, they are limited in quantity and high in cost, making it impossible to realize high-frequency, all-weather universal inspection. Static inspection, on the other hand, suffers from low efficiency and can hardly meet the operation requirements of long mileage and high density. Therefore, the development of on-board intelligent sensing technology based on in-service trains, which converts a large number of operating trains into "mobile sensors", has become a key path to break through the bottlenecks of current railway operation and maintenance.</w:t>
      </w:r>
    </w:p>
    <w:p w14:paraId="26AE1576" w14:textId="77777777" w:rsidR="003E7760" w:rsidRDefault="00000000">
      <w:pPr>
        <w:ind w:firstLine="480"/>
        <w:rPr>
          <w:rFonts w:eastAsia="等线" w:cs="Times New Roman"/>
        </w:rPr>
      </w:pPr>
      <w:r>
        <w:rPr>
          <w:rFonts w:eastAsia="等线" w:cs="Times New Roman" w:hint="eastAsia"/>
        </w:rPr>
        <w:t xml:space="preserve">This section systematically reviews the core research achievements of track vertical irregularity census technology based on multi-source on-board vibration and noise data. This research systematically addresses the key scientific and technical challenges, including the nonlinear mapping between on-board vibration and noise data of in-service trains and track irregularity service status, insufficient model </w:t>
      </w:r>
      <w:r>
        <w:rPr>
          <w:rFonts w:eastAsia="等线" w:cs="Times New Roman" w:hint="eastAsia"/>
        </w:rPr>
        <w:lastRenderedPageBreak/>
        <w:t>generalization performance under small-scale labeled data, and poor engineering adaptability of detection results. A full-chain technical system covering data acquisition, intelligent inversion to decision support is constructed, which provides systematic theoretical support and an engineerable technical path for the implementation of the census link in the intelligent operation and maintenance system.</w:t>
      </w:r>
    </w:p>
    <w:p w14:paraId="7E388B5B" w14:textId="77777777" w:rsidR="003E7760" w:rsidRDefault="00000000">
      <w:pPr>
        <w:pStyle w:val="3"/>
        <w:spacing w:before="156"/>
      </w:pPr>
      <w:r>
        <w:rPr>
          <w:rFonts w:hint="eastAsia"/>
        </w:rPr>
        <w:t>From Dedicated Inspection to Universal Sensing: A Fundamental Shift in Census Detection Philosophy</w:t>
      </w:r>
    </w:p>
    <w:p w14:paraId="73907AC3" w14:textId="77777777" w:rsidR="003E7760" w:rsidRDefault="00000000">
      <w:pPr>
        <w:ind w:firstLine="480"/>
        <w:rPr>
          <w:rFonts w:eastAsia="等线" w:cs="Times New Roman"/>
        </w:rPr>
      </w:pPr>
      <w:r>
        <w:rPr>
          <w:rFonts w:eastAsia="等线" w:cs="Times New Roman" w:hint="eastAsia"/>
        </w:rPr>
        <w:t>One of the core theoretical contributions of this research is the explicit proposal of a new census concept: "rapid identification of the service status of track irregularity using multi-source in-carriage vibration and noise data generated during the operation of in-service trains". The advantages of this concept are reflected in two aspects. The first is the fundamental transformation of the inspection subject, that is, the inspection task is shifted from expensive dedicated track inspection vehicles to a large number of high-speed electric multiple units (EMUs) and metro trains shuttling on the rail network daily. This makes high-frequency, low-cost full-coverage inspection possible, and promotes the leap from "regular physical examination" to "real-time health monitoring". The second is the innovation of sensing means: instead of relying on traditional dedicated precision sensors such as lasers, cameras or inertial navigation, low-cost and easy-to-install intelligent sensors installed in the carriage of in-service trains (such as the intelligent ride-along monitor independently developed by the research team) are used to collect "accompanying" data including car-body vibration acceleration and in-carriage noise. Although these data are not as direct as precision measurement data, they contain rich information on track status, and feature extremely low acquisition cost and easy large-scale deployment.</w:t>
      </w:r>
    </w:p>
    <w:p w14:paraId="08C2729F" w14:textId="77777777" w:rsidR="003E7760" w:rsidRDefault="00000000">
      <w:pPr>
        <w:pStyle w:val="3"/>
        <w:spacing w:before="156"/>
      </w:pPr>
      <w:r>
        <w:rPr>
          <w:rFonts w:hint="eastAsia"/>
        </w:rPr>
        <w:t>Deep Integration of Physics and Data: Resolving the Contradiction Between "Quality and Quantity" of Census Data</w:t>
      </w:r>
    </w:p>
    <w:p w14:paraId="26B3E0E8" w14:textId="77777777" w:rsidR="003E7760" w:rsidRDefault="00000000">
      <w:pPr>
        <w:ind w:firstLine="480"/>
        <w:rPr>
          <w:rFonts w:eastAsia="等线" w:cs="Times New Roman"/>
        </w:rPr>
      </w:pPr>
      <w:r>
        <w:rPr>
          <w:rFonts w:eastAsia="等线" w:cs="Times New Roman" w:hint="eastAsia"/>
        </w:rPr>
        <w:t>There is a complex nonlinear mapping relationship between the on-board vibration and noise data collected based on in-service trains and the track irregularity excitation. Meanwhile, in railway engineering scenarios, the high acquisition cost, small sample size and limited working condition coverage of labeled measured data are the core scientific problems restricting the accuracy and generalization performance of on-board inspection models. The research ingeniously constructs a "physics-data fusion" method combining physical models and data models, which effectively solves the contradiction between "quality and quantity" of data and provides core algorithm support for high-precision census.</w:t>
      </w:r>
    </w:p>
    <w:p w14:paraId="5DC7DF06" w14:textId="57DB1FD3" w:rsidR="003E7760" w:rsidRDefault="00000000">
      <w:pPr>
        <w:ind w:firstLine="480"/>
        <w:rPr>
          <w:rFonts w:eastAsia="等线" w:cs="Times New Roman"/>
        </w:rPr>
      </w:pPr>
      <w:r>
        <w:rPr>
          <w:rFonts w:eastAsia="等线" w:cs="Times New Roman" w:hint="eastAsia"/>
        </w:rPr>
        <w:t xml:space="preserve">Establishing a high-fidelity physical model to generate sufficient training data is the primary step to address the shortage of measured data. To compensate for the </w:t>
      </w:r>
      <w:r>
        <w:rPr>
          <w:rFonts w:eastAsia="等线" w:cs="Times New Roman" w:hint="eastAsia"/>
        </w:rPr>
        <w:lastRenderedPageBreak/>
        <w:t xml:space="preserve">limitations of measured data and explore the inherent physical relationship between excitation and response, the team first established a vehicle-track coupled vibration and noise simulation model. The model can simulate the vehicle vibration and noise response under arbitrary track irregularity conditions, and generate massive, diverse and labeled simulation data as the "knowledge source" for model training. Among them, the vehicle-track rigid-flexible coupled dynamic model not only considers the multi-rigid-body vehicle model and flexible track (Timoshenko beam), but also introduces the flexible wheelset model. The finite element model (FEM) of the wheelset is simplified through Guyan reduction theory, as shown in </w:t>
      </w:r>
      <w:r>
        <w:rPr>
          <w:rFonts w:eastAsia="等线" w:cs="Times New Roman" w:hint="eastAsia"/>
        </w:rPr>
        <w:fldChar w:fldCharType="begin"/>
      </w:r>
      <w:r>
        <w:rPr>
          <w:rFonts w:eastAsia="等线" w:cs="Times New Roman" w:hint="eastAsia"/>
        </w:rPr>
        <w:instrText xml:space="preserve"> REF _Ref14583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Table </w:t>
      </w:r>
      <w:r w:rsidR="00BA048F">
        <w:rPr>
          <w:rFonts w:eastAsia="黑体" w:cs="Times New Roman"/>
          <w:noProof/>
          <w:szCs w:val="24"/>
        </w:rPr>
        <w:t>11</w:t>
      </w:r>
      <w:r>
        <w:rPr>
          <w:rFonts w:eastAsia="等线" w:cs="Times New Roman" w:hint="eastAsia"/>
        </w:rPr>
        <w:fldChar w:fldCharType="end"/>
      </w:r>
      <w:r>
        <w:rPr>
          <w:rFonts w:eastAsia="等线" w:cs="Times New Roman" w:hint="eastAsia"/>
        </w:rPr>
        <w:t>. On the premise of ensuring the calculation accuracy, the accurate simulation of medium and high frequency wheel-rail vibration is realized. In addition, based on the three-dimensional spatial wave equation and implicit transient analysis method, the research established an acoustic model of wheelset vibration and noise, which can solve the transient response of the sound field under the action of wheelset vibration (</w:t>
      </w:r>
      <w:r>
        <w:rPr>
          <w:rFonts w:eastAsia="等线" w:cs="Times New Roman" w:hint="eastAsia"/>
        </w:rPr>
        <w:fldChar w:fldCharType="begin"/>
      </w:r>
      <w:r>
        <w:rPr>
          <w:rFonts w:eastAsia="等线" w:cs="Times New Roman" w:hint="eastAsia"/>
        </w:rPr>
        <w:instrText xml:space="preserve"> REF _Ref15458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20</w:t>
      </w:r>
      <w:r>
        <w:rPr>
          <w:rFonts w:eastAsia="等线" w:cs="Times New Roman" w:hint="eastAsia"/>
        </w:rPr>
        <w:fldChar w:fldCharType="end"/>
      </w:r>
      <w:r>
        <w:rPr>
          <w:rFonts w:eastAsia="等线" w:cs="Times New Roman" w:hint="eastAsia"/>
        </w:rPr>
        <w:t>). This provides a physical basis for the subsequent identification of short-wave track irregularities (such as rail corrugation) using in-carriage noise data. Through the above physical models, the researchers can simulate simulation data sets under various working conditions including track irregularities with different wavelengths and amplitudes, providing abundant samples for the training of subsequent data models.</w:t>
      </w:r>
    </w:p>
    <w:p w14:paraId="57C3D29A" w14:textId="0EEA7611" w:rsidR="003E7760" w:rsidRDefault="00000000">
      <w:pPr>
        <w:ind w:firstLineChars="0" w:firstLine="0"/>
        <w:jc w:val="center"/>
        <w:rPr>
          <w:rFonts w:eastAsia="黑体" w:cs="Times New Roman"/>
          <w:szCs w:val="24"/>
        </w:rPr>
      </w:pPr>
      <w:bookmarkStart w:id="49" w:name="_Ref1458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11</w:t>
      </w:r>
      <w:r w:rsidR="000037C7">
        <w:rPr>
          <w:rFonts w:eastAsia="黑体" w:cs="Times New Roman"/>
          <w:szCs w:val="24"/>
        </w:rPr>
        <w:fldChar w:fldCharType="end"/>
      </w:r>
      <w:bookmarkEnd w:id="49"/>
      <w:r>
        <w:rPr>
          <w:rFonts w:eastAsia="黑体" w:cs="Times New Roman" w:hint="eastAsia"/>
          <w:szCs w:val="24"/>
        </w:rPr>
        <w:t xml:space="preserve"> Frequency Comparison of the Model Before and After Reduction</w:t>
      </w:r>
    </w:p>
    <w:tbl>
      <w:tblPr>
        <w:tblW w:w="5000" w:type="pct"/>
        <w:tblLayout w:type="fixed"/>
        <w:tblCellMar>
          <w:left w:w="10" w:type="dxa"/>
          <w:right w:w="10" w:type="dxa"/>
        </w:tblCellMar>
        <w:tblLook w:val="04A0" w:firstRow="1" w:lastRow="0" w:firstColumn="1" w:lastColumn="0" w:noHBand="0" w:noVBand="1"/>
      </w:tblPr>
      <w:tblGrid>
        <w:gridCol w:w="976"/>
        <w:gridCol w:w="1693"/>
        <w:gridCol w:w="1794"/>
        <w:gridCol w:w="841"/>
        <w:gridCol w:w="3002"/>
      </w:tblGrid>
      <w:tr w:rsidR="003E7760" w14:paraId="25B4861F" w14:textId="77777777">
        <w:tc>
          <w:tcPr>
            <w:tcW w:w="587" w:type="pct"/>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0E734D98" w14:textId="77777777" w:rsidR="003E7760" w:rsidRDefault="00000000">
            <w:pPr>
              <w:ind w:firstLineChars="0" w:firstLine="0"/>
              <w:jc w:val="center"/>
              <w:rPr>
                <w:rFonts w:eastAsia="等线" w:cs="Times New Roman"/>
              </w:rPr>
            </w:pPr>
            <w:r>
              <w:rPr>
                <w:rFonts w:eastAsia="等线" w:cs="Times New Roman" w:hint="eastAsia"/>
              </w:rPr>
              <w:t>Order</w:t>
            </w:r>
          </w:p>
        </w:tc>
        <w:tc>
          <w:tcPr>
            <w:tcW w:w="1019"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874660E" w14:textId="77777777" w:rsidR="003E7760" w:rsidRDefault="00000000">
            <w:pPr>
              <w:ind w:firstLineChars="0" w:firstLine="0"/>
              <w:jc w:val="center"/>
              <w:rPr>
                <w:rFonts w:eastAsia="等线" w:cs="Times New Roman"/>
              </w:rPr>
            </w:pPr>
            <w:r>
              <w:rPr>
                <w:rFonts w:eastAsia="等线" w:cs="Times New Roman" w:hint="eastAsia"/>
              </w:rPr>
              <w:t>Frequency Before Reduction/Hz</w:t>
            </w:r>
          </w:p>
        </w:tc>
        <w:tc>
          <w:tcPr>
            <w:tcW w:w="1080"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47C1CE0" w14:textId="77777777" w:rsidR="003E7760" w:rsidRDefault="00000000">
            <w:pPr>
              <w:ind w:firstLineChars="0" w:firstLine="0"/>
              <w:jc w:val="center"/>
              <w:rPr>
                <w:rFonts w:eastAsia="等线" w:cs="Times New Roman"/>
              </w:rPr>
            </w:pPr>
            <w:r>
              <w:rPr>
                <w:rFonts w:eastAsia="等线" w:cs="Times New Roman" w:hint="eastAsia"/>
              </w:rPr>
              <w:t>Frequency After Reduction/Hz</w:t>
            </w:r>
          </w:p>
        </w:tc>
        <w:tc>
          <w:tcPr>
            <w:tcW w:w="5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86C8588" w14:textId="77777777" w:rsidR="003E7760" w:rsidRDefault="00000000">
            <w:pPr>
              <w:ind w:firstLineChars="0" w:firstLine="0"/>
              <w:jc w:val="center"/>
              <w:rPr>
                <w:rFonts w:eastAsia="等线" w:cs="Times New Roman"/>
              </w:rPr>
            </w:pPr>
            <w:r>
              <w:rPr>
                <w:rFonts w:eastAsia="等线" w:cs="Times New Roman" w:hint="eastAsia"/>
              </w:rPr>
              <w:t>Error</w:t>
            </w:r>
          </w:p>
        </w:tc>
        <w:tc>
          <w:tcPr>
            <w:tcW w:w="18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064B892D" w14:textId="77777777" w:rsidR="003E7760" w:rsidRDefault="00000000">
            <w:pPr>
              <w:ind w:firstLineChars="0" w:firstLine="0"/>
              <w:jc w:val="center"/>
              <w:rPr>
                <w:rFonts w:eastAsia="等线" w:cs="Times New Roman"/>
              </w:rPr>
            </w:pPr>
            <w:r>
              <w:rPr>
                <w:rFonts w:eastAsia="等线" w:cs="Times New Roman" w:hint="eastAsia"/>
              </w:rPr>
              <w:t>Vibration Mode</w:t>
            </w:r>
          </w:p>
        </w:tc>
      </w:tr>
      <w:tr w:rsidR="003E7760" w14:paraId="6090028D" w14:textId="77777777">
        <w:tc>
          <w:tcPr>
            <w:tcW w:w="587"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26A37D2" w14:textId="77777777" w:rsidR="003E7760" w:rsidRDefault="00000000">
            <w:pPr>
              <w:ind w:firstLineChars="0" w:firstLine="0"/>
              <w:jc w:val="center"/>
              <w:rPr>
                <w:rFonts w:eastAsia="等线" w:cs="Times New Roman"/>
              </w:rPr>
            </w:pPr>
            <w:r>
              <w:rPr>
                <w:rFonts w:eastAsia="等线" w:cs="Times New Roman" w:hint="eastAsia"/>
              </w:rPr>
              <w:t>7</w:t>
            </w:r>
          </w:p>
        </w:tc>
        <w:tc>
          <w:tcPr>
            <w:tcW w:w="101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FEC5883" w14:textId="77777777" w:rsidR="003E7760" w:rsidRDefault="00000000">
            <w:pPr>
              <w:ind w:firstLineChars="0" w:firstLine="0"/>
              <w:jc w:val="center"/>
              <w:rPr>
                <w:rFonts w:eastAsia="等线" w:cs="Times New Roman"/>
              </w:rPr>
            </w:pPr>
            <w:r>
              <w:rPr>
                <w:rFonts w:eastAsia="等线" w:cs="Times New Roman" w:hint="eastAsia"/>
              </w:rPr>
              <w:t>88.9</w:t>
            </w:r>
          </w:p>
        </w:tc>
        <w:tc>
          <w:tcPr>
            <w:tcW w:w="1080"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90CA901" w14:textId="77777777" w:rsidR="003E7760" w:rsidRDefault="00000000">
            <w:pPr>
              <w:ind w:firstLineChars="0" w:firstLine="0"/>
              <w:jc w:val="center"/>
              <w:rPr>
                <w:rFonts w:eastAsia="等线" w:cs="Times New Roman"/>
              </w:rPr>
            </w:pPr>
            <w:r>
              <w:rPr>
                <w:rFonts w:eastAsia="等线" w:cs="Times New Roman" w:hint="eastAsia"/>
              </w:rPr>
              <w:t>88.8</w:t>
            </w:r>
          </w:p>
        </w:tc>
        <w:tc>
          <w:tcPr>
            <w:tcW w:w="5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5BC5850"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594E3CF" w14:textId="77777777" w:rsidR="003E7760" w:rsidRDefault="00000000">
            <w:pPr>
              <w:ind w:firstLineChars="0" w:firstLine="0"/>
              <w:jc w:val="center"/>
              <w:rPr>
                <w:rFonts w:eastAsia="等线" w:cs="Times New Roman"/>
              </w:rPr>
            </w:pPr>
            <w:r>
              <w:rPr>
                <w:rFonts w:eastAsia="等线" w:cs="Times New Roman" w:hint="eastAsia"/>
              </w:rPr>
              <w:t>Axial Torsion (Y-direction)</w:t>
            </w:r>
          </w:p>
        </w:tc>
      </w:tr>
      <w:tr w:rsidR="003E7760" w14:paraId="27483E08"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2481F2BE" w14:textId="77777777" w:rsidR="003E7760" w:rsidRDefault="00000000">
            <w:pPr>
              <w:ind w:firstLineChars="0" w:firstLine="0"/>
              <w:jc w:val="center"/>
              <w:rPr>
                <w:rFonts w:eastAsia="等线" w:cs="Times New Roman"/>
              </w:rPr>
            </w:pPr>
            <w:r>
              <w:rPr>
                <w:rFonts w:eastAsia="等线" w:cs="Times New Roman" w:hint="eastAsia"/>
              </w:rPr>
              <w:t>8</w:t>
            </w:r>
            <w:r>
              <w:rPr>
                <w:rFonts w:eastAsia="等线" w:cs="Times New Roman" w:hint="eastAsia"/>
              </w:rPr>
              <w:t>、</w:t>
            </w:r>
            <w:r>
              <w:rPr>
                <w:rFonts w:eastAsia="等线" w:cs="Times New Roman" w:hint="eastAsia"/>
              </w:rPr>
              <w:t>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84A26AF" w14:textId="77777777" w:rsidR="003E7760" w:rsidRDefault="00000000">
            <w:pPr>
              <w:ind w:firstLineChars="0" w:firstLine="0"/>
              <w:jc w:val="center"/>
              <w:rPr>
                <w:rFonts w:eastAsia="等线" w:cs="Times New Roman"/>
              </w:rPr>
            </w:pPr>
            <w:r>
              <w:rPr>
                <w:rFonts w:eastAsia="等线" w:cs="Times New Roman" w:hint="eastAsia"/>
              </w:rPr>
              <w:t>103.2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3FBAE23D" w14:textId="77777777" w:rsidR="003E7760" w:rsidRDefault="00000000">
            <w:pPr>
              <w:ind w:firstLineChars="0" w:firstLine="0"/>
              <w:jc w:val="center"/>
              <w:rPr>
                <w:rFonts w:eastAsia="等线" w:cs="Times New Roman"/>
              </w:rPr>
            </w:pPr>
            <w:r>
              <w:rPr>
                <w:rFonts w:eastAsia="等线" w:cs="Times New Roman" w:hint="eastAsia"/>
              </w:rPr>
              <w:t>102.9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7F860FC1" w14:textId="77777777" w:rsidR="003E7760" w:rsidRDefault="00000000">
            <w:pPr>
              <w:ind w:firstLineChars="0" w:firstLine="0"/>
              <w:jc w:val="center"/>
              <w:rPr>
                <w:rFonts w:eastAsia="等线" w:cs="Times New Roman"/>
              </w:rPr>
            </w:pPr>
            <w:r>
              <w:rPr>
                <w:rFonts w:eastAsia="等线" w:cs="Times New Roman" w:hint="eastAsia"/>
              </w:rPr>
              <w:t>0.3%</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551757E6" w14:textId="77777777" w:rsidR="003E7760" w:rsidRDefault="00000000">
            <w:pPr>
              <w:ind w:firstLineChars="0" w:firstLine="0"/>
              <w:jc w:val="center"/>
              <w:rPr>
                <w:rFonts w:eastAsia="等线" w:cs="Times New Roman"/>
              </w:rPr>
            </w:pPr>
            <w:r>
              <w:rPr>
                <w:rFonts w:eastAsia="等线" w:cs="Times New Roman" w:hint="eastAsia"/>
              </w:rPr>
              <w:t>First-order Bending of the Axle (XOY, ZOY Planes)</w:t>
            </w:r>
          </w:p>
        </w:tc>
      </w:tr>
      <w:tr w:rsidR="003E7760" w14:paraId="7148E08F"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73C13D4B" w14:textId="77777777" w:rsidR="003E7760" w:rsidRDefault="00000000">
            <w:pPr>
              <w:ind w:firstLineChars="0" w:firstLine="0"/>
              <w:jc w:val="center"/>
              <w:rPr>
                <w:rFonts w:eastAsia="等线" w:cs="Times New Roman"/>
              </w:rPr>
            </w:pPr>
            <w:r>
              <w:rPr>
                <w:rFonts w:eastAsia="等线" w:cs="Times New Roman" w:hint="eastAsia"/>
              </w:rPr>
              <w:t>10</w:t>
            </w:r>
            <w:r>
              <w:rPr>
                <w:rFonts w:eastAsia="等线" w:cs="Times New Roman" w:hint="eastAsia"/>
              </w:rPr>
              <w:t>、</w:t>
            </w:r>
            <w:r>
              <w:rPr>
                <w:rFonts w:eastAsia="等线" w:cs="Times New Roman" w:hint="eastAsia"/>
              </w:rPr>
              <w:t>11</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57595C42" w14:textId="77777777" w:rsidR="003E7760" w:rsidRDefault="00000000">
            <w:pPr>
              <w:ind w:firstLineChars="0" w:firstLine="0"/>
              <w:jc w:val="center"/>
              <w:rPr>
                <w:rFonts w:eastAsia="等线" w:cs="Times New Roman"/>
              </w:rPr>
            </w:pPr>
            <w:r>
              <w:rPr>
                <w:rFonts w:eastAsia="等线" w:cs="Times New Roman" w:hint="eastAsia"/>
              </w:rPr>
              <w:t>167.4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A352D1D" w14:textId="77777777" w:rsidR="003E7760" w:rsidRDefault="00000000">
            <w:pPr>
              <w:ind w:firstLineChars="0" w:firstLine="0"/>
              <w:jc w:val="center"/>
              <w:rPr>
                <w:rFonts w:eastAsia="等线" w:cs="Times New Roman"/>
              </w:rPr>
            </w:pPr>
            <w:r>
              <w:rPr>
                <w:rFonts w:eastAsia="等线" w:cs="Times New Roman" w:hint="eastAsia"/>
              </w:rPr>
              <w:t>167.2</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051082E9"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657AE229" w14:textId="77777777" w:rsidR="003E7760" w:rsidRDefault="00000000">
            <w:pPr>
              <w:ind w:firstLineChars="0" w:firstLine="0"/>
              <w:jc w:val="center"/>
              <w:rPr>
                <w:rFonts w:eastAsia="等线" w:cs="Times New Roman"/>
              </w:rPr>
            </w:pPr>
            <w:r>
              <w:rPr>
                <w:rFonts w:eastAsia="等线" w:cs="Times New Roman" w:hint="eastAsia"/>
              </w:rPr>
              <w:t>Second-order Bending of the Axle (XOY, ZOY Planes)</w:t>
            </w:r>
          </w:p>
        </w:tc>
      </w:tr>
      <w:tr w:rsidR="003E7760" w14:paraId="734F769A"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47D38D90" w14:textId="77777777" w:rsidR="003E7760" w:rsidRDefault="00000000">
            <w:pPr>
              <w:ind w:firstLineChars="0" w:firstLine="0"/>
              <w:jc w:val="center"/>
              <w:rPr>
                <w:rFonts w:eastAsia="等线" w:cs="Times New Roman"/>
              </w:rPr>
            </w:pPr>
            <w:r>
              <w:rPr>
                <w:rFonts w:eastAsia="等线" w:cs="Times New Roman" w:hint="eastAsia"/>
              </w:rPr>
              <w:t>12</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19EAA761" w14:textId="77777777" w:rsidR="003E7760" w:rsidRDefault="00000000">
            <w:pPr>
              <w:ind w:firstLineChars="0" w:firstLine="0"/>
              <w:jc w:val="center"/>
              <w:rPr>
                <w:rFonts w:eastAsia="等线" w:cs="Times New Roman"/>
              </w:rPr>
            </w:pPr>
            <w:r>
              <w:rPr>
                <w:rFonts w:eastAsia="等线" w:cs="Times New Roman" w:hint="eastAsia"/>
              </w:rPr>
              <w:t>267.5</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5A23F473" w14:textId="77777777" w:rsidR="003E7760" w:rsidRDefault="00000000">
            <w:pPr>
              <w:ind w:firstLineChars="0" w:firstLine="0"/>
              <w:jc w:val="center"/>
              <w:rPr>
                <w:rFonts w:eastAsia="等线" w:cs="Times New Roman"/>
              </w:rPr>
            </w:pPr>
            <w:r>
              <w:rPr>
                <w:rFonts w:eastAsia="等线" w:cs="Times New Roman" w:hint="eastAsia"/>
              </w:rPr>
              <w:t>266.9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3065D32B"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D62E7F8" w14:textId="77777777" w:rsidR="003E7760" w:rsidRDefault="00000000">
            <w:pPr>
              <w:ind w:firstLineChars="0" w:firstLine="0"/>
              <w:jc w:val="center"/>
              <w:rPr>
                <w:rFonts w:eastAsia="等线" w:cs="Times New Roman"/>
              </w:rPr>
            </w:pPr>
            <w:r>
              <w:rPr>
                <w:rFonts w:eastAsia="等线" w:cs="Times New Roman" w:hint="eastAsia"/>
              </w:rPr>
              <w:t>Symmetric Umbrella Mode of Wheel</w:t>
            </w:r>
          </w:p>
        </w:tc>
      </w:tr>
      <w:tr w:rsidR="003E7760" w14:paraId="0C68B301"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B0E20D5" w14:textId="77777777" w:rsidR="003E7760" w:rsidRDefault="00000000">
            <w:pPr>
              <w:ind w:firstLineChars="0" w:firstLine="0"/>
              <w:jc w:val="center"/>
              <w:rPr>
                <w:rFonts w:eastAsia="等线" w:cs="Times New Roman"/>
              </w:rPr>
            </w:pPr>
            <w:r>
              <w:rPr>
                <w:rFonts w:eastAsia="等线" w:cs="Times New Roman" w:hint="eastAsia"/>
              </w:rPr>
              <w:t>13</w:t>
            </w:r>
            <w:r>
              <w:rPr>
                <w:rFonts w:eastAsia="等线" w:cs="Times New Roman" w:hint="eastAsia"/>
              </w:rPr>
              <w:t>、</w:t>
            </w:r>
            <w:r>
              <w:rPr>
                <w:rFonts w:eastAsia="等线" w:cs="Times New Roman" w:hint="eastAsia"/>
              </w:rPr>
              <w:t>14</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380E4B85" w14:textId="77777777" w:rsidR="003E7760" w:rsidRDefault="00000000">
            <w:pPr>
              <w:ind w:firstLineChars="0" w:firstLine="0"/>
              <w:jc w:val="center"/>
              <w:rPr>
                <w:rFonts w:eastAsia="等线" w:cs="Times New Roman"/>
              </w:rPr>
            </w:pPr>
            <w:r>
              <w:rPr>
                <w:rFonts w:eastAsia="等线" w:cs="Times New Roman" w:hint="eastAsia"/>
              </w:rPr>
              <w:t>302.2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773F361" w14:textId="77777777" w:rsidR="003E7760" w:rsidRDefault="00000000">
            <w:pPr>
              <w:ind w:firstLineChars="0" w:firstLine="0"/>
              <w:jc w:val="center"/>
              <w:rPr>
                <w:rFonts w:eastAsia="等线" w:cs="Times New Roman"/>
              </w:rPr>
            </w:pPr>
            <w:r>
              <w:rPr>
                <w:rFonts w:eastAsia="等线" w:cs="Times New Roman" w:hint="eastAsia"/>
              </w:rPr>
              <w:t>301.6</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564C7D58"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F718025" w14:textId="77777777" w:rsidR="003E7760" w:rsidRDefault="00000000">
            <w:pPr>
              <w:ind w:firstLineChars="0" w:firstLine="0"/>
              <w:jc w:val="center"/>
              <w:rPr>
                <w:rFonts w:eastAsia="等线" w:cs="Times New Roman"/>
              </w:rPr>
            </w:pPr>
            <w:r>
              <w:rPr>
                <w:rFonts w:eastAsia="等线" w:cs="Times New Roman" w:hint="eastAsia"/>
              </w:rPr>
              <w:t>Third-order Bending of the Axle (XOY, ZOY Planes)</w:t>
            </w:r>
          </w:p>
        </w:tc>
      </w:tr>
      <w:tr w:rsidR="003E7760" w14:paraId="70B0EF8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581124F0" w14:textId="77777777" w:rsidR="003E7760" w:rsidRDefault="00000000">
            <w:pPr>
              <w:ind w:firstLineChars="0" w:firstLine="0"/>
              <w:jc w:val="center"/>
              <w:rPr>
                <w:rFonts w:eastAsia="等线" w:cs="Times New Roman"/>
              </w:rPr>
            </w:pPr>
            <w:r>
              <w:rPr>
                <w:rFonts w:eastAsia="等线" w:cs="Times New Roman" w:hint="eastAsia"/>
              </w:rPr>
              <w:t>15</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4C2F5BD" w14:textId="77777777" w:rsidR="003E7760" w:rsidRDefault="00000000">
            <w:pPr>
              <w:ind w:firstLineChars="0" w:firstLine="0"/>
              <w:jc w:val="center"/>
              <w:rPr>
                <w:rFonts w:eastAsia="等线" w:cs="Times New Roman"/>
              </w:rPr>
            </w:pPr>
            <w:r>
              <w:rPr>
                <w:rFonts w:eastAsia="等线" w:cs="Times New Roman" w:hint="eastAsia"/>
              </w:rPr>
              <w:t>390.7</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665A1260" w14:textId="77777777" w:rsidR="003E7760" w:rsidRDefault="00000000">
            <w:pPr>
              <w:ind w:firstLineChars="0" w:firstLine="0"/>
              <w:jc w:val="center"/>
              <w:rPr>
                <w:rFonts w:eastAsia="等线" w:cs="Times New Roman"/>
              </w:rPr>
            </w:pPr>
            <w:r>
              <w:rPr>
                <w:rFonts w:eastAsia="等线" w:cs="Times New Roman" w:hint="eastAsia"/>
              </w:rPr>
              <w:t>389.1</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87FC7FD"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92809F4" w14:textId="77777777" w:rsidR="003E7760" w:rsidRDefault="00000000">
            <w:pPr>
              <w:ind w:firstLineChars="0" w:firstLine="0"/>
              <w:jc w:val="center"/>
              <w:rPr>
                <w:rFonts w:eastAsia="等线" w:cs="Times New Roman"/>
              </w:rPr>
            </w:pPr>
            <w:r>
              <w:rPr>
                <w:rFonts w:eastAsia="等线" w:cs="Times New Roman" w:hint="eastAsia"/>
              </w:rPr>
              <w:t>Anti-symmetric Umbrella Mode of Wheel</w:t>
            </w:r>
          </w:p>
        </w:tc>
      </w:tr>
      <w:tr w:rsidR="003E7760" w14:paraId="46D530F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8D168A0" w14:textId="77777777" w:rsidR="003E7760" w:rsidRDefault="00000000">
            <w:pPr>
              <w:ind w:firstLineChars="0" w:firstLine="0"/>
              <w:jc w:val="center"/>
              <w:rPr>
                <w:rFonts w:eastAsia="等线" w:cs="Times New Roman"/>
              </w:rPr>
            </w:pPr>
            <w:r>
              <w:rPr>
                <w:rFonts w:eastAsia="等线" w:cs="Times New Roman" w:hint="eastAsia"/>
              </w:rPr>
              <w:t>16</w:t>
            </w:r>
            <w:r>
              <w:rPr>
                <w:rFonts w:eastAsia="等线" w:cs="Times New Roman" w:hint="eastAsia"/>
              </w:rPr>
              <w:t>、</w:t>
            </w:r>
            <w:r>
              <w:rPr>
                <w:rFonts w:eastAsia="等线" w:cs="Times New Roman" w:hint="eastAsia"/>
              </w:rPr>
              <w:t>17</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64A7785F" w14:textId="77777777" w:rsidR="003E7760" w:rsidRDefault="00000000">
            <w:pPr>
              <w:ind w:firstLineChars="0" w:firstLine="0"/>
              <w:jc w:val="center"/>
              <w:rPr>
                <w:rFonts w:eastAsia="等线" w:cs="Times New Roman"/>
              </w:rPr>
            </w:pPr>
            <w:r>
              <w:rPr>
                <w:rFonts w:eastAsia="等线" w:cs="Times New Roman" w:hint="eastAsia"/>
              </w:rPr>
              <w:t>426.4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07C1C1D6" w14:textId="77777777" w:rsidR="003E7760" w:rsidRDefault="00000000">
            <w:pPr>
              <w:ind w:firstLineChars="0" w:firstLine="0"/>
              <w:jc w:val="center"/>
              <w:rPr>
                <w:rFonts w:eastAsia="等线" w:cs="Times New Roman"/>
              </w:rPr>
            </w:pPr>
            <w:r>
              <w:rPr>
                <w:rFonts w:eastAsia="等线" w:cs="Times New Roman" w:hint="eastAsia"/>
              </w:rPr>
              <w:t>423.8</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F35E2BE" w14:textId="77777777" w:rsidR="003E7760" w:rsidRDefault="00000000">
            <w:pPr>
              <w:ind w:firstLineChars="0" w:firstLine="0"/>
              <w:jc w:val="center"/>
              <w:rPr>
                <w:rFonts w:eastAsia="等线" w:cs="Times New Roman"/>
              </w:rPr>
            </w:pPr>
            <w:r>
              <w:rPr>
                <w:rFonts w:eastAsia="等线" w:cs="Times New Roman" w:hint="eastAsia"/>
              </w:rPr>
              <w:t>0.6%</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1486F1C" w14:textId="77777777" w:rsidR="003E7760" w:rsidRDefault="00000000">
            <w:pPr>
              <w:ind w:firstLineChars="0" w:firstLine="0"/>
              <w:jc w:val="center"/>
              <w:rPr>
                <w:rFonts w:eastAsia="等线" w:cs="Times New Roman"/>
              </w:rPr>
            </w:pPr>
            <w:r>
              <w:rPr>
                <w:rFonts w:eastAsia="等线" w:cs="Times New Roman" w:hint="eastAsia"/>
              </w:rPr>
              <w:t xml:space="preserve">First-order Bending of </w:t>
            </w:r>
            <w:r>
              <w:rPr>
                <w:rFonts w:eastAsia="等线" w:cs="Times New Roman" w:hint="eastAsia"/>
              </w:rPr>
              <w:lastRenderedPageBreak/>
              <w:t>Wheel</w:t>
            </w:r>
          </w:p>
        </w:tc>
      </w:tr>
      <w:tr w:rsidR="003E7760" w14:paraId="2F1E0E0E"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634981E" w14:textId="77777777" w:rsidR="003E7760" w:rsidRDefault="00000000">
            <w:pPr>
              <w:ind w:firstLineChars="0" w:firstLine="0"/>
              <w:jc w:val="center"/>
              <w:rPr>
                <w:rFonts w:eastAsia="等线" w:cs="Times New Roman"/>
              </w:rPr>
            </w:pPr>
            <w:r>
              <w:rPr>
                <w:rFonts w:eastAsia="等线" w:cs="Times New Roman" w:hint="eastAsia"/>
              </w:rPr>
              <w:t>18</w:t>
            </w:r>
            <w:r>
              <w:rPr>
                <w:rFonts w:eastAsia="等线" w:cs="Times New Roman" w:hint="eastAsia"/>
              </w:rPr>
              <w:t>、</w:t>
            </w:r>
            <w:r>
              <w:rPr>
                <w:rFonts w:eastAsia="等线" w:cs="Times New Roman" w:hint="eastAsia"/>
              </w:rPr>
              <w:t>19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ABC6A00" w14:textId="77777777" w:rsidR="003E7760" w:rsidRDefault="00000000">
            <w:pPr>
              <w:ind w:firstLineChars="0" w:firstLine="0"/>
              <w:jc w:val="center"/>
              <w:rPr>
                <w:rFonts w:eastAsia="等线" w:cs="Times New Roman"/>
              </w:rPr>
            </w:pPr>
            <w:r>
              <w:rPr>
                <w:rFonts w:eastAsia="等线" w:cs="Times New Roman" w:hint="eastAsia"/>
              </w:rPr>
              <w:t>427.0</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93B5732" w14:textId="77777777" w:rsidR="003E7760" w:rsidRDefault="00000000">
            <w:pPr>
              <w:ind w:firstLineChars="0" w:firstLine="0"/>
              <w:jc w:val="center"/>
              <w:rPr>
                <w:rFonts w:eastAsia="等线" w:cs="Times New Roman"/>
              </w:rPr>
            </w:pPr>
            <w:r>
              <w:rPr>
                <w:rFonts w:eastAsia="等线" w:cs="Times New Roman" w:hint="eastAsia"/>
              </w:rPr>
              <w:t>425.3</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148CE0CC"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7B98BE75" w14:textId="77777777" w:rsidR="003E7760" w:rsidRDefault="00000000">
            <w:pPr>
              <w:ind w:firstLineChars="0" w:firstLine="0"/>
              <w:jc w:val="center"/>
              <w:rPr>
                <w:rFonts w:eastAsia="等线" w:cs="Times New Roman"/>
              </w:rPr>
            </w:pPr>
            <w:r>
              <w:rPr>
                <w:rFonts w:eastAsia="等线" w:cs="Times New Roman" w:hint="eastAsia"/>
              </w:rPr>
              <w:t>First-order Bending of Wheel</w:t>
            </w:r>
          </w:p>
        </w:tc>
      </w:tr>
      <w:tr w:rsidR="003E7760" w14:paraId="4908F74E" w14:textId="77777777">
        <w:tc>
          <w:tcPr>
            <w:tcW w:w="587"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F29A180" w14:textId="77777777" w:rsidR="003E7760" w:rsidRDefault="00000000">
            <w:pPr>
              <w:ind w:firstLineChars="0" w:firstLine="0"/>
              <w:jc w:val="center"/>
              <w:rPr>
                <w:rFonts w:eastAsia="等线" w:cs="Times New Roman"/>
              </w:rPr>
            </w:pPr>
            <w:r>
              <w:rPr>
                <w:rFonts w:eastAsia="等线" w:cs="Times New Roman" w:hint="eastAsia"/>
              </w:rPr>
              <w:t>20</w:t>
            </w:r>
            <w:r>
              <w:rPr>
                <w:rFonts w:eastAsia="等线" w:cs="Times New Roman" w:hint="eastAsia"/>
              </w:rPr>
              <w:t>、</w:t>
            </w:r>
            <w:r>
              <w:rPr>
                <w:rFonts w:eastAsia="等线" w:cs="Times New Roman" w:hint="eastAsia"/>
              </w:rPr>
              <w:t>21</w:t>
            </w:r>
          </w:p>
        </w:tc>
        <w:tc>
          <w:tcPr>
            <w:tcW w:w="101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B256A97" w14:textId="77777777" w:rsidR="003E7760" w:rsidRDefault="00000000">
            <w:pPr>
              <w:ind w:firstLineChars="0" w:firstLine="0"/>
              <w:jc w:val="center"/>
              <w:rPr>
                <w:rFonts w:eastAsia="等线" w:cs="Times New Roman"/>
              </w:rPr>
            </w:pPr>
            <w:r>
              <w:rPr>
                <w:rFonts w:eastAsia="等线" w:cs="Times New Roman" w:hint="eastAsia"/>
              </w:rPr>
              <w:t>536.5</w:t>
            </w:r>
          </w:p>
        </w:tc>
        <w:tc>
          <w:tcPr>
            <w:tcW w:w="1080"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576FA72" w14:textId="77777777" w:rsidR="003E7760" w:rsidRDefault="00000000">
            <w:pPr>
              <w:ind w:firstLineChars="0" w:firstLine="0"/>
              <w:jc w:val="center"/>
              <w:rPr>
                <w:rFonts w:eastAsia="等线" w:cs="Times New Roman"/>
              </w:rPr>
            </w:pPr>
            <w:r>
              <w:rPr>
                <w:rFonts w:eastAsia="等线" w:cs="Times New Roman" w:hint="eastAsia"/>
              </w:rPr>
              <w:t>534.4</w:t>
            </w:r>
          </w:p>
        </w:tc>
        <w:tc>
          <w:tcPr>
            <w:tcW w:w="5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072CE37"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F5DF5E9" w14:textId="77777777" w:rsidR="003E7760" w:rsidRDefault="00000000">
            <w:pPr>
              <w:ind w:firstLineChars="0" w:firstLine="0"/>
              <w:jc w:val="center"/>
              <w:rPr>
                <w:rFonts w:eastAsia="等线" w:cs="Times New Roman"/>
              </w:rPr>
            </w:pPr>
            <w:r>
              <w:rPr>
                <w:rFonts w:eastAsia="等线" w:cs="Times New Roman" w:hint="eastAsia"/>
              </w:rPr>
              <w:t>Fourth-order Bending of the Axle (XOY, ZOY Planes)</w:t>
            </w:r>
          </w:p>
        </w:tc>
      </w:tr>
    </w:tbl>
    <w:p w14:paraId="3E8DDCE5" w14:textId="77777777" w:rsidR="003E7760" w:rsidRDefault="00000000">
      <w:pPr>
        <w:spacing w:line="240" w:lineRule="auto"/>
        <w:ind w:firstLineChars="0" w:firstLine="0"/>
        <w:jc w:val="center"/>
        <w:rPr>
          <w:rFonts w:eastAsia="等线" w:cs="Times New Roman"/>
        </w:rPr>
      </w:pPr>
      <w:r>
        <w:rPr>
          <w:rFonts w:eastAsia="等线" w:cs="Times New Roman"/>
          <w:noProof/>
        </w:rPr>
        <w:drawing>
          <wp:inline distT="0" distB="0" distL="114300" distR="114300" wp14:anchorId="6A678F3F" wp14:editId="21EF6524">
            <wp:extent cx="2458085" cy="1620520"/>
            <wp:effectExtent l="0" t="0" r="1079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7">
                      <a:clrChange>
                        <a:clrFrom>
                          <a:srgbClr val="FFFFFF">
                            <a:alpha val="100000"/>
                          </a:srgbClr>
                        </a:clrFrom>
                        <a:clrTo>
                          <a:srgbClr val="FFFFFF">
                            <a:alpha val="100000"/>
                            <a:alpha val="0"/>
                          </a:srgbClr>
                        </a:clrTo>
                      </a:clrChange>
                    </a:blip>
                    <a:srcRect l="964" t="1225" r="862" b="1110"/>
                    <a:stretch>
                      <a:fillRect/>
                    </a:stretch>
                  </pic:blipFill>
                  <pic:spPr>
                    <a:xfrm>
                      <a:off x="0" y="0"/>
                      <a:ext cx="2458085" cy="1620520"/>
                    </a:xfrm>
                    <a:prstGeom prst="rect">
                      <a:avLst/>
                    </a:prstGeom>
                    <a:noFill/>
                    <a:ln>
                      <a:noFill/>
                    </a:ln>
                  </pic:spPr>
                </pic:pic>
              </a:graphicData>
            </a:graphic>
          </wp:inline>
        </w:drawing>
      </w:r>
      <w:r>
        <w:rPr>
          <w:noProof/>
        </w:rPr>
        <w:drawing>
          <wp:inline distT="0" distB="0" distL="114300" distR="114300" wp14:anchorId="7807D637" wp14:editId="5FB1E866">
            <wp:extent cx="2458720" cy="1619885"/>
            <wp:effectExtent l="0" t="0" r="10160" b="10795"/>
            <wp:docPr id="58166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9261" name="图片 3"/>
                    <pic:cNvPicPr>
                      <a:picLocks noChangeAspect="1"/>
                    </pic:cNvPicPr>
                  </pic:nvPicPr>
                  <pic:blipFill>
                    <a:blip r:embed="rId38"/>
                    <a:srcRect l="264" t="1024" r="1606" b="1362"/>
                    <a:stretch>
                      <a:fillRect/>
                    </a:stretch>
                  </pic:blipFill>
                  <pic:spPr>
                    <a:xfrm>
                      <a:off x="0" y="0"/>
                      <a:ext cx="2458800" cy="1620000"/>
                    </a:xfrm>
                    <a:prstGeom prst="rect">
                      <a:avLst/>
                    </a:prstGeom>
                    <a:noFill/>
                    <a:ln>
                      <a:noFill/>
                    </a:ln>
                  </pic:spPr>
                </pic:pic>
              </a:graphicData>
            </a:graphic>
          </wp:inline>
        </w:drawing>
      </w:r>
    </w:p>
    <w:p w14:paraId="6360105C" w14:textId="4C95FB8C" w:rsidR="003E7760" w:rsidRDefault="00000000">
      <w:pPr>
        <w:ind w:firstLineChars="0" w:firstLine="0"/>
        <w:jc w:val="center"/>
        <w:rPr>
          <w:rFonts w:eastAsia="黑体" w:cs="Times New Roman"/>
          <w:szCs w:val="24"/>
        </w:rPr>
      </w:pPr>
      <w:bookmarkStart w:id="50" w:name="_Ref15458"/>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24</w:t>
      </w:r>
      <w:r>
        <w:rPr>
          <w:rFonts w:eastAsia="黑体" w:cs="Times New Roman"/>
          <w:szCs w:val="24"/>
        </w:rPr>
        <w:fldChar w:fldCharType="end"/>
      </w:r>
      <w:bookmarkEnd w:id="50"/>
      <w:r>
        <w:rPr>
          <w:rFonts w:eastAsia="黑体" w:cs="Times New Roman" w:hint="eastAsia"/>
          <w:szCs w:val="24"/>
        </w:rPr>
        <w:t xml:space="preserve"> Transient Acoustic Solution Result (Left: ZOY Section; Right: ZOX Section)</w:t>
      </w:r>
      <w:r>
        <w:rPr>
          <w:rFonts w:eastAsia="黑体" w:cs="Times New Roman"/>
          <w:szCs w:val="24"/>
        </w:rPr>
        <w:fldChar w:fldCharType="begin"/>
      </w:r>
      <w:r>
        <w:rPr>
          <w:rFonts w:eastAsia="黑体" w:cs="Times New Roman"/>
          <w:szCs w:val="24"/>
        </w:rPr>
        <w:instrText xml:space="preserve"> ADDIN ZOTERO_ITEM CSL_CITATION {"citationID":"xyli6j9T","properties":{"formattedCitation":"(Li,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77608B16" w14:textId="26986B72" w:rsidR="003E7760" w:rsidRDefault="00000000">
      <w:pPr>
        <w:ind w:firstLineChars="0" w:firstLine="420"/>
        <w:rPr>
          <w:rFonts w:eastAsia="等线" w:cs="Times New Roman"/>
        </w:rPr>
      </w:pPr>
      <w:r>
        <w:rPr>
          <w:rFonts w:eastAsia="等线" w:cs="Times New Roman"/>
        </w:rPr>
        <w:t xml:space="preserve">Developing an intelligent inversion model to achieve accurate mapping from response to excitation is the key to converting massive simulation data into practical technology. Targeted deep learning models are developed for different application scenarios. For the identification of medium and long wave (2-120m) track vertical irregularity in high-speed railways, the research proposes an Extended Auto-Encoder (EAE) neural network model as shown in </w:t>
      </w:r>
      <w:r>
        <w:rPr>
          <w:rFonts w:eastAsia="等线" w:cs="Times New Roman"/>
        </w:rPr>
        <w:fldChar w:fldCharType="begin"/>
      </w:r>
      <w:r>
        <w:rPr>
          <w:rFonts w:eastAsia="等线" w:cs="Times New Roman"/>
        </w:rPr>
        <w:instrText xml:space="preserve"> REF _Ref17391 \h </w:instrText>
      </w:r>
      <w:r>
        <w:rPr>
          <w:rFonts w:eastAsia="等线" w:cs="Times New Roman"/>
        </w:rPr>
      </w:r>
      <w:r>
        <w:rPr>
          <w:rFonts w:eastAsia="等线" w:cs="Times New Roman"/>
        </w:rPr>
        <w:fldChar w:fldCharType="separate"/>
      </w:r>
      <w:r w:rsidR="00BA048F">
        <w:rPr>
          <w:rFonts w:eastAsia="黑体" w:cs="Times New Roman"/>
          <w:szCs w:val="24"/>
        </w:rPr>
        <w:t xml:space="preserve">Figure </w:t>
      </w:r>
      <w:r w:rsidR="00BA048F">
        <w:rPr>
          <w:rFonts w:eastAsia="黑体" w:cs="Times New Roman"/>
          <w:noProof/>
          <w:szCs w:val="24"/>
        </w:rPr>
        <w:t>21</w:t>
      </w:r>
      <w:r>
        <w:rPr>
          <w:rFonts w:eastAsia="等线" w:cs="Times New Roman"/>
        </w:rPr>
        <w:fldChar w:fldCharType="end"/>
      </w:r>
      <w:r>
        <w:rPr>
          <w:rFonts w:eastAsia="等线" w:cs="Times New Roman"/>
        </w:rPr>
        <w:t xml:space="preserve">. The model has an ingenious structure: it compresses track irregularity information using an auto-encoder, then establishes the mapping between car-body acceleration and the compressed low-dimensional features through an estimator network, and finally decodes and reconstructs the irregularity waveform. This design effectively reduces the difficulty of direct end-to-end learning, and improves the robustness and generalization performance of the model. In the verification of measured data under different working conditions such as bridge, tunnel and subgrade sections, the EAE model performs significantly better than the traditional Convolutional Neural Network (CNN). As shown in </w:t>
      </w:r>
      <w:r>
        <w:rPr>
          <w:rFonts w:eastAsia="等线" w:cs="Times New Roman"/>
        </w:rPr>
        <w:fldChar w:fldCharType="begin"/>
      </w:r>
      <w:r>
        <w:rPr>
          <w:rFonts w:eastAsia="等线" w:cs="Times New Roman"/>
        </w:rPr>
        <w:instrText xml:space="preserve"> REF _Ref17323 \h </w:instrText>
      </w:r>
      <w:r>
        <w:rPr>
          <w:rFonts w:eastAsia="等线" w:cs="Times New Roman"/>
        </w:rPr>
      </w:r>
      <w:r>
        <w:rPr>
          <w:rFonts w:eastAsia="等线" w:cs="Times New Roman"/>
        </w:rPr>
        <w:fldChar w:fldCharType="separate"/>
      </w:r>
      <w:r w:rsidR="00BA048F">
        <w:rPr>
          <w:rFonts w:eastAsia="黑体" w:cs="Times New Roman"/>
          <w:szCs w:val="24"/>
        </w:rPr>
        <w:t xml:space="preserve">Table </w:t>
      </w:r>
      <w:r w:rsidR="00BA048F">
        <w:rPr>
          <w:rFonts w:eastAsia="黑体" w:cs="Times New Roman"/>
          <w:noProof/>
          <w:szCs w:val="24"/>
        </w:rPr>
        <w:t>12</w:t>
      </w:r>
      <w:commentRangeStart w:id="51"/>
      <w:r>
        <w:rPr>
          <w:rFonts w:eastAsia="等线" w:cs="Times New Roman"/>
        </w:rPr>
        <w:fldChar w:fldCharType="end"/>
      </w:r>
      <w:r>
        <w:rPr>
          <w:rFonts w:eastAsia="等线" w:cs="Times New Roman"/>
        </w:rPr>
        <w:t>, under the training of measured data, the Mean Absolute Percentage Error (MAPE) of the EAE model is 23% lower than that of the CNN model on average; after the introduction of physics-data fusion, its MAPE is as low as 1%~2%, demonstrating excellent waveform identification accuracy.</w:t>
      </w:r>
      <w:commentRangeEnd w:id="51"/>
      <w:r>
        <w:rPr>
          <w:rStyle w:val="af4"/>
          <w:rFonts w:eastAsia="等线" w:cs="Times New Roman"/>
          <w:sz w:val="24"/>
          <w:szCs w:val="22"/>
        </w:rPr>
        <w:commentReference w:id="51"/>
      </w:r>
    </w:p>
    <w:p w14:paraId="4DC4B9E3" w14:textId="77777777" w:rsidR="003E7760" w:rsidRDefault="00000000">
      <w:pPr>
        <w:spacing w:line="240" w:lineRule="auto"/>
        <w:ind w:firstLineChars="0" w:firstLine="0"/>
        <w:jc w:val="center"/>
        <w:rPr>
          <w:rFonts w:eastAsia="等线" w:cs="Times New Roman"/>
        </w:rPr>
      </w:pPr>
      <w:r>
        <w:rPr>
          <w:rFonts w:eastAsia="等线" w:cs="Times New Roman"/>
          <w:noProof/>
        </w:rPr>
        <w:lastRenderedPageBreak/>
        <w:drawing>
          <wp:inline distT="0" distB="0" distL="114300" distR="114300" wp14:anchorId="472D8AF7" wp14:editId="3938ED83">
            <wp:extent cx="4610735" cy="2839720"/>
            <wp:effectExtent l="0" t="0" r="0" b="0"/>
            <wp:docPr id="8" name="图片 8" descr="E:/文档/杂项/iti综述文章/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文档/杂项/iti综述文章/图片3.png图片3"/>
                    <pic:cNvPicPr>
                      <a:picLocks noChangeAspect="1"/>
                    </pic:cNvPicPr>
                  </pic:nvPicPr>
                  <pic:blipFill>
                    <a:blip r:embed="rId39"/>
                    <a:srcRect l="4250" r="4250" b="6110"/>
                    <a:stretch>
                      <a:fillRect/>
                    </a:stretch>
                  </pic:blipFill>
                  <pic:spPr>
                    <a:xfrm>
                      <a:off x="0" y="0"/>
                      <a:ext cx="4610735" cy="2839720"/>
                    </a:xfrm>
                    <a:prstGeom prst="rect">
                      <a:avLst/>
                    </a:prstGeom>
                    <a:noFill/>
                    <a:ln>
                      <a:noFill/>
                    </a:ln>
                  </pic:spPr>
                </pic:pic>
              </a:graphicData>
            </a:graphic>
          </wp:inline>
        </w:drawing>
      </w:r>
    </w:p>
    <w:p w14:paraId="0F1C0CB7" w14:textId="6FE7D861" w:rsidR="003E7760" w:rsidRDefault="00000000">
      <w:pPr>
        <w:ind w:firstLineChars="0" w:firstLine="0"/>
        <w:jc w:val="center"/>
        <w:rPr>
          <w:rFonts w:eastAsia="黑体" w:cs="Times New Roman"/>
          <w:szCs w:val="24"/>
        </w:rPr>
      </w:pPr>
      <w:bookmarkStart w:id="52" w:name="_Ref17391"/>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25</w:t>
      </w:r>
      <w:r>
        <w:rPr>
          <w:rFonts w:eastAsia="黑体" w:cs="Times New Roman"/>
          <w:szCs w:val="24"/>
        </w:rPr>
        <w:fldChar w:fldCharType="end"/>
      </w:r>
      <w:bookmarkEnd w:id="52"/>
      <w:r>
        <w:rPr>
          <w:rFonts w:eastAsia="黑体" w:cs="Times New Roman" w:hint="eastAsia"/>
          <w:szCs w:val="24"/>
        </w:rPr>
        <w:t xml:space="preserve"> Structure Diagram of the Extended Auto-Encoder Network</w:t>
      </w:r>
    </w:p>
    <w:p w14:paraId="42207463" w14:textId="410363CB" w:rsidR="003E7760" w:rsidRDefault="00000000">
      <w:pPr>
        <w:ind w:firstLineChars="0" w:firstLine="0"/>
        <w:jc w:val="center"/>
        <w:rPr>
          <w:rFonts w:eastAsia="黑体" w:cs="Times New Roman"/>
          <w:szCs w:val="24"/>
        </w:rPr>
      </w:pPr>
      <w:bookmarkStart w:id="53" w:name="_Ref1732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12</w:t>
      </w:r>
      <w:r w:rsidR="000037C7">
        <w:rPr>
          <w:rFonts w:eastAsia="黑体" w:cs="Times New Roman"/>
          <w:szCs w:val="24"/>
        </w:rPr>
        <w:fldChar w:fldCharType="end"/>
      </w:r>
      <w:bookmarkEnd w:id="53"/>
      <w:r>
        <w:rPr>
          <w:rFonts w:eastAsia="黑体" w:cs="Times New Roman" w:hint="eastAsia"/>
          <w:szCs w:val="24"/>
        </w:rPr>
        <w:t xml:space="preserve"> Comparison of Test Metrics of Different Models</w:t>
      </w:r>
      <w:r>
        <w:rPr>
          <w:rFonts w:eastAsia="黑体" w:cs="Times New Roman"/>
          <w:szCs w:val="24"/>
        </w:rPr>
        <w:fldChar w:fldCharType="begin"/>
      </w:r>
      <w:r>
        <w:rPr>
          <w:rFonts w:eastAsia="黑体" w:cs="Times New Roman"/>
          <w:szCs w:val="24"/>
        </w:rPr>
        <w:instrText xml:space="preserve"> ADDIN ZOTERO_ITEM CSL_CITATION {"citationID":"ImHW7zIR","properties":{"formattedCitation":"(Li,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tbl>
      <w:tblPr>
        <w:tblpPr w:leftFromText="180" w:rightFromText="180" w:vertAnchor="text" w:horzAnchor="page" w:tblpX="1811" w:tblpY="88"/>
        <w:tblOverlap w:val="never"/>
        <w:tblW w:w="5000" w:type="pct"/>
        <w:tblCellMar>
          <w:left w:w="10" w:type="dxa"/>
          <w:right w:w="10" w:type="dxa"/>
        </w:tblCellMar>
        <w:tblLook w:val="04A0" w:firstRow="1" w:lastRow="0" w:firstColumn="1" w:lastColumn="0" w:noHBand="0" w:noVBand="1"/>
      </w:tblPr>
      <w:tblGrid>
        <w:gridCol w:w="1658"/>
        <w:gridCol w:w="1660"/>
        <w:gridCol w:w="1660"/>
        <w:gridCol w:w="1660"/>
        <w:gridCol w:w="1668"/>
      </w:tblGrid>
      <w:tr w:rsidR="003E7760" w14:paraId="54AB3A5E" w14:textId="77777777">
        <w:tc>
          <w:tcPr>
            <w:tcW w:w="998" w:type="pct"/>
            <w:vMerge w:val="restart"/>
            <w:tcBorders>
              <w:top w:val="single" w:sz="12" w:space="0" w:color="000000"/>
              <w:left w:val="nil"/>
              <w:right w:val="nil"/>
              <w:tl2br w:val="nil"/>
            </w:tcBorders>
            <w:shd w:val="clear" w:color="auto" w:fill="FFFFFF"/>
            <w:tcMar>
              <w:top w:w="60" w:type="dxa"/>
              <w:left w:w="120" w:type="dxa"/>
              <w:bottom w:w="30" w:type="dxa"/>
              <w:right w:w="120" w:type="dxa"/>
            </w:tcMar>
            <w:vAlign w:val="center"/>
          </w:tcPr>
          <w:p w14:paraId="721DE4BC" w14:textId="77777777" w:rsidR="003E7760" w:rsidRDefault="003E7760">
            <w:pPr>
              <w:ind w:firstLine="480"/>
              <w:rPr>
                <w:rFonts w:eastAsia="等线" w:cs="Times New Roman"/>
              </w:rPr>
            </w:pPr>
          </w:p>
        </w:tc>
        <w:tc>
          <w:tcPr>
            <w:tcW w:w="1998"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FDCFA47" w14:textId="77777777" w:rsidR="003E7760" w:rsidRDefault="00000000">
            <w:pPr>
              <w:ind w:firstLine="480"/>
              <w:jc w:val="center"/>
              <w:rPr>
                <w:rFonts w:eastAsia="等线" w:cs="Times New Roman"/>
              </w:rPr>
            </w:pPr>
            <w:r>
              <w:rPr>
                <w:rFonts w:eastAsia="等线" w:cs="Times New Roman" w:hint="eastAsia"/>
              </w:rPr>
              <w:t>CNN</w:t>
            </w:r>
          </w:p>
        </w:tc>
        <w:tc>
          <w:tcPr>
            <w:tcW w:w="2003"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B7A6AE8" w14:textId="77777777" w:rsidR="003E7760" w:rsidRDefault="00000000">
            <w:pPr>
              <w:ind w:firstLine="480"/>
              <w:jc w:val="center"/>
              <w:rPr>
                <w:rFonts w:eastAsia="等线" w:cs="Times New Roman"/>
              </w:rPr>
            </w:pPr>
            <w:r>
              <w:rPr>
                <w:rFonts w:eastAsia="等线" w:cs="Times New Roman" w:hint="eastAsia"/>
              </w:rPr>
              <w:t>EAE</w:t>
            </w:r>
          </w:p>
        </w:tc>
      </w:tr>
      <w:tr w:rsidR="003E7760" w14:paraId="1DFD157B" w14:textId="77777777">
        <w:tc>
          <w:tcPr>
            <w:tcW w:w="998" w:type="pct"/>
            <w:vMerge/>
            <w:tcBorders>
              <w:left w:val="nil"/>
              <w:bottom w:val="nil"/>
              <w:right w:val="nil"/>
            </w:tcBorders>
            <w:shd w:val="clear" w:color="auto" w:fill="FFFFFF"/>
            <w:tcMar>
              <w:top w:w="60" w:type="dxa"/>
              <w:left w:w="120" w:type="dxa"/>
              <w:bottom w:w="30" w:type="dxa"/>
              <w:right w:w="120" w:type="dxa"/>
            </w:tcMar>
            <w:vAlign w:val="center"/>
          </w:tcPr>
          <w:p w14:paraId="55A71D24" w14:textId="77777777" w:rsidR="003E7760" w:rsidRDefault="003E7760">
            <w:pPr>
              <w:ind w:firstLine="480"/>
              <w:rPr>
                <w:rFonts w:eastAsia="等线" w:cs="Times New Roman"/>
              </w:rPr>
            </w:pP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715CD78" w14:textId="77777777" w:rsidR="003E7760" w:rsidRDefault="00000000">
            <w:pPr>
              <w:ind w:firstLineChars="0" w:firstLine="0"/>
              <w:jc w:val="center"/>
              <w:rPr>
                <w:rFonts w:eastAsia="等线" w:cs="Times New Roman"/>
              </w:rPr>
            </w:pPr>
            <w:r>
              <w:rPr>
                <w:rFonts w:ascii="Arial" w:eastAsia="等线" w:hAnsi="Arial" w:cs="Arial"/>
                <w:sz w:val="22"/>
              </w:rPr>
              <w:t>Trained with Measured Data</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A782179"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DA91798"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Trained with Measured Data</w:t>
            </w:r>
          </w:p>
        </w:tc>
        <w:tc>
          <w:tcPr>
            <w:tcW w:w="1003"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AFAE6A0"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r>
      <w:tr w:rsidR="003E7760" w14:paraId="2600726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58823AEC" w14:textId="77777777" w:rsidR="003E7760" w:rsidRDefault="00000000">
            <w:pPr>
              <w:ind w:firstLine="480"/>
              <w:rPr>
                <w:rFonts w:eastAsia="等线" w:cs="Times New Roman"/>
              </w:rPr>
            </w:pPr>
            <w:r>
              <w:rPr>
                <w:rFonts w:eastAsia="等线" w:cs="Times New Roman" w:hint="eastAsia"/>
              </w:rPr>
              <w:t>RMSE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71B45E8" w14:textId="77777777" w:rsidR="003E7760" w:rsidRDefault="00000000">
            <w:pPr>
              <w:ind w:firstLine="480"/>
              <w:rPr>
                <w:rFonts w:eastAsia="等线" w:cs="Times New Roman"/>
              </w:rPr>
            </w:pPr>
            <w:r>
              <w:rPr>
                <w:rFonts w:eastAsia="等线" w:cs="Times New Roman" w:hint="eastAsia"/>
              </w:rPr>
              <w:t>0.1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C55846A" w14:textId="77777777" w:rsidR="003E7760" w:rsidRDefault="00000000">
            <w:pPr>
              <w:ind w:firstLine="480"/>
              <w:rPr>
                <w:rFonts w:eastAsia="等线" w:cs="Times New Roman"/>
              </w:rPr>
            </w:pPr>
            <w:r>
              <w:rPr>
                <w:rFonts w:eastAsia="等线" w:cs="Times New Roman" w:hint="eastAsia"/>
              </w:rPr>
              <w:t>0.05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7C593A6" w14:textId="77777777" w:rsidR="003E7760" w:rsidRDefault="00000000">
            <w:pPr>
              <w:ind w:firstLine="480"/>
              <w:rPr>
                <w:rFonts w:eastAsia="等线" w:cs="Times New Roman"/>
              </w:rPr>
            </w:pPr>
            <w:r>
              <w:rPr>
                <w:rFonts w:eastAsia="等线" w:cs="Times New Roman" w:hint="eastAsia"/>
              </w:rPr>
              <w:t>0.17</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01BE298A" w14:textId="77777777" w:rsidR="003E7760" w:rsidRDefault="00000000">
            <w:pPr>
              <w:ind w:firstLine="480"/>
              <w:rPr>
                <w:rFonts w:eastAsia="等线" w:cs="Times New Roman"/>
              </w:rPr>
            </w:pPr>
            <w:r>
              <w:rPr>
                <w:rFonts w:eastAsia="等线" w:cs="Times New Roman" w:hint="eastAsia"/>
              </w:rPr>
              <w:t>0.02</w:t>
            </w:r>
          </w:p>
        </w:tc>
      </w:tr>
      <w:tr w:rsidR="003E7760" w14:paraId="67EEDDFB"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44FE37AE" w14:textId="77777777" w:rsidR="003E7760" w:rsidRDefault="00000000">
            <w:pPr>
              <w:ind w:firstLine="480"/>
              <w:rPr>
                <w:rFonts w:eastAsia="等线" w:cs="Times New Roman"/>
                <w:vertAlign w:val="superscript"/>
              </w:rPr>
            </w:pPr>
            <w:r>
              <w:rPr>
                <w:rFonts w:eastAsia="等线" w:cs="Times New Roman" w:hint="eastAsia"/>
              </w:rPr>
              <w:t>R</w:t>
            </w:r>
            <w:r>
              <w:rPr>
                <w:rFonts w:eastAsia="等线" w:cs="Times New Roman" w:hint="eastAsia"/>
                <w:vertAlign w:val="superscript"/>
              </w:rPr>
              <w:t>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7AAF709" w14:textId="77777777" w:rsidR="003E7760" w:rsidRDefault="00000000">
            <w:pPr>
              <w:ind w:firstLine="480"/>
              <w:rPr>
                <w:rFonts w:eastAsia="等线" w:cs="Times New Roman"/>
              </w:rPr>
            </w:pPr>
            <w:r>
              <w:rPr>
                <w:rFonts w:eastAsia="等线" w:cs="Times New Roman" w:hint="eastAsia"/>
              </w:rPr>
              <w:t>-0.15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24D3F288" w14:textId="77777777" w:rsidR="003E7760" w:rsidRDefault="00000000">
            <w:pPr>
              <w:ind w:firstLine="480"/>
              <w:rPr>
                <w:rFonts w:eastAsia="等线" w:cs="Times New Roman"/>
              </w:rPr>
            </w:pPr>
            <w:r>
              <w:rPr>
                <w:rFonts w:eastAsia="等线" w:cs="Times New Roman" w:hint="eastAsia"/>
              </w:rPr>
              <w:t>0.53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20C1236" w14:textId="77777777" w:rsidR="003E7760" w:rsidRDefault="00000000">
            <w:pPr>
              <w:ind w:firstLine="480"/>
              <w:rPr>
                <w:rFonts w:eastAsia="等线" w:cs="Times New Roman"/>
              </w:rPr>
            </w:pPr>
            <w:r>
              <w:rPr>
                <w:rFonts w:eastAsia="等线" w:cs="Times New Roman" w:hint="eastAsia"/>
              </w:rPr>
              <w:t>-0.05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54239468" w14:textId="77777777" w:rsidR="003E7760" w:rsidRDefault="00000000">
            <w:pPr>
              <w:ind w:firstLine="480"/>
              <w:rPr>
                <w:rFonts w:eastAsia="等线" w:cs="Times New Roman"/>
              </w:rPr>
            </w:pPr>
            <w:r>
              <w:rPr>
                <w:rFonts w:eastAsia="等线" w:cs="Times New Roman" w:hint="eastAsia"/>
              </w:rPr>
              <w:t>0.87</w:t>
            </w:r>
          </w:p>
        </w:tc>
      </w:tr>
      <w:tr w:rsidR="003E7760" w14:paraId="52D2600E"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6EB89A53" w14:textId="77777777" w:rsidR="003E7760" w:rsidRDefault="00000000">
            <w:pPr>
              <w:ind w:firstLine="480"/>
              <w:rPr>
                <w:rFonts w:eastAsia="等线" w:cs="Times New Roman"/>
              </w:rPr>
            </w:pPr>
            <w:r>
              <w:rPr>
                <w:rFonts w:eastAsia="等线" w:cs="Times New Roman" w:hint="eastAsia"/>
              </w:rPr>
              <w:t>MAPE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3B05608F" w14:textId="77777777" w:rsidR="003E7760" w:rsidRDefault="00000000">
            <w:pPr>
              <w:ind w:firstLine="480"/>
              <w:rPr>
                <w:rFonts w:eastAsia="等线" w:cs="Times New Roman"/>
              </w:rPr>
            </w:pPr>
            <w:r>
              <w:rPr>
                <w:rFonts w:eastAsia="等线" w:cs="Times New Roman" w:hint="eastAsia"/>
              </w:rPr>
              <w:t>7.83%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85611E8" w14:textId="77777777" w:rsidR="003E7760" w:rsidRDefault="00000000">
            <w:pPr>
              <w:ind w:firstLine="480"/>
              <w:rPr>
                <w:rFonts w:eastAsia="等线" w:cs="Times New Roman"/>
              </w:rPr>
            </w:pPr>
            <w:r>
              <w:rPr>
                <w:rFonts w:eastAsia="等线" w:cs="Times New Roman" w:hint="eastAsia"/>
              </w:rPr>
              <w:t>4.67%</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8F9E7D1" w14:textId="77777777" w:rsidR="003E7760" w:rsidRDefault="00000000">
            <w:pPr>
              <w:ind w:firstLine="480"/>
              <w:rPr>
                <w:rFonts w:eastAsia="等线" w:cs="Times New Roman"/>
              </w:rPr>
            </w:pPr>
            <w:r>
              <w:rPr>
                <w:rFonts w:eastAsia="等线" w:cs="Times New Roman" w:hint="eastAsia"/>
              </w:rPr>
              <w:t>6.31%</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63F2467" w14:textId="77777777" w:rsidR="003E7760" w:rsidRDefault="00000000">
            <w:pPr>
              <w:ind w:firstLine="480"/>
              <w:rPr>
                <w:rFonts w:eastAsia="等线" w:cs="Times New Roman"/>
              </w:rPr>
            </w:pPr>
            <w:r>
              <w:rPr>
                <w:rFonts w:eastAsia="等线" w:cs="Times New Roman" w:hint="eastAsia"/>
              </w:rPr>
              <w:t>2.03%</w:t>
            </w:r>
          </w:p>
        </w:tc>
      </w:tr>
      <w:tr w:rsidR="003E7760" w14:paraId="20DF5107"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277A48BD" w14:textId="77777777" w:rsidR="003E7760" w:rsidRDefault="00000000">
            <w:pPr>
              <w:ind w:firstLine="480"/>
              <w:rPr>
                <w:rFonts w:eastAsia="等线" w:cs="Times New Roman"/>
              </w:rPr>
            </w:pPr>
            <w:r>
              <w:rPr>
                <w:rFonts w:eastAsia="等线" w:cs="Times New Roman" w:hint="eastAsia"/>
              </w:rPr>
              <w:t>C</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9453C3A" w14:textId="77777777" w:rsidR="003E7760" w:rsidRDefault="00000000">
            <w:pPr>
              <w:ind w:firstLine="480"/>
              <w:rPr>
                <w:rFonts w:eastAsia="等线" w:cs="Times New Roman"/>
              </w:rPr>
            </w:pPr>
            <w:r>
              <w:rPr>
                <w:rFonts w:eastAsia="等线" w:cs="Times New Roman" w:hint="eastAsia"/>
              </w:rPr>
              <w:t>0.48</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0242E14" w14:textId="77777777" w:rsidR="003E7760" w:rsidRDefault="00000000">
            <w:pPr>
              <w:ind w:firstLine="480"/>
              <w:rPr>
                <w:rFonts w:eastAsia="等线" w:cs="Times New Roman"/>
              </w:rPr>
            </w:pPr>
            <w:r>
              <w:rPr>
                <w:rFonts w:eastAsia="等线" w:cs="Times New Roman" w:hint="eastAsia"/>
              </w:rPr>
              <w:t>0.55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70860CC"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77766067" w14:textId="77777777" w:rsidR="003E7760" w:rsidRDefault="00000000">
            <w:pPr>
              <w:ind w:firstLine="480"/>
              <w:rPr>
                <w:rFonts w:eastAsia="等线" w:cs="Times New Roman"/>
              </w:rPr>
            </w:pPr>
            <w:r>
              <w:rPr>
                <w:rFonts w:eastAsia="等线" w:cs="Times New Roman" w:hint="eastAsia"/>
              </w:rPr>
              <w:t>0.83</w:t>
            </w:r>
          </w:p>
        </w:tc>
      </w:tr>
      <w:tr w:rsidR="003E7760" w14:paraId="1AF4395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7A2C81E4" w14:textId="77777777" w:rsidR="003E7760" w:rsidRDefault="00000000">
            <w:pPr>
              <w:ind w:firstLine="480"/>
              <w:rPr>
                <w:rFonts w:eastAsia="等线" w:cs="Times New Roman"/>
              </w:rPr>
            </w:pPr>
            <w:r>
              <w:rPr>
                <w:rFonts w:eastAsia="等线" w:cs="Times New Roman" w:hint="eastAsia"/>
              </w:rPr>
              <w:t>W</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87FF693" w14:textId="77777777" w:rsidR="003E7760" w:rsidRDefault="00000000">
            <w:pPr>
              <w:ind w:firstLine="480"/>
              <w:rPr>
                <w:rFonts w:eastAsia="等线" w:cs="Times New Roman"/>
              </w:rPr>
            </w:pPr>
            <w:r>
              <w:rPr>
                <w:rFonts w:eastAsia="等线" w:cs="Times New Roman" w:hint="eastAsia"/>
              </w:rPr>
              <w:t>0.85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0232ADD" w14:textId="77777777" w:rsidR="003E7760" w:rsidRDefault="00000000">
            <w:pPr>
              <w:ind w:firstLine="480"/>
              <w:rPr>
                <w:rFonts w:eastAsia="等线" w:cs="Times New Roman"/>
              </w:rPr>
            </w:pPr>
            <w:r>
              <w:rPr>
                <w:rFonts w:eastAsia="等线" w:cs="Times New Roman" w:hint="eastAsia"/>
              </w:rPr>
              <w:t>0.92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030225F"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31A3784C" w14:textId="77777777" w:rsidR="003E7760" w:rsidRDefault="00000000">
            <w:pPr>
              <w:ind w:firstLine="480"/>
              <w:rPr>
                <w:rFonts w:eastAsia="等线" w:cs="Times New Roman"/>
              </w:rPr>
            </w:pPr>
            <w:r>
              <w:rPr>
                <w:rFonts w:eastAsia="等线" w:cs="Times New Roman" w:hint="eastAsia"/>
              </w:rPr>
              <w:t>0.97</w:t>
            </w:r>
          </w:p>
        </w:tc>
      </w:tr>
      <w:tr w:rsidR="003E7760" w14:paraId="50C411C0"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398FF51E" w14:textId="77777777" w:rsidR="003E7760" w:rsidRDefault="00000000">
            <w:pPr>
              <w:ind w:firstLine="480"/>
              <w:rPr>
                <w:rFonts w:eastAsia="等线" w:cs="Times New Roman"/>
              </w:rPr>
            </w:pPr>
            <w:r>
              <w:rPr>
                <w:rFonts w:eastAsia="等线" w:cs="Times New Roman" w:hint="eastAsia"/>
              </w:rPr>
              <w:t>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2BB5DDB" w14:textId="77777777" w:rsidR="003E7760" w:rsidRDefault="00000000">
            <w:pPr>
              <w:ind w:firstLine="480"/>
              <w:rPr>
                <w:rFonts w:eastAsia="等线" w:cs="Times New Roman"/>
              </w:rPr>
            </w:pPr>
            <w:r>
              <w:rPr>
                <w:rFonts w:eastAsia="等线" w:cs="Times New Roman" w:hint="eastAsia"/>
              </w:rPr>
              <w:t>0.91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90C9238" w14:textId="77777777" w:rsidR="003E7760" w:rsidRDefault="00000000">
            <w:pPr>
              <w:ind w:firstLine="480"/>
              <w:rPr>
                <w:rFonts w:eastAsia="等线" w:cs="Times New Roman"/>
              </w:rPr>
            </w:pPr>
            <w:r>
              <w:rPr>
                <w:rFonts w:eastAsia="等线" w:cs="Times New Roman" w:hint="eastAsia"/>
              </w:rPr>
              <w:t>0.95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2524B42" w14:textId="77777777" w:rsidR="003E7760" w:rsidRDefault="00000000">
            <w:pPr>
              <w:ind w:firstLine="480"/>
              <w:rPr>
                <w:rFonts w:eastAsia="等线" w:cs="Times New Roman"/>
              </w:rPr>
            </w:pPr>
            <w:r>
              <w:rPr>
                <w:rFonts w:eastAsia="等线" w:cs="Times New Roman" w:hint="eastAsia"/>
              </w:rPr>
              <w:t>0.45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A1DDF72" w14:textId="77777777" w:rsidR="003E7760" w:rsidRDefault="00000000">
            <w:pPr>
              <w:ind w:firstLine="480"/>
              <w:rPr>
                <w:rFonts w:eastAsia="等线" w:cs="Times New Roman"/>
              </w:rPr>
            </w:pPr>
            <w:r>
              <w:rPr>
                <w:rFonts w:eastAsia="等线" w:cs="Times New Roman" w:hint="eastAsia"/>
              </w:rPr>
              <w:t>0.94</w:t>
            </w:r>
          </w:p>
        </w:tc>
      </w:tr>
      <w:tr w:rsidR="003E7760" w14:paraId="7EEA9F14" w14:textId="77777777">
        <w:tc>
          <w:tcPr>
            <w:tcW w:w="998"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4234BD5" w14:textId="77777777" w:rsidR="003E7760" w:rsidRDefault="00000000">
            <w:pPr>
              <w:ind w:firstLine="480"/>
              <w:rPr>
                <w:rFonts w:eastAsia="等线" w:cs="Times New Roman"/>
              </w:rPr>
            </w:pPr>
            <w:r>
              <w:rPr>
                <w:rFonts w:eastAsia="等线" w:cs="Times New Roman" w:hint="eastAsia"/>
              </w:rPr>
              <w:t>CWE</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9211C7F" w14:textId="77777777" w:rsidR="003E7760" w:rsidRDefault="00000000">
            <w:pPr>
              <w:ind w:firstLine="480"/>
              <w:rPr>
                <w:rFonts w:eastAsia="等线" w:cs="Times New Roman"/>
              </w:rPr>
            </w:pPr>
            <w:r>
              <w:rPr>
                <w:rFonts w:eastAsia="等线" w:cs="Times New Roman" w:hint="eastAsia"/>
              </w:rPr>
              <w:t>0.75</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64F001D" w14:textId="77777777" w:rsidR="003E7760" w:rsidRDefault="00000000">
            <w:pPr>
              <w:ind w:firstLine="480"/>
              <w:rPr>
                <w:rFonts w:eastAsia="等线" w:cs="Times New Roman"/>
              </w:rPr>
            </w:pPr>
            <w:r>
              <w:rPr>
                <w:rFonts w:eastAsia="等线" w:cs="Times New Roman" w:hint="eastAsia"/>
              </w:rPr>
              <w:t>0.81</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FC4396A" w14:textId="77777777" w:rsidR="003E7760" w:rsidRDefault="00000000">
            <w:pPr>
              <w:ind w:firstLine="480"/>
              <w:rPr>
                <w:rFonts w:eastAsia="等线" w:cs="Times New Roman"/>
              </w:rPr>
            </w:pPr>
            <w:r>
              <w:rPr>
                <w:rFonts w:eastAsia="等线" w:cs="Times New Roman" w:hint="eastAsia"/>
              </w:rPr>
              <w:t>0.72</w:t>
            </w:r>
          </w:p>
        </w:tc>
        <w:tc>
          <w:tcPr>
            <w:tcW w:w="1003"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5DB9265" w14:textId="77777777" w:rsidR="003E7760" w:rsidRDefault="00000000">
            <w:pPr>
              <w:ind w:firstLine="480"/>
              <w:rPr>
                <w:rFonts w:eastAsia="等线" w:cs="Times New Roman"/>
              </w:rPr>
            </w:pPr>
            <w:r>
              <w:rPr>
                <w:rFonts w:eastAsia="等线" w:cs="Times New Roman" w:hint="eastAsia"/>
              </w:rPr>
              <w:t>0.91</w:t>
            </w:r>
          </w:p>
        </w:tc>
      </w:tr>
    </w:tbl>
    <w:p w14:paraId="3782AA89" w14:textId="097F4205" w:rsidR="003E7760" w:rsidRDefault="00000000">
      <w:pPr>
        <w:ind w:firstLineChars="0" w:firstLine="420"/>
        <w:rPr>
          <w:rStyle w:val="a4"/>
        </w:rPr>
      </w:pPr>
      <w:commentRangeStart w:id="54"/>
      <w:r>
        <w:rPr>
          <w:rFonts w:eastAsia="等线" w:cs="Times New Roman" w:hint="eastAsia"/>
        </w:rPr>
        <w:t xml:space="preserve">For the identification of short-wave (10-300mm) rail corrugation in metro lines, the research proposes a multi-task learning neural network model with hard parameter sharing (Corrugation Detection Network, CD-Net, as shown in </w:t>
      </w:r>
      <w:commentRangeEnd w:id="54"/>
      <w:r>
        <w:rPr>
          <w:rStyle w:val="af4"/>
          <w:rFonts w:eastAsia="黑体" w:cs="Times New Roman" w:hint="eastAsia"/>
          <w:sz w:val="24"/>
          <w:szCs w:val="24"/>
        </w:rPr>
        <w:commentReference w:id="54"/>
      </w:r>
      <w:r>
        <w:rPr>
          <w:rStyle w:val="a4"/>
          <w:rFonts w:hint="eastAsia"/>
        </w:rPr>
        <w:fldChar w:fldCharType="begin"/>
      </w:r>
      <w:r>
        <w:rPr>
          <w:rStyle w:val="a4"/>
          <w:rFonts w:hint="eastAsia"/>
        </w:rPr>
        <w:instrText xml:space="preserve"> REF _Ref225526605 \h </w:instrText>
      </w:r>
      <w:r>
        <w:rPr>
          <w:rStyle w:val="a4"/>
          <w:rFonts w:hint="eastAsia"/>
        </w:rPr>
      </w:r>
      <w:r>
        <w:rPr>
          <w:rStyle w:val="a4"/>
          <w:rFonts w:hint="eastAsia"/>
        </w:rPr>
        <w:fldChar w:fldCharType="separate"/>
      </w:r>
      <w:r w:rsidR="00BA048F">
        <w:t xml:space="preserve">Figure </w:t>
      </w:r>
      <w:r w:rsidR="00BA048F">
        <w:rPr>
          <w:noProof/>
        </w:rPr>
        <w:t>12</w:t>
      </w:r>
      <w:r>
        <w:rPr>
          <w:rStyle w:val="a4"/>
          <w:rFonts w:hint="eastAsia"/>
        </w:rPr>
        <w:fldChar w:fldCharType="end"/>
      </w:r>
      <w:r>
        <w:rPr>
          <w:rFonts w:eastAsia="等线" w:cs="Times New Roman" w:hint="eastAsia"/>
        </w:rPr>
        <w:t>). The model takes the fusion features of on-board vibration and noise (1/3 octave band GVL) as input, and simultaneously outputs the wavelength classification of corrugation (30-100mm short wave, 100-300mm medium wave) and wave depth regression. Trained w</w:t>
      </w:r>
      <w:r>
        <w:rPr>
          <w:rStyle w:val="a4"/>
          <w:rFonts w:hint="eastAsia"/>
        </w:rPr>
        <w:t xml:space="preserve">ith measured data, the CD-Net model adopting UW or GradNorm strategy can achieve an F1-score of over 0.96 for wavelength classification, and reduce the MAPE of wave depth regression to below 5%, which is far superior to the single-task learning model (F1=0.762, MAPE=12%). This fully demonstrates the great potential of multi-source </w:t>
      </w:r>
      <w:r>
        <w:rPr>
          <w:rStyle w:val="a4"/>
          <w:rFonts w:hint="eastAsia"/>
        </w:rPr>
        <w:lastRenderedPageBreak/>
        <w:t>data fusion and multi-task learning in the fine identification of short-wave irregularities.</w:t>
      </w:r>
    </w:p>
    <w:p w14:paraId="2AD523C3" w14:textId="77777777" w:rsidR="003E7760" w:rsidRDefault="00000000">
      <w:pPr>
        <w:ind w:firstLineChars="0" w:firstLine="420"/>
        <w:rPr>
          <w:rStyle w:val="a4"/>
        </w:rPr>
      </w:pPr>
      <w:r>
        <w:rPr>
          <w:rStyle w:val="a4"/>
          <w:rFonts w:hint="eastAsia"/>
        </w:rPr>
        <w:t>Furthermore, this section establishes a Multi-gate Mixture of Experts (MMOE) network and a Progressive Layered Extraction (PLE) network. Both neural network models are multi-task learning frameworks designed based on CD-Net, incorporating a soft parameter sharing mechanism.</w:t>
      </w:r>
    </w:p>
    <w:p w14:paraId="4DC9A916" w14:textId="77777777" w:rsidR="003E7760" w:rsidRDefault="00000000">
      <w:pPr>
        <w:spacing w:line="240" w:lineRule="auto"/>
        <w:ind w:firstLineChars="0" w:firstLine="0"/>
        <w:jc w:val="center"/>
      </w:pPr>
      <w:r>
        <w:rPr>
          <w:noProof/>
        </w:rPr>
        <w:drawing>
          <wp:inline distT="0" distB="0" distL="114300" distR="114300" wp14:anchorId="57FC94E1" wp14:editId="0FE850DC">
            <wp:extent cx="2567305" cy="1774825"/>
            <wp:effectExtent l="0" t="0" r="8255" b="8255"/>
            <wp:docPr id="30"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8"/>
                    <pic:cNvPicPr>
                      <a:picLocks noChangeAspect="1"/>
                    </pic:cNvPicPr>
                  </pic:nvPicPr>
                  <pic:blipFill>
                    <a:blip r:embed="rId40">
                      <a:clrChange>
                        <a:clrFrom>
                          <a:srgbClr val="FDFDFD">
                            <a:alpha val="100000"/>
                          </a:srgbClr>
                        </a:clrFrom>
                        <a:clrTo>
                          <a:srgbClr val="FDFDFD">
                            <a:alpha val="100000"/>
                            <a:alpha val="0"/>
                          </a:srgbClr>
                        </a:clrTo>
                      </a:clrChange>
                    </a:blip>
                    <a:srcRect t="2743" b="7523"/>
                    <a:stretch>
                      <a:fillRect/>
                    </a:stretch>
                  </pic:blipFill>
                  <pic:spPr>
                    <a:xfrm>
                      <a:off x="0" y="0"/>
                      <a:ext cx="2567305" cy="1774825"/>
                    </a:xfrm>
                    <a:prstGeom prst="rect">
                      <a:avLst/>
                    </a:prstGeom>
                  </pic:spPr>
                </pic:pic>
              </a:graphicData>
            </a:graphic>
          </wp:inline>
        </w:drawing>
      </w:r>
    </w:p>
    <w:p w14:paraId="4C688224" w14:textId="276AA6E9" w:rsidR="003E7760" w:rsidRDefault="00000000">
      <w:pPr>
        <w:pStyle w:val="a3"/>
      </w:pPr>
      <w:r>
        <w:t xml:space="preserve">Figure </w:t>
      </w:r>
      <w:fldSimple w:instr=" SEQ Figure \* ARABIC ">
        <w:r w:rsidR="000C69C2">
          <w:rPr>
            <w:noProof/>
          </w:rPr>
          <w:t>26</w:t>
        </w:r>
      </w:fldSimple>
      <w:r>
        <w:rPr>
          <w:rFonts w:hint="eastAsia"/>
        </w:rPr>
        <w:t xml:space="preserve"> </w:t>
      </w:r>
      <w:r>
        <w:rPr>
          <w:rStyle w:val="a4"/>
          <w:rFonts w:hint="eastAsia"/>
        </w:rPr>
        <w:t>MMOE Model topology diagram</w:t>
      </w:r>
    </w:p>
    <w:p w14:paraId="60556E0D" w14:textId="77777777" w:rsidR="003E7760" w:rsidRDefault="00000000">
      <w:pPr>
        <w:spacing w:line="240" w:lineRule="auto"/>
        <w:ind w:firstLineChars="0" w:firstLine="0"/>
        <w:jc w:val="center"/>
        <w:rPr>
          <w:rFonts w:eastAsia="黑体" w:cs="Times New Roman"/>
          <w:szCs w:val="24"/>
        </w:rPr>
      </w:pPr>
      <w:r>
        <w:rPr>
          <w:noProof/>
        </w:rPr>
        <w:drawing>
          <wp:inline distT="0" distB="0" distL="114300" distR="114300" wp14:anchorId="5E72C895" wp14:editId="7485F2F6">
            <wp:extent cx="3019425" cy="1860550"/>
            <wp:effectExtent l="0" t="0" r="13335" b="13970"/>
            <wp:docPr id="19" name="图片 6" descr="Gemini_Generated_Image_c9ud0c9ud0c9ud0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Gemini_Generated_Image_c9ud0c9ud0c9ud0c (1)"/>
                    <pic:cNvPicPr>
                      <a:picLocks noChangeAspect="1"/>
                    </pic:cNvPicPr>
                  </pic:nvPicPr>
                  <pic:blipFill>
                    <a:blip r:embed="rId41"/>
                    <a:srcRect b="6767"/>
                    <a:stretch>
                      <a:fillRect/>
                    </a:stretch>
                  </pic:blipFill>
                  <pic:spPr>
                    <a:xfrm>
                      <a:off x="0" y="0"/>
                      <a:ext cx="3019425" cy="1860550"/>
                    </a:xfrm>
                    <a:prstGeom prst="rect">
                      <a:avLst/>
                    </a:prstGeom>
                  </pic:spPr>
                </pic:pic>
              </a:graphicData>
            </a:graphic>
          </wp:inline>
        </w:drawing>
      </w:r>
    </w:p>
    <w:p w14:paraId="486BD3CC" w14:textId="0615FC10" w:rsidR="003E7760" w:rsidRDefault="00000000">
      <w:pPr>
        <w:ind w:firstLineChars="0" w:firstLine="0"/>
        <w:jc w:val="center"/>
        <w:rPr>
          <w:rFonts w:eastAsia="等线" w:cs="Times New Roman"/>
          <w:szCs w:val="24"/>
        </w:rPr>
      </w:pPr>
      <w:bookmarkStart w:id="55" w:name="_Ref18580"/>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27</w:t>
      </w:r>
      <w:r>
        <w:rPr>
          <w:rFonts w:eastAsia="黑体" w:cs="Times New Roman"/>
          <w:szCs w:val="24"/>
        </w:rPr>
        <w:fldChar w:fldCharType="end"/>
      </w:r>
      <w:bookmarkEnd w:id="55"/>
      <w:r>
        <w:rPr>
          <w:rFonts w:eastAsia="黑体" w:cs="Times New Roman" w:hint="eastAsia"/>
          <w:szCs w:val="24"/>
        </w:rPr>
        <w:t xml:space="preserve"> </w:t>
      </w:r>
      <w:r>
        <w:rPr>
          <w:rStyle w:val="a4"/>
          <w:rFonts w:hint="eastAsia"/>
        </w:rPr>
        <w:t>PLE</w:t>
      </w:r>
      <w:r>
        <w:rPr>
          <w:rStyle w:val="a4"/>
          <w:rFonts w:eastAsia="等线" w:hint="eastAsia"/>
        </w:rPr>
        <w:t xml:space="preserve"> Model topology diagram</w:t>
      </w:r>
      <w:r>
        <w:rPr>
          <w:rFonts w:eastAsia="黑体" w:cs="Times New Roman"/>
          <w:szCs w:val="24"/>
        </w:rPr>
        <w:fldChar w:fldCharType="begin"/>
      </w:r>
      <w:r>
        <w:rPr>
          <w:rFonts w:eastAsia="黑体" w:cs="Times New Roman"/>
          <w:szCs w:val="24"/>
        </w:rPr>
        <w:instrText xml:space="preserve"> ADDIN ZOTERO_ITEM CSL_CITATION {"citationID":"0oFINPAK","properties":{"formattedCitation":"(Li,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6BA9023D" w14:textId="77777777" w:rsidR="003E7760" w:rsidRDefault="00000000">
      <w:pPr>
        <w:pStyle w:val="3"/>
        <w:spacing w:before="156"/>
      </w:pPr>
      <w:r>
        <w:rPr>
          <w:rFonts w:hint="eastAsia"/>
        </w:rPr>
        <w:t>From Point Estimation to Interval Estimation: Improving the Reliability and Decision-Making Value of Census Results</w:t>
      </w:r>
    </w:p>
    <w:p w14:paraId="4DC7C2CA" w14:textId="77777777" w:rsidR="003E7760" w:rsidRDefault="00000000">
      <w:pPr>
        <w:ind w:firstLineChars="0" w:firstLine="420"/>
        <w:rPr>
          <w:rFonts w:eastAsia="等线" w:cs="Times New Roman"/>
        </w:rPr>
      </w:pPr>
      <w:r>
        <w:rPr>
          <w:rFonts w:eastAsia="等线" w:cs="Times New Roman" w:hint="eastAsia"/>
        </w:rPr>
        <w:t>Most traditional track irregularity inversion models output results in the form of point estimation, which cannot quantify the uncertainty of model prediction and can hardly meet the risk control requirements of railway operation and maintenance decision-making. The research introduces Bayesian Deep Learning (BDL) into track irregularity identification, and approximates variational inference through the Monte Carlo Dropout method, successfully realizing interval estimation of track irregularity. This innovation enables the output of the model to be no longer a single waveform, but an estimation range including confidence intervals, providing richer information for decision makers. When the estimation interval is narrow and covers the real value, it indicates that the model's evaluation result for this section is relatively certain; when the estimation interval is wide, it means that the model has great uncertainty, and recheck combined with more information (such as precision measurement) is required. More importantly, interval estimation makes operation and maintenance decision-</w:t>
      </w:r>
      <w:r>
        <w:rPr>
          <w:rFonts w:eastAsia="等线" w:cs="Times New Roman" w:hint="eastAsia"/>
        </w:rPr>
        <w:lastRenderedPageBreak/>
        <w:t xml:space="preserve">making more conservative and reliable. </w:t>
      </w:r>
    </w:p>
    <w:p w14:paraId="03889721" w14:textId="77777777" w:rsidR="003E7760" w:rsidRDefault="00000000">
      <w:pPr>
        <w:ind w:firstLineChars="0" w:firstLine="420"/>
        <w:rPr>
          <w:rFonts w:eastAsia="等线" w:cs="Times New Roman"/>
        </w:rPr>
      </w:pPr>
      <w:r>
        <w:rPr>
          <w:rFonts w:eastAsia="等线" w:cs="Times New Roman" w:hint="eastAsia"/>
        </w:rPr>
        <w:t>In bridge sections, the EAE model after physics-data fusion achieves a Coverage Width Error (CWE) of 0.91 for interval estimation, which is much higher than 0.81 of the CNN model. This means that the EAE model can not only accurately estimate the irregularity waveform, but also give a high-confidence prediction interval, effectively avoiding the risk of missed detection caused by underestimated point estimation results.</w:t>
      </w:r>
    </w:p>
    <w:p w14:paraId="2A1A7500" w14:textId="77777777" w:rsidR="003E7760" w:rsidRDefault="00000000">
      <w:pPr>
        <w:spacing w:line="240" w:lineRule="auto"/>
        <w:ind w:firstLineChars="0" w:firstLine="0"/>
        <w:jc w:val="center"/>
        <w:rPr>
          <w:rFonts w:eastAsia="等线" w:cs="Times New Roman"/>
        </w:rPr>
      </w:pPr>
      <w:r>
        <w:rPr>
          <w:rFonts w:eastAsia="等线" w:cs="Times New Roman" w:hint="eastAsia"/>
          <w:noProof/>
        </w:rPr>
        <w:drawing>
          <wp:inline distT="0" distB="0" distL="114300" distR="114300" wp14:anchorId="51C6CAB7" wp14:editId="525BB85A">
            <wp:extent cx="2520315" cy="1871980"/>
            <wp:effectExtent l="0" t="0" r="9525" b="2540"/>
            <wp:docPr id="15" name="图片 1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5"/>
                    <pic:cNvPicPr>
                      <a:picLocks noChangeAspect="1"/>
                    </pic:cNvPicPr>
                  </pic:nvPicPr>
                  <pic:blipFill>
                    <a:blip r:embed="rId42"/>
                    <a:srcRect l="-107" t="1296" r="112" b="730"/>
                    <a:stretch>
                      <a:fillRect/>
                    </a:stretch>
                  </pic:blipFill>
                  <pic:spPr>
                    <a:xfrm>
                      <a:off x="0" y="0"/>
                      <a:ext cx="2520000" cy="1872000"/>
                    </a:xfrm>
                    <a:prstGeom prst="rect">
                      <a:avLst/>
                    </a:prstGeom>
                    <a:ln>
                      <a:noFill/>
                    </a:ln>
                  </pic:spPr>
                </pic:pic>
              </a:graphicData>
            </a:graphic>
          </wp:inline>
        </w:drawing>
      </w:r>
      <w:r>
        <w:rPr>
          <w:rFonts w:eastAsia="等线" w:cs="Times New Roman" w:hint="eastAsia"/>
          <w:noProof/>
        </w:rPr>
        <w:drawing>
          <wp:inline distT="0" distB="0" distL="114300" distR="114300" wp14:anchorId="23BC47CA" wp14:editId="091AC3DD">
            <wp:extent cx="2520315" cy="1871980"/>
            <wp:effectExtent l="0" t="0" r="9525" b="2540"/>
            <wp:docPr id="16" name="图片 1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6"/>
                    <pic:cNvPicPr>
                      <a:picLocks noChangeAspect="1"/>
                    </pic:cNvPicPr>
                  </pic:nvPicPr>
                  <pic:blipFill>
                    <a:blip r:embed="rId43"/>
                    <a:srcRect l="-1291" t="2263" r="1287" b="-203"/>
                    <a:stretch>
                      <a:fillRect/>
                    </a:stretch>
                  </pic:blipFill>
                  <pic:spPr>
                    <a:xfrm>
                      <a:off x="0" y="0"/>
                      <a:ext cx="2520000" cy="1872000"/>
                    </a:xfrm>
                    <a:prstGeom prst="rect">
                      <a:avLst/>
                    </a:prstGeom>
                  </pic:spPr>
                </pic:pic>
              </a:graphicData>
            </a:graphic>
          </wp:inline>
        </w:drawing>
      </w:r>
    </w:p>
    <w:p w14:paraId="54075AB0" w14:textId="1F4F6B52" w:rsidR="003E7760" w:rsidRDefault="00000000">
      <w:pPr>
        <w:pStyle w:val="a3"/>
      </w:pPr>
      <w:r>
        <w:t xml:space="preserve">Figure </w:t>
      </w:r>
      <w:fldSimple w:instr=" SEQ Figure \* ARABIC ">
        <w:r w:rsidR="000C69C2">
          <w:rPr>
            <w:noProof/>
          </w:rPr>
          <w:t>28</w:t>
        </w:r>
      </w:fldSimple>
      <w:r>
        <w:rPr>
          <w:rFonts w:hint="eastAsia"/>
        </w:rPr>
        <w:t xml:space="preserve"> Interval estimation results of track vertical profile irregularity in bridge sections based on the CNN(left) and EAE(right) model after data-physics fusion </w:t>
      </w:r>
      <w:r>
        <w:fldChar w:fldCharType="begin"/>
      </w:r>
      <w:r>
        <w:instrText xml:space="preserve"> ADDIN ZOTERO_ITEM CSL_CITATION {"citationID":"lvs1Oxot","properties":{"formattedCitation":"(Li,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392EFC09" w14:textId="77777777" w:rsidR="003E7760" w:rsidRDefault="00000000">
      <w:pPr>
        <w:pStyle w:val="3"/>
        <w:spacing w:before="156"/>
      </w:pPr>
      <w:r>
        <w:rPr>
          <w:rFonts w:hint="eastAsia"/>
        </w:rPr>
        <w:t>Software and Hardware Integrated System: Realizing the Engineering Implementation of Census Technology</w:t>
      </w:r>
    </w:p>
    <w:p w14:paraId="5A87C6E6" w14:textId="066C5AAD" w:rsidR="003E7760" w:rsidRDefault="00000000">
      <w:pPr>
        <w:ind w:firstLineChars="0" w:firstLine="420"/>
        <w:rPr>
          <w:rFonts w:eastAsia="等线" w:cs="Times New Roman"/>
        </w:rPr>
      </w:pPr>
      <w:r>
        <w:rPr>
          <w:rFonts w:eastAsia="等线" w:cs="Times New Roman" w:hint="eastAsia"/>
        </w:rPr>
        <w:t xml:space="preserve">Theoretical algorithms ultimately require a physical carrier to serve practical operation and maintenance work. The research team independently developed an intelligent ride-along monitor device as shown in </w:t>
      </w:r>
      <w:r>
        <w:rPr>
          <w:rFonts w:eastAsia="等线" w:cs="Times New Roman" w:hint="eastAsia"/>
        </w:rPr>
        <w:fldChar w:fldCharType="begin"/>
      </w:r>
      <w:r>
        <w:rPr>
          <w:rFonts w:eastAsia="等线" w:cs="Times New Roman" w:hint="eastAsia"/>
        </w:rPr>
        <w:instrText xml:space="preserve"> REF _Ref21254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26</w:t>
      </w:r>
      <w:r>
        <w:rPr>
          <w:rFonts w:eastAsia="等线" w:cs="Times New Roman" w:hint="eastAsia"/>
        </w:rPr>
        <w:fldChar w:fldCharType="end"/>
      </w:r>
      <w:r>
        <w:rPr>
          <w:rFonts w:eastAsia="等线" w:cs="Times New Roman" w:hint="eastAsia"/>
        </w:rPr>
        <w:t>, which is used to collect car-body vibration acceleration and in-carriage noise sound pressure data. Through the shaking table sweep frequency test and repeated field tests in metro carriages, it is verified that the intelligent ride-along monitor has excellent frequency response characteristics and high data acquisition stability, which can meet the requirements of engineering applications.</w:t>
      </w:r>
    </w:p>
    <w:p w14:paraId="25E65965" w14:textId="77777777" w:rsidR="003E7760" w:rsidRDefault="00000000">
      <w:pPr>
        <w:spacing w:line="240" w:lineRule="auto"/>
        <w:ind w:firstLineChars="0" w:firstLine="0"/>
        <w:jc w:val="center"/>
      </w:pPr>
      <w:r>
        <w:rPr>
          <w:noProof/>
        </w:rPr>
        <w:lastRenderedPageBreak/>
        <w:drawing>
          <wp:inline distT="0" distB="0" distL="114300" distR="114300" wp14:anchorId="62D8A098" wp14:editId="2B95C09C">
            <wp:extent cx="4739005" cy="2750820"/>
            <wp:effectExtent l="0" t="0" r="635" b="7620"/>
            <wp:docPr id="13" name="图片 6" descr="Gemini_Generated_Image_za27l5za27l5z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Gemini_Generated_Image_za27l5za27l5za27"/>
                    <pic:cNvPicPr>
                      <a:picLocks noChangeAspect="1"/>
                    </pic:cNvPicPr>
                  </pic:nvPicPr>
                  <pic:blipFill>
                    <a:blip r:embed="rId44"/>
                    <a:stretch>
                      <a:fillRect/>
                    </a:stretch>
                  </pic:blipFill>
                  <pic:spPr>
                    <a:xfrm>
                      <a:off x="0" y="0"/>
                      <a:ext cx="4739005" cy="2750820"/>
                    </a:xfrm>
                    <a:prstGeom prst="rect">
                      <a:avLst/>
                    </a:prstGeom>
                  </pic:spPr>
                </pic:pic>
              </a:graphicData>
            </a:graphic>
          </wp:inline>
        </w:drawing>
      </w:r>
    </w:p>
    <w:p w14:paraId="11004A7E" w14:textId="5606227A" w:rsidR="003E7760" w:rsidRDefault="00000000">
      <w:pPr>
        <w:pStyle w:val="a3"/>
      </w:pPr>
      <w:r>
        <w:t xml:space="preserve">Figure </w:t>
      </w:r>
      <w:fldSimple w:instr=" SEQ Figure \* ARABIC ">
        <w:r w:rsidR="000C69C2">
          <w:rPr>
            <w:noProof/>
          </w:rPr>
          <w:t>29</w:t>
        </w:r>
      </w:fldSimple>
      <w:r>
        <w:rPr>
          <w:rFonts w:hint="eastAsia"/>
        </w:rPr>
        <w:t xml:space="preserve"> Schematic diagram of the internal logic of the intelligent inspection device </w:t>
      </w:r>
      <w:r>
        <w:fldChar w:fldCharType="begin"/>
      </w:r>
      <w:r>
        <w:instrText xml:space="preserve"> ADDIN ZOTERO_ITEM CSL_CITATION {"citationID":"kRPCn7QY","properties":{"formattedCitation":"(Li,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53366C3C" w14:textId="77777777" w:rsidR="003E7760" w:rsidRDefault="00000000">
      <w:pPr>
        <w:spacing w:line="240" w:lineRule="auto"/>
        <w:ind w:firstLineChars="0" w:firstLine="0"/>
        <w:jc w:val="center"/>
        <w:rPr>
          <w:rFonts w:eastAsia="黑体" w:cs="Times New Roman"/>
          <w:szCs w:val="24"/>
        </w:rPr>
      </w:pPr>
      <w:r>
        <w:rPr>
          <w:rFonts w:eastAsia="黑体" w:cs="Times New Roman"/>
          <w:noProof/>
          <w:szCs w:val="24"/>
        </w:rPr>
        <w:drawing>
          <wp:inline distT="0" distB="0" distL="114300" distR="114300" wp14:anchorId="2B0AEEE6" wp14:editId="5D7BB94E">
            <wp:extent cx="2416175" cy="2104390"/>
            <wp:effectExtent l="0" t="0" r="317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rcRect l="54146" t="4250" b="9265"/>
                    <a:stretch>
                      <a:fillRect/>
                    </a:stretch>
                  </pic:blipFill>
                  <pic:spPr>
                    <a:xfrm>
                      <a:off x="0" y="0"/>
                      <a:ext cx="2416175" cy="2104390"/>
                    </a:xfrm>
                    <a:prstGeom prst="rect">
                      <a:avLst/>
                    </a:prstGeom>
                    <a:noFill/>
                    <a:ln>
                      <a:noFill/>
                    </a:ln>
                  </pic:spPr>
                </pic:pic>
              </a:graphicData>
            </a:graphic>
          </wp:inline>
        </w:drawing>
      </w:r>
      <w:r>
        <w:rPr>
          <w:rFonts w:eastAsia="黑体" w:cs="Times New Roman"/>
          <w:noProof/>
          <w:szCs w:val="24"/>
        </w:rPr>
        <w:drawing>
          <wp:inline distT="0" distB="0" distL="114300" distR="114300" wp14:anchorId="6E80D7AD" wp14:editId="5FDEE8BA">
            <wp:extent cx="2809240" cy="2123440"/>
            <wp:effectExtent l="0" t="0" r="10160" b="10160"/>
            <wp:docPr id="2096003218" name="图片 209600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3218" name="图片 2096003218"/>
                    <pic:cNvPicPr>
                      <a:picLocks noChangeAspect="1"/>
                    </pic:cNvPicPr>
                  </pic:nvPicPr>
                  <pic:blipFill>
                    <a:blip r:embed="rId46"/>
                    <a:stretch>
                      <a:fillRect/>
                    </a:stretch>
                  </pic:blipFill>
                  <pic:spPr>
                    <a:xfrm>
                      <a:off x="0" y="0"/>
                      <a:ext cx="2809240" cy="2123440"/>
                    </a:xfrm>
                    <a:prstGeom prst="rect">
                      <a:avLst/>
                    </a:prstGeom>
                    <a:noFill/>
                    <a:ln>
                      <a:noFill/>
                    </a:ln>
                  </pic:spPr>
                </pic:pic>
              </a:graphicData>
            </a:graphic>
          </wp:inline>
        </w:drawing>
      </w:r>
    </w:p>
    <w:p w14:paraId="69E316EE" w14:textId="2DAEF7B4" w:rsidR="003E7760" w:rsidRDefault="00000000">
      <w:pPr>
        <w:ind w:firstLineChars="0" w:firstLine="0"/>
        <w:jc w:val="center"/>
        <w:rPr>
          <w:rFonts w:eastAsia="黑体" w:cs="Times New Roman"/>
          <w:szCs w:val="24"/>
        </w:rPr>
      </w:pPr>
      <w:bookmarkStart w:id="56" w:name="_Ref21254"/>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30</w:t>
      </w:r>
      <w:r>
        <w:rPr>
          <w:rFonts w:eastAsia="黑体" w:cs="Times New Roman"/>
          <w:szCs w:val="24"/>
        </w:rPr>
        <w:fldChar w:fldCharType="end"/>
      </w:r>
      <w:bookmarkEnd w:id="56"/>
      <w:r>
        <w:rPr>
          <w:rFonts w:eastAsia="黑体" w:cs="Times New Roman" w:hint="eastAsia"/>
          <w:szCs w:val="24"/>
        </w:rPr>
        <w:t xml:space="preserve"> Intelligent Ride-Along Monitor Developed by the Research Team and Shaking Table Sweep Frequency Test </w:t>
      </w:r>
      <w:r>
        <w:rPr>
          <w:rFonts w:eastAsia="黑体" w:cs="Times New Roman"/>
          <w:szCs w:val="24"/>
        </w:rPr>
        <w:fldChar w:fldCharType="begin"/>
      </w:r>
      <w:r>
        <w:rPr>
          <w:rFonts w:eastAsia="黑体" w:cs="Times New Roman"/>
          <w:szCs w:val="24"/>
        </w:rPr>
        <w:instrText xml:space="preserve"> ADDIN ZOTERO_ITEM CSL_CITATION {"citationID":"eOhlVKcg","properties":{"formattedCitation":"(Li,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47F3A032" w14:textId="6ACBF552" w:rsidR="003E7760" w:rsidRDefault="00000000">
      <w:pPr>
        <w:ind w:firstLineChars="0" w:firstLine="420"/>
        <w:rPr>
          <w:rFonts w:eastAsia="等线" w:cs="Times New Roman"/>
        </w:rPr>
      </w:pPr>
      <w:r>
        <w:rPr>
          <w:rFonts w:eastAsia="等线" w:cs="Times New Roman"/>
        </w:rPr>
        <w:fldChar w:fldCharType="begin"/>
      </w:r>
      <w:r>
        <w:rPr>
          <w:rFonts w:eastAsia="等线" w:cs="Times New Roman"/>
        </w:rPr>
        <w:instrText xml:space="preserve"> REF _Ref13433 \h </w:instrText>
      </w:r>
      <w:r>
        <w:rPr>
          <w:rFonts w:eastAsia="等线" w:cs="Times New Roman"/>
        </w:rPr>
      </w:r>
      <w:r>
        <w:rPr>
          <w:rFonts w:eastAsia="等线" w:cs="Times New Roman"/>
        </w:rPr>
        <w:fldChar w:fldCharType="separate"/>
      </w:r>
      <w:r w:rsidR="00BA048F">
        <w:t xml:space="preserve">Figure </w:t>
      </w:r>
      <w:r w:rsidR="00BA048F">
        <w:rPr>
          <w:noProof/>
        </w:rPr>
        <w:t>27</w:t>
      </w:r>
      <w:r>
        <w:rPr>
          <w:rFonts w:eastAsia="等线" w:cs="Times New Roman"/>
        </w:rPr>
        <w:fldChar w:fldCharType="end"/>
      </w:r>
      <w:r>
        <w:rPr>
          <w:rFonts w:eastAsia="等线" w:cs="Times New Roman"/>
        </w:rPr>
        <w:t xml:space="preserve"> display the spectrograms of the shaking table input data and the data collected by the intelligent inspection device during the frequency sweep test, respectively. It can be observed that the spectrogram of the data collected by the intelligent inspection device is basically consistent with that of the shaking table input data, maintaining a high degree of agreement with the designed experimental conditions. This verifies that the intelligent inspection device possesses excellent frequency response characteristics for acceleration data collection, ensuring accurate data acquisition.</w:t>
      </w:r>
    </w:p>
    <w:p w14:paraId="6855820B" w14:textId="77777777" w:rsidR="003E7760" w:rsidRDefault="00000000">
      <w:pPr>
        <w:pStyle w:val="a3"/>
        <w:spacing w:line="240" w:lineRule="auto"/>
      </w:pPr>
      <w:r>
        <w:rPr>
          <w:rFonts w:hint="eastAsia"/>
          <w:noProof/>
        </w:rPr>
        <w:lastRenderedPageBreak/>
        <w:drawing>
          <wp:inline distT="0" distB="0" distL="114300" distR="114300" wp14:anchorId="05932288" wp14:editId="78A071A7">
            <wp:extent cx="5267960" cy="1550670"/>
            <wp:effectExtent l="0" t="0" r="5080" b="3810"/>
            <wp:docPr id="17" name="图片 1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7"/>
                    <pic:cNvPicPr>
                      <a:picLocks noChangeAspect="1"/>
                    </pic:cNvPicPr>
                  </pic:nvPicPr>
                  <pic:blipFill>
                    <a:blip r:embed="rId47"/>
                    <a:stretch>
                      <a:fillRect/>
                    </a:stretch>
                  </pic:blipFill>
                  <pic:spPr>
                    <a:xfrm>
                      <a:off x="0" y="0"/>
                      <a:ext cx="5267960" cy="1550670"/>
                    </a:xfrm>
                    <a:prstGeom prst="rect">
                      <a:avLst/>
                    </a:prstGeom>
                  </pic:spPr>
                </pic:pic>
              </a:graphicData>
            </a:graphic>
          </wp:inline>
        </w:drawing>
      </w:r>
    </w:p>
    <w:p w14:paraId="336ABEB5" w14:textId="7B4854FF" w:rsidR="003E7760" w:rsidRDefault="00000000">
      <w:pPr>
        <w:pStyle w:val="a3"/>
      </w:pPr>
      <w:bookmarkStart w:id="57" w:name="_Ref13433"/>
      <w:r>
        <w:t xml:space="preserve">Figure </w:t>
      </w:r>
      <w:fldSimple w:instr=" SEQ Figure \* ARABIC ">
        <w:r w:rsidR="000C69C2">
          <w:rPr>
            <w:noProof/>
          </w:rPr>
          <w:t>31</w:t>
        </w:r>
      </w:fldSimple>
      <w:bookmarkEnd w:id="57"/>
      <w:r>
        <w:rPr>
          <w:rFonts w:hint="eastAsia"/>
        </w:rPr>
        <w:t xml:space="preserve"> Spectrograms of the shaking table input data (left) and the data collected by the intelligent inspection device (right) </w:t>
      </w:r>
      <w:r>
        <w:fldChar w:fldCharType="begin"/>
      </w:r>
      <w:r>
        <w:instrText xml:space="preserve"> ADDIN ZOTERO_ITEM CSL_CITATION {"citationID":"AZnwCT3U","properties":{"formattedCitation":"(Li,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2122F003" w14:textId="77777777" w:rsidR="003E7760" w:rsidRDefault="00000000">
      <w:pPr>
        <w:ind w:firstLineChars="0" w:firstLine="420"/>
        <w:rPr>
          <w:rFonts w:eastAsia="等线" w:cs="Times New Roman"/>
        </w:rPr>
      </w:pPr>
      <w:r>
        <w:rPr>
          <w:rFonts w:eastAsia="等线" w:cs="Times New Roman"/>
        </w:rPr>
        <w:t>A supporting big data operation and maintenance platform is develope</w:t>
      </w:r>
      <w:r>
        <w:rPr>
          <w:rFonts w:eastAsia="等线" w:cs="Times New Roman" w:hint="eastAsia"/>
        </w:rPr>
        <w:t>d, which can realize cloud storage, map-based visualization, historical data management of on-board vibration and noise data, and preliminary analysis of track status. The platform converts the massive raw vibration and noise data collected by the intelligent ride-along monitor into intuitive heat maps and trend charts, providing operation and maintenance managers with a convenient tool for data access and preliminary judgment, and enabling the census results based on data to truly enter the operation and maintenance decision-making process.</w:t>
      </w:r>
    </w:p>
    <w:p w14:paraId="545E56CA" w14:textId="77777777" w:rsidR="003E7760" w:rsidRDefault="00000000">
      <w:pPr>
        <w:spacing w:line="240" w:lineRule="auto"/>
        <w:ind w:firstLineChars="0" w:firstLine="0"/>
        <w:jc w:val="center"/>
      </w:pPr>
      <w:r>
        <w:rPr>
          <w:noProof/>
        </w:rPr>
        <w:drawing>
          <wp:inline distT="0" distB="0" distL="114300" distR="114300" wp14:anchorId="3E3500FD" wp14:editId="1273C45A">
            <wp:extent cx="5118100" cy="2604135"/>
            <wp:effectExtent l="0" t="0" r="254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8"/>
                    <a:srcRect b="7198"/>
                    <a:stretch>
                      <a:fillRect/>
                    </a:stretch>
                  </pic:blipFill>
                  <pic:spPr>
                    <a:xfrm>
                      <a:off x="0" y="0"/>
                      <a:ext cx="5118100" cy="2604135"/>
                    </a:xfrm>
                    <a:prstGeom prst="rect">
                      <a:avLst/>
                    </a:prstGeom>
                  </pic:spPr>
                </pic:pic>
              </a:graphicData>
            </a:graphic>
          </wp:inline>
        </w:drawing>
      </w:r>
    </w:p>
    <w:p w14:paraId="423469F6" w14:textId="3A8B19BD" w:rsidR="003E7760" w:rsidRDefault="00000000">
      <w:pPr>
        <w:pStyle w:val="a3"/>
      </w:pPr>
      <w:r>
        <w:t xml:space="preserve">Figure </w:t>
      </w:r>
      <w:fldSimple w:instr=" SEQ Figure \* ARABIC ">
        <w:r w:rsidR="000C69C2">
          <w:rPr>
            <w:noProof/>
          </w:rPr>
          <w:t>32</w:t>
        </w:r>
      </w:fldSimple>
      <w:r>
        <w:rPr>
          <w:rFonts w:hint="eastAsia"/>
        </w:rPr>
        <w:t xml:space="preserve"> Cloud-based data visualization interface of the intelligent inspection device </w:t>
      </w:r>
      <w:r>
        <w:fldChar w:fldCharType="begin"/>
      </w:r>
      <w:r>
        <w:instrText xml:space="preserve"> ADDIN ZOTERO_ITEM CSL_CITATION {"citationID":"Jrft8sUZ","properties":{"formattedCitation":"(Li,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77264247" w14:textId="77777777" w:rsidR="003E7760" w:rsidRDefault="00000000">
      <w:pPr>
        <w:pStyle w:val="2"/>
      </w:pPr>
      <w:r>
        <w:t>Inspection Robot</w:t>
      </w:r>
    </w:p>
    <w:p w14:paraId="11C9A843" w14:textId="77777777" w:rsidR="003E7760" w:rsidRDefault="00000000">
      <w:pPr>
        <w:pStyle w:val="3"/>
        <w:spacing w:before="156"/>
      </w:pPr>
      <w:r>
        <w:t>Research Background and Research Purpose</w:t>
      </w:r>
    </w:p>
    <w:p w14:paraId="0048DF98" w14:textId="77777777" w:rsidR="003E7760" w:rsidRDefault="00000000">
      <w:pPr>
        <w:ind w:firstLine="480"/>
      </w:pPr>
      <w:r>
        <w:t xml:space="preserve">With the gradual transformation of the railway industry from the large-scale construction stage to the long-term safe operation and maintenance stage, the rail, as the core bearing component of railway transportation, its operation state detection and maintenance quality are directly related to the safety, stability and efficiency of railway transportation. Therefore, the demand for intelligent, efficient and precise rail </w:t>
      </w:r>
      <w:r>
        <w:lastRenderedPageBreak/>
        <w:t>inspection and maintenance in the industry has become increasingly prominent. Traditional manual inspection methods are affected by various factors such as the operator's skill level, sense of responsibility, fatigue and on-site environment (such as bad weather and complex terrain), which not only result in low inspection efficiency and high labor costs, but also make it difficult to effectively integrate and conduct linkage analysis of multi-source detection data, leading to problems such as missed inspection and false inspection. Single-function inspection equipment, on the other hand, has limitations such as limited detection dimensions, poor data compatibility and inability to achieve full-process detection coverage. Neither of them can meet the actual needs of full-process intelligent operation and maintenance including rail defect localization, detection, measurement and evaluation, nor can they support the development trend of intelligent transformation of railway operation and maintenance. In response to the above industry pain points and research gaps, research teams in the field of rail intelligent operation and maintenance have focused on relevant technological breakthroughs, and combined with the core needs of the "Dual Closed-Loop" intelligent operation and maintenance system proposed in this paper, developed a multi-sensor integrated track self-inspection robot, which is used as the core implementation carrier of the "Dual Closed-Loop" intelligent operation and maintenance system to mainly solve the key technical problems of synchronous acquisition and high-precision integration of multi-source data in rail inspection. The core function of the robot is to realize high-precision, comprehensive and synchronous collection of rail status data, providing reliable and comprehensive data support for the full-process operation and maintenance decision-making of the "Dual Closed-Loop" system, and helping railway operation and maintenance transform from "passive emergency repair" to "proactive prediction and precise operation and maintenance", which is also the core original intention of the robot's research and development. At the same time, the research and development and application of this case can directly support the core viewpoint of "intelligent equipment empowering the upgrading of railway operation and maintenance" proposed in this paper, providing solid empirical support for the research conclusions of the paper.</w:t>
      </w:r>
    </w:p>
    <w:p w14:paraId="06B6881D" w14:textId="77777777" w:rsidR="003E7760" w:rsidRDefault="00000000">
      <w:pPr>
        <w:pStyle w:val="3"/>
        <w:spacing w:before="156"/>
      </w:pPr>
      <w:r>
        <w:t>Overall Design of the Robot</w:t>
      </w:r>
    </w:p>
    <w:p w14:paraId="2390755D" w14:textId="77777777" w:rsidR="003E7760" w:rsidRDefault="00000000">
      <w:pPr>
        <w:ind w:firstLine="480"/>
      </w:pPr>
      <w:r>
        <w:t xml:space="preserve">To adapt to the needs of rail intelligent inspection and effectively support the landing application of the "Dual Closed-Loop" intelligent operation and maintenance system proposed in this paper, the overall design of the robot adopts the design concept of modularization, lightweight and high adaptability, with the core research and development goal clearly defined as "providing stable and accurate multi-source data support for the 'Dual Closed-Loop' system". Based on this goal, the robot is integrally designed into two core parts: a mobile carrier platform and a multi-source data </w:t>
      </w:r>
      <w:r>
        <w:lastRenderedPageBreak/>
        <w:t>acquisition system. This modular design scheme is determined after multiple rounds of scheme demonstration and optimization, which not only facilitates the disassembly, transportation and on-site deployment of the equipment, reduces the operation difficulty of maintenance personnel, but also can flexibly adjust the sensor configuration according to the actual needs of on-site inspection and the data acquisition requirements of the "Dual Closed-Loop" system, improving the versatility and scalability of the equipment, and solving the problem that traditional inspection equipment has fixed functions and is difficult to adapt to different operation and maintenance scenarios. Among them, the core of the mobile carrier platform design is to ensure the stable operation of the robot in complex track environments and provide reliable mobile support for data acquisition. For this reason, a lightweight symmetrical hollow frame structure is adopted, which not only balances structural stability and portability, but also effectively reduces the impact of the robot's own weight on the track. To adapt to the operation needs of tracks of different types, the platform is equipped with high-strength load-bearing wheels and adaptively adjustable limit mechanisms. By optimizing the telescopic logic of the limit mechanisms, they can flexibly expand and contract according to changes in rail gauge, ensuring that the robot can run stably on tracks of different types and working conditions, avoiding operation deviations caused by differences in track specifications, and ensuring the stability of data acquisition. The driving system selects high-performance hub motors, and realizes stable and constant speed driving of the robot by optimizing the motor control algorithm, which can not only meet the needs of efficient inspection and shorten the inspection cycle, but also facilitate maintenance personnel to follow up operations on site and handle equipment abnormalities in a timely manner, providing convenient support for the on-site operation and maintenance link of the "Dual Closed-Loop" system. This series of designs are targeted research and development carried out in combination with the actual rail inspection scenarios and the needs of the "Dual Closed-Loop" system, directly serving the intelligent operation and maintenance concept proposed in the paper.</w:t>
      </w:r>
    </w:p>
    <w:p w14:paraId="77F334CF" w14:textId="77777777" w:rsidR="003E7760" w:rsidRDefault="003E7760">
      <w:pPr>
        <w:ind w:firstLine="420"/>
        <w:jc w:val="center"/>
        <w:rPr>
          <w:kern w:val="0"/>
          <w:sz w:val="21"/>
          <w:szCs w:val="21"/>
        </w:rPr>
      </w:pPr>
    </w:p>
    <w:p w14:paraId="483DD775" w14:textId="77777777" w:rsidR="003E7760" w:rsidRDefault="00000000">
      <w:pPr>
        <w:spacing w:line="240" w:lineRule="auto"/>
        <w:ind w:firstLineChars="0" w:firstLine="0"/>
        <w:jc w:val="center"/>
      </w:pPr>
      <w:r>
        <w:rPr>
          <w:rFonts w:hint="eastAsia"/>
          <w:noProof/>
        </w:rPr>
        <w:lastRenderedPageBreak/>
        <w:drawing>
          <wp:inline distT="0" distB="0" distL="114300" distR="114300" wp14:anchorId="7E406D62" wp14:editId="08B14DC1">
            <wp:extent cx="3164205" cy="2879725"/>
            <wp:effectExtent l="0" t="0" r="17145" b="15875"/>
            <wp:docPr id="9" name="图片 9"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PS图片(1)"/>
                    <pic:cNvPicPr>
                      <a:picLocks noChangeAspect="1"/>
                    </pic:cNvPicPr>
                  </pic:nvPicPr>
                  <pic:blipFill>
                    <a:blip r:embed="rId49"/>
                    <a:stretch>
                      <a:fillRect/>
                    </a:stretch>
                  </pic:blipFill>
                  <pic:spPr>
                    <a:xfrm>
                      <a:off x="0" y="0"/>
                      <a:ext cx="3164205" cy="2879725"/>
                    </a:xfrm>
                    <a:prstGeom prst="rect">
                      <a:avLst/>
                    </a:prstGeom>
                  </pic:spPr>
                </pic:pic>
              </a:graphicData>
            </a:graphic>
          </wp:inline>
        </w:drawing>
      </w:r>
    </w:p>
    <w:p w14:paraId="3FBC38DE" w14:textId="33E03CA2" w:rsidR="003E7760" w:rsidRDefault="00000000">
      <w:pPr>
        <w:ind w:firstLineChars="0" w:firstLine="0"/>
        <w:jc w:val="center"/>
      </w:pPr>
      <w:r>
        <w:t xml:space="preserve">Figure </w:t>
      </w:r>
      <w:fldSimple w:instr=" SEQ Figure \* ARABIC ">
        <w:r w:rsidR="000C69C2">
          <w:rPr>
            <w:noProof/>
          </w:rPr>
          <w:t>33</w:t>
        </w:r>
      </w:fldSimple>
      <w:r>
        <w:rPr>
          <w:rFonts w:hint="eastAsia"/>
        </w:rPr>
        <w:t>.</w:t>
      </w:r>
      <w:r>
        <w:t xml:space="preserve"> Rail Self-Inspection Robot</w:t>
      </w:r>
    </w:p>
    <w:p w14:paraId="32DE6EFF" w14:textId="77777777" w:rsidR="003E7760" w:rsidRDefault="00000000">
      <w:pPr>
        <w:pStyle w:val="3"/>
        <w:spacing w:before="156"/>
      </w:pPr>
      <w:r>
        <w:t>Design and Development of Multi-Source Data Acquisition System</w:t>
      </w:r>
    </w:p>
    <w:p w14:paraId="1A54F804" w14:textId="77777777" w:rsidR="003E7760" w:rsidRDefault="00000000">
      <w:pPr>
        <w:ind w:firstLine="480"/>
      </w:pPr>
      <w:r>
        <w:t xml:space="preserve">The multi-source data acquisition system is the core functional module of the robot, and its performance directly determines the accuracy and comprehensiveness of data acquisition, thus affecting the scientificity of the decision-making of the "Dual Closed-Loop" intelligent operation and maintenance system. For this reason, the core of the system's research and development is positioned as "multi-sensor collaboration, high-precision acquisition, and real-time processing and fusion" to meet the full-dimensional needs of the "Dual Closed-Loop" system for rail status data. The system selects a high-performance embedded computing unit as the core control unit, which is determined to have strong parallel computing capabilities and real-time data processing capabilities after multiple rounds of test and selection, and can realize synchronous reception, real-time processing and fusion analysis of multi-sensor data, solving the problems of low processing efficiency and large data delay of traditional data acquisition systems. To realize full-dimensional acquisition of rail status data, the system integrates various high-precision sensors, including laser radar, line laser profile scanner, combined navigation system, industrial camera and inline odometer. The selection of each sensor is strictly tested and demonstrated to ensure its stable performance and complementary functions, which can cover all key dimensions of rail status detection: laser radar is used to quickly obtain 3D spatial information of the rail surrounding environment, providing data support for the environmental perception link of the "Dual Closed-Loop" system; line laser profile scanner is used to accurately capture the rail cross-sectional profile and wear details, providing core data for rail defect detection and status evaluation; combined navigation system is used to real-time obtain the precise position information of the robot, providing reliable support for defect localization, ensuring </w:t>
      </w:r>
      <w:r>
        <w:lastRenderedPageBreak/>
        <w:t>that the "Dual Closed-Loop" system can accurately locate the defect position and carry out subsequent operation and maintenance work; industrial camera is used to collect rail surface images to assist in identifying subtle defects on the rail surface; inline odometer is used to assist in positioning, improving the position accuracy of the robot. Through optimizing the installation layout of sensors and data transmission protocols, the collaborative work of various sensors is realized, fully ensuring the accuracy and comprehensiveness of data acquisition, and providing core data support for the full-process application of the "Dual Closed-Loop" intelligent operation and maintenance system. The design and development achievements directly support the research viewpoint of "multi-source data fusion empowering intelligent operation and maintenance" in this paper.</w:t>
      </w:r>
    </w:p>
    <w:p w14:paraId="48BB80F4" w14:textId="77777777" w:rsidR="003E7760" w:rsidRDefault="00000000">
      <w:pPr>
        <w:spacing w:line="240" w:lineRule="auto"/>
        <w:ind w:firstLineChars="0" w:firstLine="0"/>
        <w:jc w:val="center"/>
      </w:pPr>
      <w:r>
        <w:rPr>
          <w:noProof/>
        </w:rPr>
        <w:drawing>
          <wp:inline distT="0" distB="0" distL="114300" distR="114300" wp14:anchorId="1500900D" wp14:editId="51A2F945">
            <wp:extent cx="4175760" cy="3613150"/>
            <wp:effectExtent l="0" t="0" r="15240" b="6350"/>
            <wp:docPr id="10" name="图片 10" descr="iti综述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ti综述图片1"/>
                    <pic:cNvPicPr>
                      <a:picLocks noChangeAspect="1"/>
                    </pic:cNvPicPr>
                  </pic:nvPicPr>
                  <pic:blipFill>
                    <a:blip r:embed="rId50"/>
                    <a:stretch>
                      <a:fillRect/>
                    </a:stretch>
                  </pic:blipFill>
                  <pic:spPr>
                    <a:xfrm>
                      <a:off x="0" y="0"/>
                      <a:ext cx="4175760" cy="3613150"/>
                    </a:xfrm>
                    <a:prstGeom prst="rect">
                      <a:avLst/>
                    </a:prstGeom>
                  </pic:spPr>
                </pic:pic>
              </a:graphicData>
            </a:graphic>
          </wp:inline>
        </w:drawing>
      </w:r>
    </w:p>
    <w:p w14:paraId="5C4EDFC3" w14:textId="33CC1C7F" w:rsidR="003E7760" w:rsidRDefault="00000000">
      <w:pPr>
        <w:ind w:firstLineChars="0" w:firstLine="0"/>
        <w:jc w:val="center"/>
      </w:pPr>
      <w:r>
        <w:t xml:space="preserve">Figure </w:t>
      </w:r>
      <w:fldSimple w:instr=" SEQ Figure \* ARABIC ">
        <w:r w:rsidR="000C69C2">
          <w:rPr>
            <w:noProof/>
          </w:rPr>
          <w:t>34</w:t>
        </w:r>
      </w:fldSimple>
      <w:r>
        <w:rPr>
          <w:rFonts w:hint="eastAsia"/>
        </w:rPr>
        <w:t>.</w:t>
      </w:r>
      <w:r>
        <w:t xml:space="preserve"> Composition of Rail Self-Inspection Robot</w:t>
      </w:r>
    </w:p>
    <w:p w14:paraId="58EB34D9" w14:textId="77777777" w:rsidR="003E7760" w:rsidRDefault="00000000">
      <w:pPr>
        <w:pStyle w:val="3"/>
        <w:spacing w:before="156"/>
      </w:pPr>
      <w:bookmarkStart w:id="58" w:name="OLE_LINK30"/>
      <w:r>
        <w:t>Multi-Sensor Integration Framework and Experimental Verification</w:t>
      </w:r>
    </w:p>
    <w:p w14:paraId="52575015" w14:textId="77777777" w:rsidR="003E7760" w:rsidRDefault="00000000">
      <w:pPr>
        <w:ind w:firstLine="480"/>
      </w:pPr>
      <w:r>
        <w:t xml:space="preserve">The synchronization and consistency of multi-source data are the key to ensuring the accuracy of data fusion, and also the premise for the "Dual Closed-Loop" intelligent operation and maintenance system to achieve accurate decision-making. Aiming at the key technical problems such as time asynchrony and spatial misalignment in the process of multi-sensor data fusion, relevant research and development work has focused on technological breakthroughs, and built a multi-sensor integration framework based on the ROS system, which effectively solves the above technical bottlenecks and lays a solid foundation for data fusion analysis. This technological innovation further supports the technical research content of this paper. In terms of time synchronization, a </w:t>
      </w:r>
      <w:r>
        <w:lastRenderedPageBreak/>
        <w:t>professional synchronization mechanism is adopted to add unified timestamps to various sensor data. At the same time, to solve the problem of timestamp misalignment caused by differences in sampling frequencies of different sensors, an interpolation algorithm is designed and adopted to accurately correct the timestamps, realizing precise time synchronization of multi-source data, ensuring that data collected by different sensors can correspond to the same inspection moment, and improving the accuracy of data fusion. In terms of spatial calibration, a large number of calibration experiments are carried out to complete the internal parameter calibration of each sensor and the external parameter calibration between sensors. By optimizing the calibration method, the calibration accuracy is improved, making it much lower than the industry standard, fully meeting the requirements of data fusion accuracy, and ensuring that data collected by different types of sensors such as laser radar, camera and inertial navigation can be accurately aligned in the same spatial coordinate system, providing reliable guarantee for subsequent data fusion analysis. To verify the feasibility and practicality of the robot and provide empirical support for the research conclusions of this paper, a series of systematic experimental verifications are carried out. The experimental scenarios cover different types of test tracks and actual operating lines, including various rail gauges, different operating conditions and complex environmental scenarios, comprehensively simulating the actual situation of on-site rail inspection. During the experiment, the data acquisition stability, battery life, environmental adaptability and data support capability of the robot are focused on testing. The experimental results show that the robot can stably collect various types of rail status data, its battery life can meet the continuity requirements of on-site rail inspection, it has strong environmental adaptability, and can run stably in complex track environments.</w:t>
      </w:r>
    </w:p>
    <w:p w14:paraId="7AA81B01" w14:textId="77777777" w:rsidR="003E7760" w:rsidRDefault="00000000">
      <w:pPr>
        <w:pStyle w:val="3"/>
        <w:spacing w:before="156"/>
      </w:pPr>
      <w:r>
        <w:t>Application Value of the Robot and Its Support for the Paper</w:t>
      </w:r>
    </w:p>
    <w:p w14:paraId="1E20EC5A" w14:textId="77777777" w:rsidR="003E7760" w:rsidRDefault="00000000">
      <w:pPr>
        <w:ind w:firstLine="480"/>
      </w:pPr>
      <w:r>
        <w:t xml:space="preserve">More importantly, the multi-source data collected by the robot can effectively support the full-process application of the "Dual Closed-Loop" intelligent operation and maintenance system, which is not only the core goal of the robot's research and development, but also the key to its support for the content of this paper. Specifically, the high-precision point cloud data and image data collected by the robot can provide reliable support for the semantic map construction and combined positioning links of the "Dual Closed-Loop" system, realizing high-precision positioning and ensuring that the system can accurately grasp the spatial position information of the rail. The rail cross-sectional profile data and surface image data collected can support the system to carry out rail wear state recognition and robust defect detection, timely find various potential defects of the rail, and provide core data for the detection and early warning link of the "Dual Closed-Loop" system. The defect characteristic data collected can </w:t>
      </w:r>
      <w:r>
        <w:lastRenderedPageBreak/>
        <w:t>provide accurate support for risk assessment based on vehicle-track coupling dynamics, helping the system to accurately predict the risk of rail defects and provide a scientific basis for operation and maintenance decision-making. In addition, verified by experimental comparison, compared with traditional inspection methods and single-function inspection equipment, the robot has significant advantages in inspection efficiency, detection accuracy, data comprehensiveness and other aspects, which can effectively improve the efficiency and accuracy of rail inspection and maintenance, and further confirm the feasibility and superiority of the "Dual Closed-Loop" intelligent operation and maintenance system proposed in this paper. In summary, the multi-sensor integrated track self-inspection robot has effectively solved the key problems of synchronous acquisition and high-precision integration of multi-source data in rail inspection through targeted design, research and development and experimental verification. Its modular design and stable performance can adapt to complex track environments, and can provide comprehensive and high-precision data support for the "Dual Closed-Loop" intelligent operation and maintenance system. At the same time, the research and development and application of this case provide solid empirical support for the research viewpoint of rail intelligent operation and maintenance in this paper, confirm the application value of intelligent equipment in the field of rail operation and maintenance, and promote the development of intelligent transformation of railway operation and maintenance, which is also the core significance of the development of work related to this case.</w:t>
      </w:r>
    </w:p>
    <w:bookmarkEnd w:id="58"/>
    <w:p w14:paraId="017F991A" w14:textId="77777777" w:rsidR="003E7760" w:rsidRDefault="003E7760">
      <w:pPr>
        <w:ind w:firstLine="480"/>
      </w:pPr>
    </w:p>
    <w:p w14:paraId="03B2EF6E" w14:textId="77777777" w:rsidR="003E7760" w:rsidRDefault="00000000">
      <w:pPr>
        <w:pStyle w:val="1"/>
      </w:pPr>
      <w:del w:id="59" w:author="Claude" w:date="2026-06-25T00:00:00Z">
        <w:r>
          <w:rPr>
            <w:rFonts w:hint="eastAsia"/>
          </w:rPr>
          <w:delText>Conculsion</w:delText>
        </w:r>
      </w:del>
      <w:ins w:id="60" w:author="Claude" w:date="2026-06-25T00:00:00Z">
        <w:r>
          <w:rPr>
            <w:rFonts w:hint="eastAsia"/>
          </w:rPr>
          <w:t>Conclusion</w:t>
        </w:r>
      </w:ins>
    </w:p>
    <w:p w14:paraId="78D31272" w14:textId="77777777" w:rsidR="003E7760" w:rsidRDefault="00000000">
      <w:pPr>
        <w:ind w:firstLine="480"/>
      </w:pPr>
      <w:r>
        <w:t>In conclusion, this paper provides a comprehensive synthesis of the evolving paradigms governing the intelligent operation and maintenance of large-scale railway infrastructures. As global rail networks transition from a phase of intensive construction to one of long-term sustainable asset management, the inherent limitations of traditional maintenance models have become increasingly apparent. These constraints include spatial-temporal blind spots in macroscopic monitoring, the superficial nature of existing sensing technologies, and the inherent lag of reactive decision making, all of which necessitate a fundamental shift toward more proactive AI driven strategies to ensure the safety and reliability of complex railway systems.</w:t>
      </w:r>
    </w:p>
    <w:p w14:paraId="547787A3" w14:textId="77777777" w:rsidR="003E7760" w:rsidRDefault="00000000">
      <w:pPr>
        <w:ind w:firstLine="480"/>
      </w:pPr>
      <w:r>
        <w:t xml:space="preserve">To address these critical bottlenecks, this study has proposed a pioneering top-level architecture rooted in the "State Evolution" philosophy. This framework is characterized by two synergetic and continuous cycles that bridge the gap between abstract data and physical maintenance. The first cycle, an AI-driven full-process intelligent O&amp;M closed loop, integrates wideband geometric perception with multi-source feature fusion to achieve a holistic characterization of infrastructure health. </w:t>
      </w:r>
      <w:r>
        <w:lastRenderedPageBreak/>
        <w:t>Complementing this, the second cycle serves as a precision intervention loop, utilizing AI agents and autonomous robotic systems to translate diagnostic insights into targeted, high-precision physical interventions, thereby optimizing resource allocation and extending system longevity.</w:t>
      </w:r>
    </w:p>
    <w:p w14:paraId="089B6B88" w14:textId="77777777" w:rsidR="003E7760" w:rsidRDefault="00000000">
      <w:pPr>
        <w:ind w:firstLine="480"/>
      </w:pPr>
      <w:del w:id="61" w:author="Claude" w:date="2026-06-25T00:00:00Z">
        <w:r>
          <w:delText>The practical utility and engineering superiority of this dual-loop architecture have been rigorously validated through extensive real-world applications.</w:delText>
        </w:r>
      </w:del>
      <w:ins w:id="62" w:author="Claude" w:date="2026-06-25T00:00:00Z">
        <w:r>
          <w:t>The practical utility of this dual-loop architecture is illustrated through real-world applications.</w:t>
        </w:r>
      </w:ins>
      <w:r>
        <w:t xml:space="preserve"> Specifically, the implementation of track-coupled dynamics monitoring on the Dazhun Heavy-Haul Railway and the development of multi-sensor integrated inspection robots demonstrate a successful paradigm shift from "evaluating current states" to "predicting future deterioration." These case studies </w:t>
      </w:r>
      <w:del w:id="63" w:author="Claude" w:date="2026-06-25T00:00:00Z">
        <w:r>
          <w:delText>confirm</w:delText>
        </w:r>
      </w:del>
      <w:ins w:id="64" w:author="Claude" w:date="2026-06-25T00:00:00Z">
        <w:r>
          <w:t>suggest</w:t>
        </w:r>
      </w:ins>
      <w:r>
        <w:t xml:space="preserve"> that the proposed framework not only enhances the accuracy of fault detection but also provides a robust, scalable roadmap for integrating advanced artificial intelligence into the demanding and unstructured environments of heavy-haul and high-speed rail operations.</w:t>
      </w:r>
    </w:p>
    <w:p w14:paraId="4D7908C9" w14:textId="77777777" w:rsidR="003E7760" w:rsidRDefault="00000000">
      <w:pPr>
        <w:ind w:firstLine="480"/>
      </w:pPr>
      <w:r>
        <w:t>Looking ahead, the evolution of intelligent railway O&amp;M will be driven by the deep convergence of several frontier technologies. The integration of domain-specific multimodal large models will be essential for enhancing the interpretive power and robustness of the intelligent O&amp;M closed loop, while the advancement of embodied intelligence will further refine the execution capabilities of the precision intervention loop. Furthermore, the development of high-fidelity digital twins will enable real-time simulation of complex degradation processes, allowing for the optimization of predictive maintenance schedules before physical failures occur. Collectively, the theoretical framework and practical pathways outlined in this paper establish a strategic foundation for the next generation of resilient, autonomous, and sustainable railway infrastructure management systems.</w:t>
      </w:r>
    </w:p>
    <w:p w14:paraId="371D4454" w14:textId="77777777" w:rsidR="003E7760" w:rsidRDefault="003E7760">
      <w:pPr>
        <w:ind w:firstLine="480"/>
      </w:pPr>
    </w:p>
    <w:p w14:paraId="172113A4" w14:textId="77777777" w:rsidR="003E7760" w:rsidRDefault="00000000">
      <w:pPr>
        <w:widowControl/>
        <w:ind w:firstLineChars="0" w:firstLine="0"/>
        <w:jc w:val="left"/>
        <w:rPr>
          <w:b/>
          <w:bCs/>
          <w:sz w:val="28"/>
          <w:szCs w:val="28"/>
        </w:rPr>
      </w:pPr>
      <w:r>
        <w:br w:type="page"/>
      </w:r>
    </w:p>
    <w:p w14:paraId="01D68338" w14:textId="77777777" w:rsidR="003E7760" w:rsidRDefault="00000000">
      <w:pPr>
        <w:pStyle w:val="1"/>
        <w:numPr>
          <w:ilvl w:val="0"/>
          <w:numId w:val="0"/>
        </w:numPr>
      </w:pPr>
      <w:r>
        <w:rPr>
          <w:rFonts w:hint="eastAsia"/>
        </w:rPr>
        <w:lastRenderedPageBreak/>
        <w:t>Reference</w:t>
      </w:r>
    </w:p>
    <w:p w14:paraId="383957BA" w14:textId="77777777" w:rsidR="000A3919" w:rsidRDefault="00000000" w:rsidP="000A3919">
      <w:pPr>
        <w:pStyle w:val="afc"/>
        <w:ind w:firstLine="480"/>
      </w:pPr>
      <w:r>
        <w:fldChar w:fldCharType="begin"/>
      </w:r>
      <w:r w:rsidR="000A3919">
        <w:instrText xml:space="preserve"> ADDIN ZOTERO_BIBL {"uncited":[],"omitted":[],"custom":[]} CSL_BIBLIOGRAPHY </w:instrText>
      </w:r>
      <w:r>
        <w:fldChar w:fldCharType="separate"/>
      </w:r>
      <w:r w:rsidR="000A3919">
        <w:t xml:space="preserve">Acikgoz, H. and Korkmaz, D. (2023) “MSRConvNet: Classification of railway track defects using multi-scale residual convolutional neural network,” </w:t>
      </w:r>
      <w:r w:rsidR="000A3919">
        <w:rPr>
          <w:i/>
          <w:iCs/>
        </w:rPr>
        <w:t>Engineering Applications of Artificial Intelligence</w:t>
      </w:r>
      <w:r w:rsidR="000A3919">
        <w:t>, 121, p. 105965. Available at: https://doi.org/10.1016/j.engappai.2023.105965.</w:t>
      </w:r>
    </w:p>
    <w:p w14:paraId="0AE74367" w14:textId="77777777" w:rsidR="000A3919" w:rsidRDefault="000A3919" w:rsidP="000A3919">
      <w:pPr>
        <w:pStyle w:val="afc"/>
        <w:ind w:firstLine="480"/>
      </w:pPr>
      <w:r>
        <w:t xml:space="preserve">Aela, P., Chi, H.-L., </w:t>
      </w:r>
      <w:r>
        <w:rPr>
          <w:i/>
          <w:iCs/>
        </w:rPr>
        <w:t>et al.</w:t>
      </w:r>
      <w:r>
        <w:t xml:space="preserve"> (2024) “UAV-based studies in railway infrastructure monitoring,” </w:t>
      </w:r>
      <w:r>
        <w:rPr>
          <w:i/>
          <w:iCs/>
        </w:rPr>
        <w:t>Automation in Construction</w:t>
      </w:r>
      <w:r>
        <w:t>, 167. Available at: https://doi.org/10.1016/j.autcon.2024.105714.</w:t>
      </w:r>
    </w:p>
    <w:p w14:paraId="65118F2C" w14:textId="77777777" w:rsidR="000A3919" w:rsidRDefault="000A3919" w:rsidP="000A3919">
      <w:pPr>
        <w:pStyle w:val="afc"/>
        <w:ind w:firstLine="480"/>
      </w:pPr>
      <w:r>
        <w:t xml:space="preserve">Aela, P., Cai, J., </w:t>
      </w:r>
      <w:r>
        <w:rPr>
          <w:i/>
          <w:iCs/>
        </w:rPr>
        <w:t>et al.</w:t>
      </w:r>
      <w:r>
        <w:t xml:space="preserve"> (2024) “Vision-based monitoring of railway superstructure: A review,” </w:t>
      </w:r>
      <w:r>
        <w:rPr>
          <w:i/>
          <w:iCs/>
        </w:rPr>
        <w:t>Construction and Building Materials</w:t>
      </w:r>
      <w:r>
        <w:t>, 442, p. 137385. Available at: https://doi.org/10.1016/j.conbuildmat.2024.137385.</w:t>
      </w:r>
    </w:p>
    <w:p w14:paraId="6DAE7322" w14:textId="77777777" w:rsidR="000A3919" w:rsidRDefault="000A3919" w:rsidP="000A3919">
      <w:pPr>
        <w:pStyle w:val="afc"/>
        <w:ind w:firstLine="480"/>
      </w:pPr>
      <w:r>
        <w:t xml:space="preserve">Audley, M. and Andrews, J.D. (2013) “The effects of tamping on railway track geometry degradation,” </w:t>
      </w:r>
      <w:r>
        <w:rPr>
          <w:i/>
          <w:iCs/>
        </w:rPr>
        <w:t>Proceedings of the Institution of Mechanical Engineers, Part F: Journal of Rail and Rapid Transit</w:t>
      </w:r>
      <w:r>
        <w:t>, 227(4), pp. 376–391. Available at: https://doi.org/10.1177/0954409713480439.</w:t>
      </w:r>
    </w:p>
    <w:p w14:paraId="5883CB9F" w14:textId="77777777" w:rsidR="000A3919" w:rsidRDefault="000A3919" w:rsidP="000A3919">
      <w:pPr>
        <w:pStyle w:val="afc"/>
        <w:ind w:firstLine="480"/>
      </w:pPr>
      <w:r>
        <w:t xml:space="preserve">Bai, L. </w:t>
      </w:r>
      <w:r>
        <w:rPr>
          <w:i/>
          <w:iCs/>
        </w:rPr>
        <w:t>et al.</w:t>
      </w:r>
      <w:r>
        <w:t xml:space="preserve"> (2015) “Markov-based model for the prediction of railway track irregularities,” </w:t>
      </w:r>
      <w:r>
        <w:rPr>
          <w:i/>
          <w:iCs/>
        </w:rPr>
        <w:t>PROCEEDINGS OF THE INSTITUTION OF MECHANICAL ENGINEERS PART F-JOURNAL OF RAIL AND RAPID TRANSIT</w:t>
      </w:r>
      <w:r>
        <w:t>, 229(2), pp. 150–159. Available at: https://doi.org/10.1177/0954409713503460.</w:t>
      </w:r>
    </w:p>
    <w:p w14:paraId="53277EBC" w14:textId="77777777" w:rsidR="000A3919" w:rsidRDefault="000A3919" w:rsidP="000A3919">
      <w:pPr>
        <w:pStyle w:val="afc"/>
        <w:ind w:firstLine="480"/>
      </w:pPr>
      <w:r>
        <w:t xml:space="preserve">Bianchi, G. </w:t>
      </w:r>
      <w:r>
        <w:rPr>
          <w:i/>
          <w:iCs/>
        </w:rPr>
        <w:t>et al.</w:t>
      </w:r>
      <w:r>
        <w:t xml:space="preserve"> (2025a) “Systematic review railway infrastructure monitoring: From classic techniques to predictive maintenance,” </w:t>
      </w:r>
      <w:r>
        <w:rPr>
          <w:i/>
          <w:iCs/>
        </w:rPr>
        <w:t>Advances in Mechanical Engineering</w:t>
      </w:r>
      <w:r>
        <w:t>, 17(1), p. 16878132241285631. Available at: https://doi.org/10.1177/16878132241285631.</w:t>
      </w:r>
    </w:p>
    <w:p w14:paraId="2D35C252" w14:textId="77777777" w:rsidR="000A3919" w:rsidRDefault="000A3919" w:rsidP="000A3919">
      <w:pPr>
        <w:pStyle w:val="afc"/>
        <w:ind w:firstLine="480"/>
      </w:pPr>
      <w:r>
        <w:t xml:space="preserve">Bianchi, G. </w:t>
      </w:r>
      <w:r>
        <w:rPr>
          <w:i/>
          <w:iCs/>
        </w:rPr>
        <w:t>et al.</w:t>
      </w:r>
      <w:r>
        <w:t xml:space="preserve"> (2025b) “Systematic review railway infrastructure monitoring: From classic techniques to predictive maintenance,” </w:t>
      </w:r>
      <w:r>
        <w:rPr>
          <w:i/>
          <w:iCs/>
        </w:rPr>
        <w:t>Advances in Mechanical Engineering</w:t>
      </w:r>
      <w:r>
        <w:t>, 17(1), p. 16878132241285631. Available at: https://doi.org/10.1177/16878132241285631.</w:t>
      </w:r>
    </w:p>
    <w:p w14:paraId="026C9D55" w14:textId="77777777" w:rsidR="000A3919" w:rsidRDefault="000A3919" w:rsidP="000A3919">
      <w:pPr>
        <w:pStyle w:val="afc"/>
        <w:ind w:firstLine="480"/>
      </w:pPr>
      <w:r>
        <w:t xml:space="preserve">Bianchi, G. </w:t>
      </w:r>
      <w:r>
        <w:rPr>
          <w:i/>
          <w:iCs/>
        </w:rPr>
        <w:t>et al.</w:t>
      </w:r>
      <w:r>
        <w:t xml:space="preserve"> (2025c) “Systematic review railway infrastructure monitoring: From classic techniques to predictive maintenance,” </w:t>
      </w:r>
      <w:r>
        <w:rPr>
          <w:i/>
          <w:iCs/>
        </w:rPr>
        <w:t>Advances in Mechanical Engineering</w:t>
      </w:r>
      <w:r>
        <w:t>, 17(1), p. 16878132241285631. Available at: https://doi.org/10.1177/16878132241285631.</w:t>
      </w:r>
    </w:p>
    <w:p w14:paraId="1BDC7BAE" w14:textId="77777777" w:rsidR="000A3919" w:rsidRDefault="000A3919" w:rsidP="000A3919">
      <w:pPr>
        <w:pStyle w:val="afc"/>
        <w:ind w:firstLine="480"/>
      </w:pPr>
      <w:r>
        <w:t xml:space="preserve">Binder, M., Mezhuyev, V. and Tschandl, M. (2023) “Predictive Maintenance for Railway Domain: A Systematic Literature Review,” </w:t>
      </w:r>
      <w:r>
        <w:rPr>
          <w:i/>
          <w:iCs/>
        </w:rPr>
        <w:t>IEEE Engineering Management Review</w:t>
      </w:r>
      <w:r>
        <w:t>, 51(2), pp. 120–140. Available at: https://doi.org/10.1109/EMR.2023.3262282.</w:t>
      </w:r>
    </w:p>
    <w:p w14:paraId="748185B9" w14:textId="77777777" w:rsidR="000A3919" w:rsidRDefault="000A3919" w:rsidP="000A3919">
      <w:pPr>
        <w:pStyle w:val="afc"/>
        <w:ind w:firstLine="480"/>
      </w:pPr>
      <w:r>
        <w:t xml:space="preserve">Bobadilla, H.A.F. and Martin, U. (2024) “GAN-based Data Augmentation of Railway Track Irregularities for Fault Diagnosis,” </w:t>
      </w:r>
      <w:r>
        <w:rPr>
          <w:i/>
          <w:iCs/>
        </w:rPr>
        <w:t>2024 International Joint Conference on Neural Networks (IJCNN)</w:t>
      </w:r>
      <w:r>
        <w:t xml:space="preserve">. </w:t>
      </w:r>
      <w:r>
        <w:rPr>
          <w:i/>
          <w:iCs/>
        </w:rPr>
        <w:t>2024 International Joint Conference on Neural Networks (IJCNN)</w:t>
      </w:r>
      <w:r>
        <w:t>, pp. 1–9. Available at: https://doi.org/10.1109/IJCNN60899.2024.10651483.</w:t>
      </w:r>
    </w:p>
    <w:p w14:paraId="27F3EDF0" w14:textId="77777777" w:rsidR="000A3919" w:rsidRDefault="000A3919" w:rsidP="000A3919">
      <w:pPr>
        <w:pStyle w:val="afc"/>
        <w:ind w:firstLine="480"/>
      </w:pPr>
      <w:r>
        <w:lastRenderedPageBreak/>
        <w:t xml:space="preserve">Bosso, N., Magelli, M. and Zampieri, N. (2022) “Simulation of wheel and rail profile wear: a review of numerical models,” </w:t>
      </w:r>
      <w:r>
        <w:rPr>
          <w:i/>
          <w:iCs/>
        </w:rPr>
        <w:t>Railway Engineering Science</w:t>
      </w:r>
      <w:r>
        <w:t>, 30(4), pp. 403–436.</w:t>
      </w:r>
    </w:p>
    <w:p w14:paraId="53FBE109" w14:textId="77777777" w:rsidR="000A3919" w:rsidRDefault="000A3919" w:rsidP="000A3919">
      <w:pPr>
        <w:pStyle w:val="afc"/>
        <w:ind w:firstLine="480"/>
      </w:pPr>
      <w:r>
        <w:t xml:space="preserve">Bressi, S., Santos, J. and Losa, M. (2021) “Optimization of maintenance strategies for railway track-bed considering probabilistic degradation models and different reliability levels,” </w:t>
      </w:r>
      <w:r>
        <w:rPr>
          <w:i/>
          <w:iCs/>
        </w:rPr>
        <w:t>Reliability Engineering &amp; System Safety</w:t>
      </w:r>
      <w:r>
        <w:t>, 207, p. 107359. Available at: https://doi.org/10.1016/j.ress.2020.107359.</w:t>
      </w:r>
    </w:p>
    <w:p w14:paraId="00F4EFBD" w14:textId="77777777" w:rsidR="000A3919" w:rsidRDefault="000A3919" w:rsidP="000A3919">
      <w:pPr>
        <w:pStyle w:val="afc"/>
        <w:ind w:firstLine="480"/>
      </w:pPr>
      <w:r>
        <w:t xml:space="preserve">Bris-Peñalver, F.J., Verdecia-Peña, R. and Alonso, J.I. (2026a) “A survey of AI-enabled predictive maintenance for railway infrastructure: Models, data sources, and research challenges,” </w:t>
      </w:r>
      <w:r>
        <w:rPr>
          <w:i/>
          <w:iCs/>
        </w:rPr>
        <w:t>Sensors (Basel, Switzerland)</w:t>
      </w:r>
      <w:r>
        <w:t>, 26(3), p. 906. Available at: https://doi.org/10.3390/s26030906.</w:t>
      </w:r>
    </w:p>
    <w:p w14:paraId="4F9DD47D" w14:textId="77777777" w:rsidR="000A3919" w:rsidRDefault="000A3919" w:rsidP="000A3919">
      <w:pPr>
        <w:pStyle w:val="afc"/>
        <w:ind w:firstLine="480"/>
      </w:pPr>
      <w:r>
        <w:t xml:space="preserve">Bris-Peñalver, F.J., Verdecia-Peña, R. and Alonso, J.I. (2026b) “A Survey of AI-Enabled Predictive Maintenance for Railway Infrastructure: Models, Data Sources, and Research Challenges,” </w:t>
      </w:r>
      <w:r>
        <w:rPr>
          <w:i/>
          <w:iCs/>
        </w:rPr>
        <w:t>Sensors</w:t>
      </w:r>
      <w:r>
        <w:t>, 26(3), p. 906.</w:t>
      </w:r>
    </w:p>
    <w:p w14:paraId="74EDAD67" w14:textId="77777777" w:rsidR="000A3919" w:rsidRDefault="000A3919" w:rsidP="000A3919">
      <w:pPr>
        <w:pStyle w:val="afc"/>
        <w:ind w:firstLine="480"/>
      </w:pPr>
      <w:r>
        <w:t xml:space="preserve">Buuren, S. van and Groothuis-Oudshoorn, K. (2011) “mice: Multivariate Imputation by Chained Equations in R,” </w:t>
      </w:r>
      <w:r>
        <w:rPr>
          <w:i/>
          <w:iCs/>
        </w:rPr>
        <w:t>Journal of Statistical Software</w:t>
      </w:r>
      <w:r>
        <w:t>, 45, pp. 1–67. Available at: https://doi.org/10.18637/jss.v045.i03.</w:t>
      </w:r>
    </w:p>
    <w:p w14:paraId="5D224699" w14:textId="77777777" w:rsidR="000A3919" w:rsidRDefault="000A3919" w:rsidP="000A3919">
      <w:pPr>
        <w:pStyle w:val="afc"/>
        <w:ind w:firstLine="480"/>
      </w:pPr>
      <w:r>
        <w:t xml:space="preserve">Caetano, L.F. and Teixeira, P.F. (2016) “Predictive maintenance model for ballast tamping,” </w:t>
      </w:r>
      <w:r>
        <w:rPr>
          <w:i/>
          <w:iCs/>
        </w:rPr>
        <w:t>Journal of Transportation Engineering</w:t>
      </w:r>
      <w:r>
        <w:t>, 142(4), p. 04016006. Available at: https://doi.org/10.1061/(ASCE)TE.1943-5436.0000825.</w:t>
      </w:r>
    </w:p>
    <w:p w14:paraId="06FB30EE" w14:textId="77777777" w:rsidR="000A3919" w:rsidRDefault="000A3919" w:rsidP="000A3919">
      <w:pPr>
        <w:pStyle w:val="afc"/>
        <w:ind w:firstLine="480"/>
      </w:pPr>
      <w:r>
        <w:t xml:space="preserve">Cai, W. </w:t>
      </w:r>
      <w:r>
        <w:rPr>
          <w:i/>
          <w:iCs/>
        </w:rPr>
        <w:t>et al.</w:t>
      </w:r>
      <w:r>
        <w:t xml:space="preserve"> (2026) “A unified LLM-KG framework for low-annotation urban rail transit signal system operation: knowledge acquisition and dynamic update,” </w:t>
      </w:r>
      <w:r>
        <w:rPr>
          <w:i/>
          <w:iCs/>
        </w:rPr>
        <w:t>ADVANCED ENGINEERING INFORMATICS</w:t>
      </w:r>
      <w:r>
        <w:t>, 71. Available at: https://doi.org/10.1016/j.aei.2026.104327.</w:t>
      </w:r>
    </w:p>
    <w:p w14:paraId="6D90C9AA" w14:textId="77777777" w:rsidR="000A3919" w:rsidRDefault="000A3919" w:rsidP="000A3919">
      <w:pPr>
        <w:pStyle w:val="afc"/>
        <w:ind w:firstLine="480"/>
      </w:pPr>
      <w:r>
        <w:t xml:space="preserve">Cai, X. </w:t>
      </w:r>
      <w:r>
        <w:rPr>
          <w:i/>
          <w:iCs/>
        </w:rPr>
        <w:t>et al.</w:t>
      </w:r>
      <w:r>
        <w:t xml:space="preserve"> (2021) “Deformation Law and Control Limit of CRTSIII Slab Track under Subgrade Frost Heave,” </w:t>
      </w:r>
      <w:r>
        <w:rPr>
          <w:i/>
          <w:iCs/>
        </w:rPr>
        <w:t>Applied Sciences</w:t>
      </w:r>
      <w:r>
        <w:t>, 11(8), p. 3520. Available at: https://doi.org/10.3390/app11083520.</w:t>
      </w:r>
    </w:p>
    <w:p w14:paraId="6695693B" w14:textId="77777777" w:rsidR="000A3919" w:rsidRDefault="000A3919" w:rsidP="000A3919">
      <w:pPr>
        <w:pStyle w:val="afc"/>
        <w:ind w:firstLine="480"/>
      </w:pPr>
      <w:r>
        <w:t xml:space="preserve">Cao, W. </w:t>
      </w:r>
      <w:r>
        <w:rPr>
          <w:i/>
          <w:iCs/>
        </w:rPr>
        <w:t>et al.</w:t>
      </w:r>
      <w:r>
        <w:t xml:space="preserve"> (2018) “BRITS: Bidirectional Recurrent Imputation for Time Series.” arXiv. Available at: https://doi.org/10.48550/arXiv.1805.10572.</w:t>
      </w:r>
    </w:p>
    <w:p w14:paraId="0CF2DA9F" w14:textId="77777777" w:rsidR="000A3919" w:rsidRDefault="000A3919" w:rsidP="000A3919">
      <w:pPr>
        <w:pStyle w:val="afc"/>
        <w:ind w:firstLine="480"/>
      </w:pPr>
      <w:r>
        <w:t xml:space="preserve">Chawla, N.V. </w:t>
      </w:r>
      <w:r>
        <w:rPr>
          <w:i/>
          <w:iCs/>
        </w:rPr>
        <w:t>et al.</w:t>
      </w:r>
      <w:r>
        <w:t xml:space="preserve"> (2002) “SMOTE: Synthetic Minority Over-sampling Technique,” </w:t>
      </w:r>
      <w:r>
        <w:rPr>
          <w:i/>
          <w:iCs/>
        </w:rPr>
        <w:t>Journal of Artificial Intelligence Research</w:t>
      </w:r>
      <w:r>
        <w:t>, 16, pp. 321–357. Available at: https://doi.org/10.1613/jair.953.</w:t>
      </w:r>
    </w:p>
    <w:p w14:paraId="5BB9C599" w14:textId="77777777" w:rsidR="000A3919" w:rsidRDefault="000A3919" w:rsidP="000A3919">
      <w:pPr>
        <w:pStyle w:val="afc"/>
        <w:ind w:firstLine="480"/>
      </w:pPr>
      <w:r>
        <w:t xml:space="preserve">Chen, A. </w:t>
      </w:r>
      <w:r>
        <w:rPr>
          <w:i/>
          <w:iCs/>
        </w:rPr>
        <w:t>et al.</w:t>
      </w:r>
      <w:r>
        <w:t xml:space="preserve"> (2025) “LLM-based intelligent Q&amp;A system for railway locomotive maintenance standardization,” </w:t>
      </w:r>
      <w:r>
        <w:rPr>
          <w:i/>
          <w:iCs/>
        </w:rPr>
        <w:t>SCIENTIFIC REPORTS</w:t>
      </w:r>
      <w:r>
        <w:t>, 15(1). Available at: https://doi.org/10.1038/s41598-025-96130-3.</w:t>
      </w:r>
    </w:p>
    <w:p w14:paraId="00DE757F" w14:textId="77777777" w:rsidR="000A3919" w:rsidRDefault="000A3919" w:rsidP="000A3919">
      <w:pPr>
        <w:pStyle w:val="afc"/>
        <w:ind w:firstLine="480"/>
      </w:pPr>
      <w:r>
        <w:t xml:space="preserve">Chen, M. </w:t>
      </w:r>
      <w:r>
        <w:rPr>
          <w:i/>
          <w:iCs/>
        </w:rPr>
        <w:t>et al.</w:t>
      </w:r>
      <w:r>
        <w:t xml:space="preserve"> (2022) “Vibration-based damage detection of rail fastener using fully convolutional networks,” </w:t>
      </w:r>
      <w:r>
        <w:rPr>
          <w:i/>
          <w:iCs/>
        </w:rPr>
        <w:t>Vehicle System Dynamics</w:t>
      </w:r>
      <w:r>
        <w:t>, 60(7), pp. 2191–2210. Available at: https://doi.org/10.1080/00423114.2021.1896010.</w:t>
      </w:r>
    </w:p>
    <w:p w14:paraId="714E46BA" w14:textId="77777777" w:rsidR="000A3919" w:rsidRDefault="000A3919" w:rsidP="000A3919">
      <w:pPr>
        <w:pStyle w:val="afc"/>
        <w:ind w:firstLine="480"/>
      </w:pPr>
      <w:r>
        <w:lastRenderedPageBreak/>
        <w:t xml:space="preserve">Chen Yong, An Zhuoaobo, and Zhou Jianyu (2025) “Semantic Description Method of High-Speed Railway Contact Net Insulator Defects Based on Diffusion Model Detection,” </w:t>
      </w:r>
      <w:r>
        <w:rPr>
          <w:i/>
          <w:iCs/>
        </w:rPr>
        <w:t>Transactions of China Electrotechnical Society</w:t>
      </w:r>
      <w:r>
        <w:t>, 40(13), pp. 4100–4111.</w:t>
      </w:r>
    </w:p>
    <w:p w14:paraId="62FC333F" w14:textId="77777777" w:rsidR="000A3919" w:rsidRDefault="000A3919" w:rsidP="000A3919">
      <w:pPr>
        <w:pStyle w:val="afc"/>
        <w:ind w:firstLine="480"/>
      </w:pPr>
      <w:r>
        <w:t xml:space="preserve">Choi, J. </w:t>
      </w:r>
      <w:r>
        <w:rPr>
          <w:i/>
          <w:iCs/>
        </w:rPr>
        <w:t>et al.</w:t>
      </w:r>
      <w:r>
        <w:t xml:space="preserve"> (2021) “Graph Neural Controlled Differential Equations for Traffic Forecasting.” arXiv. Available at: https://doi.org/10.48550/arXiv.2112.03558.</w:t>
      </w:r>
    </w:p>
    <w:p w14:paraId="0046F000" w14:textId="77777777" w:rsidR="000A3919" w:rsidRDefault="000A3919" w:rsidP="000A3919">
      <w:pPr>
        <w:pStyle w:val="afc"/>
        <w:ind w:firstLine="480"/>
      </w:pPr>
      <w:r>
        <w:t xml:space="preserve">Christos N. Pygidis (2022) </w:t>
      </w:r>
      <w:r>
        <w:rPr>
          <w:i/>
          <w:iCs/>
        </w:rPr>
        <w:t>Railway Transpportation Systems: Design, Construction and Operation</w:t>
      </w:r>
      <w:r>
        <w:t>. Second Edition. Boca Raton: CRC Press.</w:t>
      </w:r>
    </w:p>
    <w:p w14:paraId="3C71E9FF" w14:textId="77777777" w:rsidR="000A3919" w:rsidRDefault="000A3919" w:rsidP="000A3919">
      <w:pPr>
        <w:pStyle w:val="afc"/>
        <w:ind w:firstLine="480"/>
      </w:pPr>
      <w:r>
        <w:t xml:space="preserve">Davari, N. </w:t>
      </w:r>
      <w:r>
        <w:rPr>
          <w:i/>
          <w:iCs/>
        </w:rPr>
        <w:t>et al.</w:t>
      </w:r>
      <w:r>
        <w:t xml:space="preserve"> (2021) “A Survey on Data-Driven Predictive Maintenance for the Railway Industry,” </w:t>
      </w:r>
      <w:r>
        <w:rPr>
          <w:i/>
          <w:iCs/>
        </w:rPr>
        <w:t>Sensors</w:t>
      </w:r>
      <w:r>
        <w:t>, 21(17), p. 5739. Available at: https://doi.org/10.3390/s21175739.</w:t>
      </w:r>
    </w:p>
    <w:p w14:paraId="792AA5BD" w14:textId="77777777" w:rsidR="000A3919" w:rsidRDefault="000A3919" w:rsidP="000A3919">
      <w:pPr>
        <w:pStyle w:val="afc"/>
        <w:ind w:firstLine="480"/>
      </w:pPr>
      <w:r>
        <w:t xml:space="preserve">Davies, B. and Andrews, J. (2021) “The impact of summer heatwaves on railway track geometry maintenance,” </w:t>
      </w:r>
      <w:r>
        <w:rPr>
          <w:i/>
          <w:iCs/>
        </w:rPr>
        <w:t>Proceedings of the Institution of Mechanical Engineers, Part F: Journal of Rail and Rapid Transit</w:t>
      </w:r>
      <w:r>
        <w:t>, 235(9), pp. 1158–1171. Available at: https://doi.org/10.1177/0954409720984292.</w:t>
      </w:r>
    </w:p>
    <w:p w14:paraId="74254489" w14:textId="77777777" w:rsidR="000A3919" w:rsidRDefault="000A3919" w:rsidP="000A3919">
      <w:pPr>
        <w:pStyle w:val="afc"/>
        <w:ind w:firstLine="480"/>
      </w:pPr>
      <w:r>
        <w:t xml:space="preserve">Ding, W. </w:t>
      </w:r>
      <w:r>
        <w:rPr>
          <w:i/>
          <w:iCs/>
        </w:rPr>
        <w:t>et al.</w:t>
      </w:r>
      <w:r>
        <w:t xml:space="preserve"> (2024) “Solving coupled differential equation groups using PINO-CDE,” </w:t>
      </w:r>
      <w:r>
        <w:rPr>
          <w:i/>
          <w:iCs/>
        </w:rPr>
        <w:t>Mechanical Systems and Signal Processing</w:t>
      </w:r>
      <w:r>
        <w:t>, 208, p. 111014. Available at: https://doi.org/10.1016/j.ymssp.2023.111014.</w:t>
      </w:r>
    </w:p>
    <w:p w14:paraId="54C325CB" w14:textId="77777777" w:rsidR="000A3919" w:rsidRDefault="000A3919" w:rsidP="000A3919">
      <w:pPr>
        <w:pStyle w:val="afc"/>
        <w:ind w:firstLine="480"/>
      </w:pPr>
      <w:r>
        <w:t xml:space="preserve">Du, Z., Gao, L. and Li, X. (2023) “A New Contrastive GAN With Data Augmentation for Surface Defect Recognition Under Limited Data,” </w:t>
      </w:r>
      <w:r>
        <w:rPr>
          <w:i/>
          <w:iCs/>
        </w:rPr>
        <w:t>IEEE Transactions on Instrumentation and Measurement</w:t>
      </w:r>
      <w:r>
        <w:t>, 72, pp. 1–13. Available at: https://doi.org/10.1109/TIM.2022.3232649.</w:t>
      </w:r>
    </w:p>
    <w:p w14:paraId="5D8DB77C" w14:textId="77777777" w:rsidR="000A3919" w:rsidRDefault="000A3919" w:rsidP="000A3919">
      <w:pPr>
        <w:pStyle w:val="afc"/>
        <w:ind w:firstLine="480"/>
      </w:pPr>
      <w:r>
        <w:t xml:space="preserve">El-khateeb, L. </w:t>
      </w:r>
      <w:r>
        <w:rPr>
          <w:i/>
          <w:iCs/>
        </w:rPr>
        <w:t>et al.</w:t>
      </w:r>
      <w:r>
        <w:t xml:space="preserve"> (2021) “A hybrid multi-criteria decision making model for defect-based condition assessment of railway infrastructure,” </w:t>
      </w:r>
      <w:r>
        <w:rPr>
          <w:i/>
          <w:iCs/>
        </w:rPr>
        <w:t>Sustainability</w:t>
      </w:r>
      <w:r>
        <w:t>, 13(13), p. 7186. Available at: https://doi.org/10.3390/su13137186.</w:t>
      </w:r>
    </w:p>
    <w:p w14:paraId="20C4E89D" w14:textId="77777777" w:rsidR="000A3919" w:rsidRDefault="000A3919" w:rsidP="000A3919">
      <w:pPr>
        <w:pStyle w:val="afc"/>
        <w:ind w:firstLine="480"/>
      </w:pPr>
      <w:r>
        <w:t xml:space="preserve">Escalona, J.L. (2016) “Vertical track geometry monitoring using inertial sensors and complementary filters,” </w:t>
      </w:r>
      <w:r>
        <w:rPr>
          <w:i/>
          <w:iCs/>
        </w:rPr>
        <w:t>International Design Engineering Technical Conferences and Computers and Information in Engineering Conference</w:t>
      </w:r>
      <w:r>
        <w:t>. American Society of Mechanical Engineers, p. V006T09A034. Available at: https://asmedigitalcollection.asme.org/IDETC-CIE/proceedings-abstract/IDETC-CIE2016/50183/258999 (Accessed: April 3, 2026).</w:t>
      </w:r>
    </w:p>
    <w:p w14:paraId="3D1C9D56" w14:textId="77777777" w:rsidR="000A3919" w:rsidRDefault="000A3919" w:rsidP="000A3919">
      <w:pPr>
        <w:pStyle w:val="afc"/>
        <w:ind w:firstLine="480"/>
      </w:pPr>
      <w:r>
        <w:t>European Committee for Standardization (2017) “Railway applications – Track – Track geometry quality: EN 13848-1 and EN 13848-5.” Brussels.</w:t>
      </w:r>
    </w:p>
    <w:p w14:paraId="0DCCBEF7" w14:textId="77777777" w:rsidR="000A3919" w:rsidRDefault="000A3919" w:rsidP="000A3919">
      <w:pPr>
        <w:pStyle w:val="afc"/>
        <w:ind w:firstLine="480"/>
      </w:pPr>
      <w:r>
        <w:t xml:space="preserve">Falamarzi, A., Moridpour, S. and Nazem, M. (2019) “Development of a tram track degradation prediction model based on the acceleration data,” </w:t>
      </w:r>
      <w:r>
        <w:rPr>
          <w:i/>
          <w:iCs/>
        </w:rPr>
        <w:t>STRUCTURE AND INFRASTRUCTURE ENGINEERING</w:t>
      </w:r>
      <w:r>
        <w:t>, 15(10), pp. 1308–1318. Available at: https://doi.org/10.1080/15732479.2019.1615963.</w:t>
      </w:r>
    </w:p>
    <w:p w14:paraId="02C6D197" w14:textId="77777777" w:rsidR="000A3919" w:rsidRDefault="000A3919" w:rsidP="000A3919">
      <w:pPr>
        <w:pStyle w:val="afc"/>
        <w:ind w:firstLine="480"/>
      </w:pPr>
      <w:r>
        <w:t xml:space="preserve">Fischer, S. (2022) “Geogrid reinforcement of ballasted railway superstructure for stabilization of the railway track geometry – A case study,” </w:t>
      </w:r>
      <w:r>
        <w:rPr>
          <w:i/>
          <w:iCs/>
        </w:rPr>
        <w:t xml:space="preserve">Geotextiles and </w:t>
      </w:r>
      <w:r>
        <w:rPr>
          <w:i/>
          <w:iCs/>
        </w:rPr>
        <w:lastRenderedPageBreak/>
        <w:t>Geomembranes</w:t>
      </w:r>
      <w:r>
        <w:t>, 50(5), pp. 1036–1051. Available at: https://doi.org/10.1016/j.geotexmem.2022.05.005.</w:t>
      </w:r>
    </w:p>
    <w:p w14:paraId="206348C0" w14:textId="77777777" w:rsidR="000A3919" w:rsidRDefault="000A3919" w:rsidP="000A3919">
      <w:pPr>
        <w:pStyle w:val="afc"/>
        <w:ind w:firstLine="480"/>
      </w:pPr>
      <w:r>
        <w:t xml:space="preserve">Fontul, S. </w:t>
      </w:r>
      <w:r>
        <w:rPr>
          <w:i/>
          <w:iCs/>
        </w:rPr>
        <w:t>et al.</w:t>
      </w:r>
      <w:r>
        <w:t xml:space="preserve"> (2016) “Railways track characterization using ground penetrating radar,” </w:t>
      </w:r>
      <w:r>
        <w:rPr>
          <w:i/>
          <w:iCs/>
        </w:rPr>
        <w:t>Procedia Engineering</w:t>
      </w:r>
      <w:r>
        <w:t>, 143, pp. 1193–1200. Available at: https://doi.org/10.1016/j.proeng.2016.06.120.</w:t>
      </w:r>
    </w:p>
    <w:p w14:paraId="1BEABEC1" w14:textId="77777777" w:rsidR="000A3919" w:rsidRDefault="000A3919" w:rsidP="000A3919">
      <w:pPr>
        <w:pStyle w:val="afc"/>
        <w:ind w:firstLine="480"/>
      </w:pPr>
      <w:r>
        <w:t xml:space="preserve">Fu, Y. </w:t>
      </w:r>
      <w:r>
        <w:rPr>
          <w:i/>
          <w:iCs/>
        </w:rPr>
        <w:t>et al.</w:t>
      </w:r>
      <w:r>
        <w:t xml:space="preserve"> (2024) “A fault diagnosis method for railway turnout systems based on Convolution Transformer through data augmentation.” Research Square. Available at: https://doi.org/10.21203/rs.3.rs-3969643/v1.</w:t>
      </w:r>
    </w:p>
    <w:p w14:paraId="17A4A3CB" w14:textId="77777777" w:rsidR="000A3919" w:rsidRDefault="000A3919" w:rsidP="000A3919">
      <w:pPr>
        <w:pStyle w:val="afc"/>
        <w:ind w:firstLine="480"/>
      </w:pPr>
      <w:r>
        <w:t>Garcia, G. and Zhang, J. (2006) “Application of ultrasonic phased arrays for rail flaw inspection.” Available at: https://trid.trb.org/View/809374 (Accessed: April 2, 2026).</w:t>
      </w:r>
    </w:p>
    <w:p w14:paraId="222C66A2" w14:textId="77777777" w:rsidR="000A3919" w:rsidRDefault="000A3919" w:rsidP="000A3919">
      <w:pPr>
        <w:pStyle w:val="afc"/>
        <w:ind w:firstLine="480"/>
      </w:pPr>
      <w:r>
        <w:t xml:space="preserve">Garcia-Mendez, S. </w:t>
      </w:r>
      <w:r>
        <w:rPr>
          <w:i/>
          <w:iCs/>
        </w:rPr>
        <w:t>et al.</w:t>
      </w:r>
      <w:r>
        <w:t xml:space="preserve"> (2025) “An explainable machine learning framework for railway predictive maintenance using data streams from the metro operator of Portugal,” </w:t>
      </w:r>
      <w:r>
        <w:rPr>
          <w:i/>
          <w:iCs/>
        </w:rPr>
        <w:t>SCIENTIFIC REPORTS</w:t>
      </w:r>
      <w:r>
        <w:t>, 15(1). Available at: https://doi.org/10.1038/s41598-025-08084-1.</w:t>
      </w:r>
    </w:p>
    <w:p w14:paraId="1C6A1E0F" w14:textId="77777777" w:rsidR="000A3919" w:rsidRDefault="000A3919" w:rsidP="000A3919">
      <w:pPr>
        <w:pStyle w:val="afc"/>
        <w:ind w:firstLine="480"/>
      </w:pPr>
      <w:r>
        <w:t xml:space="preserve">Gautier, P.-E. (2015) “Slab track: Review of existing systems and optimization potentials including very high speed,” </w:t>
      </w:r>
      <w:r>
        <w:rPr>
          <w:i/>
          <w:iCs/>
        </w:rPr>
        <w:t>Construction and Building Materials</w:t>
      </w:r>
      <w:r>
        <w:t>, 92, pp. 9–15. Available at: https://doi.org/10.1016/j.conbuildmat.2015.03.102.</w:t>
      </w:r>
    </w:p>
    <w:p w14:paraId="2E0FEAAF" w14:textId="77777777" w:rsidR="000A3919" w:rsidRDefault="000A3919" w:rsidP="000A3919">
      <w:pPr>
        <w:pStyle w:val="afc"/>
        <w:ind w:firstLine="480"/>
      </w:pPr>
      <w:r>
        <w:t xml:space="preserve">Ghiasi, R. </w:t>
      </w:r>
      <w:r>
        <w:rPr>
          <w:i/>
          <w:iCs/>
        </w:rPr>
        <w:t>et al.</w:t>
      </w:r>
      <w:r>
        <w:t xml:space="preserve"> (2025) “Unsupervised domain adaptation for drive-by condition monitoring of multiple railway tracks,” </w:t>
      </w:r>
      <w:r>
        <w:rPr>
          <w:i/>
          <w:iCs/>
        </w:rPr>
        <w:t>Engineering Applications of Artificial Intelligence</w:t>
      </w:r>
      <w:r>
        <w:t>, 139, p. 109516. Available at: https://doi.org/10.1016/j.engappai.2024.109516.</w:t>
      </w:r>
    </w:p>
    <w:p w14:paraId="33AB0F1F" w14:textId="77777777" w:rsidR="000A3919" w:rsidRDefault="000A3919" w:rsidP="000A3919">
      <w:pPr>
        <w:pStyle w:val="afc"/>
        <w:ind w:firstLine="480"/>
      </w:pPr>
      <w:r>
        <w:t xml:space="preserve">Giancarlo, P. (2018) “A Low-Rank Tensor Model for Imputation of Missing Vehicular Traffic Volume,” </w:t>
      </w:r>
      <w:r>
        <w:rPr>
          <w:i/>
          <w:iCs/>
        </w:rPr>
        <w:t>IEEE Transactions on Vehicular Technology</w:t>
      </w:r>
      <w:r>
        <w:t>, PP, pp. 1–1. Available at: https://doi.org/10.1109/TVT.2018.2833505.</w:t>
      </w:r>
    </w:p>
    <w:p w14:paraId="446FE00B" w14:textId="77777777" w:rsidR="000A3919" w:rsidRDefault="000A3919" w:rsidP="000A3919">
      <w:pPr>
        <w:pStyle w:val="afc"/>
        <w:ind w:firstLine="480"/>
      </w:pPr>
      <w:r>
        <w:t xml:space="preserve">Grützmacher, F., Kang, C. and Marx, S. (2025) “Historical development of ballastless track systems in germany,” </w:t>
      </w:r>
      <w:r>
        <w:rPr>
          <w:i/>
          <w:iCs/>
        </w:rPr>
        <w:t>Construction and Building Materials</w:t>
      </w:r>
      <w:r>
        <w:t>, 458, p. 139564. Available at: https://doi.org/10.1016/j.conbuildmat.2024.139564.</w:t>
      </w:r>
    </w:p>
    <w:p w14:paraId="12F2E04A" w14:textId="77777777" w:rsidR="000A3919" w:rsidRDefault="000A3919" w:rsidP="000A3919">
      <w:pPr>
        <w:pStyle w:val="afc"/>
        <w:ind w:firstLine="480"/>
      </w:pPr>
      <w:r>
        <w:t xml:space="preserve">Guo, J. </w:t>
      </w:r>
      <w:r>
        <w:rPr>
          <w:i/>
          <w:iCs/>
        </w:rPr>
        <w:t>et al.</w:t>
      </w:r>
      <w:r>
        <w:t xml:space="preserve"> (2025) “A parallel method for assessing track segment quality in railway maintenance,” </w:t>
      </w:r>
      <w:r>
        <w:rPr>
          <w:i/>
          <w:iCs/>
        </w:rPr>
        <w:t>Proceedings of the Institution of Mechanical Engineers, Part F: Journal of Rail and Rapid Transit</w:t>
      </w:r>
      <w:r>
        <w:t>, 239(6), pp. 459–469. Available at: https://doi.org/10.1177/09544097251329148.</w:t>
      </w:r>
    </w:p>
    <w:p w14:paraId="0A9325A4" w14:textId="77777777" w:rsidR="000A3919" w:rsidRDefault="000A3919" w:rsidP="000A3919">
      <w:pPr>
        <w:pStyle w:val="afc"/>
        <w:ind w:firstLine="480"/>
      </w:pPr>
      <w:r>
        <w:t xml:space="preserve">Guo, S., Zhang, G. and Qi, C. (2019) “A Robot for Automatic Installation of Rail Fasteners,” </w:t>
      </w:r>
      <w:r>
        <w:rPr>
          <w:i/>
          <w:iCs/>
        </w:rPr>
        <w:t>Proceedings of the 2019 International Conference on Robotics, Intelligent Control and Artificial Intelligence</w:t>
      </w:r>
      <w:r>
        <w:t xml:space="preserve">. </w:t>
      </w:r>
      <w:r>
        <w:rPr>
          <w:i/>
          <w:iCs/>
        </w:rPr>
        <w:t>RICAI 2019: 2019 International Conference on Robotics, Intelligent Control and Artificial Intelligence</w:t>
      </w:r>
      <w:r>
        <w:t>, Shanghai China: ACM, pp. 77–82. Available at: https://doi.org/10.1145/3366194.3366208.</w:t>
      </w:r>
    </w:p>
    <w:p w14:paraId="4A17C53E" w14:textId="77777777" w:rsidR="000A3919" w:rsidRDefault="000A3919" w:rsidP="000A3919">
      <w:pPr>
        <w:pStyle w:val="afc"/>
        <w:ind w:firstLine="480"/>
      </w:pPr>
      <w:r>
        <w:t xml:space="preserve">Guo, Y. (2021) “Review of ballast track tamping: Mechanism, challenges and </w:t>
      </w:r>
      <w:r>
        <w:lastRenderedPageBreak/>
        <w:t>solutions.”</w:t>
      </w:r>
    </w:p>
    <w:p w14:paraId="0CF6AC00" w14:textId="77777777" w:rsidR="000A3919" w:rsidRDefault="000A3919" w:rsidP="000A3919">
      <w:pPr>
        <w:pStyle w:val="afc"/>
        <w:ind w:firstLine="480"/>
      </w:pPr>
      <w:r>
        <w:t xml:space="preserve">Haghighat, E. </w:t>
      </w:r>
      <w:r>
        <w:rPr>
          <w:i/>
          <w:iCs/>
        </w:rPr>
        <w:t>et al.</w:t>
      </w:r>
      <w:r>
        <w:t xml:space="preserve"> (2021) “A physics-informed deep learning framework for inversion and surrogate modeling in solid mechanics,” </w:t>
      </w:r>
      <w:r>
        <w:rPr>
          <w:i/>
          <w:iCs/>
        </w:rPr>
        <w:t>Computer Methods in Applied Mechanics and Engineering</w:t>
      </w:r>
      <w:r>
        <w:t>, 379, p. 113741. Available at: https://doi.org/10.1016/j.cma.2021.113741.</w:t>
      </w:r>
    </w:p>
    <w:p w14:paraId="6E31329F" w14:textId="77777777" w:rsidR="000A3919" w:rsidRDefault="000A3919" w:rsidP="000A3919">
      <w:pPr>
        <w:pStyle w:val="afc"/>
        <w:ind w:firstLine="480"/>
      </w:pPr>
      <w:r>
        <w:t xml:space="preserve">Hamid, A. and Gross, A. (1981) “Track-quality indices and track-degradation models for maintenance-of-way planning,” </w:t>
      </w:r>
      <w:r>
        <w:rPr>
          <w:i/>
          <w:iCs/>
        </w:rPr>
        <w:t>Transportation Research Record</w:t>
      </w:r>
      <w:r>
        <w:t>, 802, pp. 2–8.</w:t>
      </w:r>
    </w:p>
    <w:p w14:paraId="706FE78F" w14:textId="77777777" w:rsidR="000A3919" w:rsidRDefault="000A3919" w:rsidP="000A3919">
      <w:pPr>
        <w:pStyle w:val="afc"/>
        <w:ind w:firstLine="480"/>
      </w:pPr>
      <w:r>
        <w:t>Han</w:t>
      </w:r>
      <w:r>
        <w:t>，</w:t>
      </w:r>
      <w:r>
        <w:t>Xue and Su</w:t>
      </w:r>
      <w:r>
        <w:t>，</w:t>
      </w:r>
      <w:r>
        <w:t xml:space="preserve">Huilong (2021) “Research on Key Technologies of Autonomous Ultrasonic System for Rail Flaw Detection Vehicle,” </w:t>
      </w:r>
      <w:r>
        <w:rPr>
          <w:i/>
          <w:iCs/>
        </w:rPr>
        <w:t>Southern Agricultural Machinery</w:t>
      </w:r>
      <w:r>
        <w:t>, 52(4), pp. 9–10.</w:t>
      </w:r>
    </w:p>
    <w:p w14:paraId="10134513" w14:textId="77777777" w:rsidR="000A3919" w:rsidRDefault="000A3919" w:rsidP="000A3919">
      <w:pPr>
        <w:pStyle w:val="afc"/>
        <w:ind w:firstLine="480"/>
      </w:pPr>
      <w:r>
        <w:t xml:space="preserve">Hao, W. (2009) “Real-time Automatic Ultrasonic Rail Damage Detection and Classification System Based on SVM,” </w:t>
      </w:r>
      <w:r>
        <w:rPr>
          <w:i/>
          <w:iCs/>
        </w:rPr>
        <w:t>Journal of University of Chinese Academy of Sciences</w:t>
      </w:r>
      <w:r>
        <w:t>, 26(4), p. 517. Available at: https://doi.org/10.7523/j.issn.2095-6134.2009.4.013.</w:t>
      </w:r>
    </w:p>
    <w:p w14:paraId="4E4DA193" w14:textId="77777777" w:rsidR="000A3919" w:rsidRDefault="000A3919" w:rsidP="000A3919">
      <w:pPr>
        <w:pStyle w:val="afc"/>
        <w:ind w:firstLine="480"/>
      </w:pPr>
      <w:r>
        <w:t xml:space="preserve">He, H. </w:t>
      </w:r>
      <w:r>
        <w:rPr>
          <w:i/>
          <w:iCs/>
        </w:rPr>
        <w:t>et al.</w:t>
      </w:r>
      <w:r>
        <w:t xml:space="preserve"> (2008) “ADASYN: Adaptive synthetic sampling approach for imbalanced learning,” </w:t>
      </w:r>
      <w:r>
        <w:rPr>
          <w:i/>
          <w:iCs/>
        </w:rPr>
        <w:t>2008 IEEE International Joint Conference on Neural Networks (IEEE World Congress on Computational Intelligence)</w:t>
      </w:r>
      <w:r>
        <w:t xml:space="preserve">. </w:t>
      </w:r>
      <w:r>
        <w:rPr>
          <w:i/>
          <w:iCs/>
        </w:rPr>
        <w:t>2008 IEEE International Joint Conference on Neural Networks (IEEE World Congress on Computational Intelligence)</w:t>
      </w:r>
      <w:r>
        <w:t>, pp. 1322–1328. Available at: https://doi.org/10.1109/IJCNN.2008.4633969.</w:t>
      </w:r>
    </w:p>
    <w:p w14:paraId="133C5CAC" w14:textId="77777777" w:rsidR="000A3919" w:rsidRDefault="000A3919" w:rsidP="000A3919">
      <w:pPr>
        <w:pStyle w:val="afc"/>
        <w:ind w:firstLine="480"/>
      </w:pPr>
      <w:r>
        <w:t xml:space="preserve">Heydari, H. (2024) “Evaluating the dynamic behavior of railway-bridge transition zone: numerical and field measurements,” </w:t>
      </w:r>
      <w:r>
        <w:rPr>
          <w:i/>
          <w:iCs/>
        </w:rPr>
        <w:t>Canadian Journal of Civil Engineering</w:t>
      </w:r>
      <w:r>
        <w:t>, 51(4), pp. 399–408. Available at: https://doi.org/10.1139/cjce-2022-0453.</w:t>
      </w:r>
    </w:p>
    <w:p w14:paraId="0DBBE4EA" w14:textId="77777777" w:rsidR="000A3919" w:rsidRDefault="000A3919" w:rsidP="000A3919">
      <w:pPr>
        <w:pStyle w:val="afc"/>
        <w:ind w:firstLine="480"/>
      </w:pPr>
      <w:r>
        <w:t xml:space="preserve">Higgins, C. and Liu, X. (2018) “Modeling of track geometry degradation and decisions on safety and maintenance: A literature review and possible future research directions,” </w:t>
      </w:r>
      <w:r>
        <w:rPr>
          <w:i/>
          <w:iCs/>
        </w:rPr>
        <w:t>Proceedings of the Institution of Mechanical Engineers, Part F: Journal of Rail and Rapid Transit</w:t>
      </w:r>
      <w:r>
        <w:t>, 232(5), pp. 1385–1397. Available at: https://doi.org/10.1177/0954409717721870.</w:t>
      </w:r>
    </w:p>
    <w:p w14:paraId="7C49A1D9" w14:textId="77777777" w:rsidR="000A3919" w:rsidRDefault="000A3919" w:rsidP="000A3919">
      <w:pPr>
        <w:pStyle w:val="afc"/>
        <w:ind w:firstLine="480"/>
      </w:pPr>
      <w:r>
        <w:t xml:space="preserve">Hong, W.-T., Clifton, G. and Nelson, J.D. (2024) “A data-driven conceptual framework for understanding the nature of hazards in railway accidents,” </w:t>
      </w:r>
      <w:r>
        <w:rPr>
          <w:i/>
          <w:iCs/>
        </w:rPr>
        <w:t>TRANSPORT POLICY</w:t>
      </w:r>
      <w:r>
        <w:t>, 152, pp. 102–117. Available at: https://doi.org/10.1016/j.tranpol.2024.05.007.</w:t>
      </w:r>
    </w:p>
    <w:p w14:paraId="2FD2EE8E" w14:textId="77777777" w:rsidR="000A3919" w:rsidRDefault="000A3919" w:rsidP="000A3919">
      <w:pPr>
        <w:pStyle w:val="afc"/>
        <w:ind w:firstLine="480"/>
      </w:pPr>
      <w:r>
        <w:t xml:space="preserve">Hou, Z., Zhao, W. and Yang, Y. (2023) “Identification of railway subgrade defects based on ground penetrating radar,” </w:t>
      </w:r>
      <w:r>
        <w:rPr>
          <w:i/>
          <w:iCs/>
        </w:rPr>
        <w:t>Scientific Reports</w:t>
      </w:r>
      <w:r>
        <w:t>, 13(1), p. 6030. Available at: https://doi.org/10.1038/s41598-023-33278-w.</w:t>
      </w:r>
    </w:p>
    <w:p w14:paraId="4A1686A4" w14:textId="77777777" w:rsidR="000A3919" w:rsidRDefault="000A3919" w:rsidP="000A3919">
      <w:pPr>
        <w:pStyle w:val="afc"/>
        <w:ind w:firstLine="480"/>
      </w:pPr>
      <w:r>
        <w:t xml:space="preserve">Huang, H. and Tutumluer, E. (2011) “Discrete element modeling for fouled railroad ballast,” </w:t>
      </w:r>
      <w:r>
        <w:rPr>
          <w:i/>
          <w:iCs/>
        </w:rPr>
        <w:t>Construction and Building Materials</w:t>
      </w:r>
      <w:r>
        <w:t>, 25(8), pp. 3306–3312. Available at: https://doi.org/10.1016/j.conbuildmat.2011.03.019.</w:t>
      </w:r>
    </w:p>
    <w:p w14:paraId="5D381F3D" w14:textId="77777777" w:rsidR="000A3919" w:rsidRDefault="000A3919" w:rsidP="000A3919">
      <w:pPr>
        <w:pStyle w:val="afc"/>
        <w:ind w:firstLine="480"/>
      </w:pPr>
      <w:r>
        <w:t xml:space="preserve">Huang, W. and Deng, X. (2025) “Real-time tracking railway intruders using </w:t>
      </w:r>
      <w:r>
        <w:lastRenderedPageBreak/>
        <w:t xml:space="preserve">multiple-agent cooperated large language models with edge stream processing engine,” </w:t>
      </w:r>
      <w:r>
        <w:rPr>
          <w:i/>
          <w:iCs/>
        </w:rPr>
        <w:t>JOURNAL OF NETWORK AND COMPUTER APPLICATIONS</w:t>
      </w:r>
      <w:r>
        <w:t>, 242. Available at: https://doi.org/10.1016/j.jnca.2025.104231.</w:t>
      </w:r>
    </w:p>
    <w:p w14:paraId="4D1342F2" w14:textId="77777777" w:rsidR="000A3919" w:rsidRDefault="000A3919" w:rsidP="000A3919">
      <w:pPr>
        <w:pStyle w:val="afc"/>
        <w:ind w:firstLine="480"/>
      </w:pPr>
      <w:r>
        <w:t xml:space="preserve">Huang,Xing (2022) “Rapid non-destructive testing method for ballast defects in ballasted railway track bed using ground-penetrating radar,” </w:t>
      </w:r>
      <w:r>
        <w:rPr>
          <w:i/>
          <w:iCs/>
        </w:rPr>
        <w:t>railway construction</w:t>
      </w:r>
      <w:r>
        <w:t>, 62(3), pp. 61–65.</w:t>
      </w:r>
    </w:p>
    <w:p w14:paraId="76FC2B4E" w14:textId="77777777" w:rsidR="000A3919" w:rsidRDefault="000A3919" w:rsidP="000A3919">
      <w:pPr>
        <w:pStyle w:val="afc"/>
        <w:ind w:firstLine="480"/>
      </w:pPr>
      <w:r>
        <w:t xml:space="preserve">Hu,Jinping and Ren,Jianping (2006) “Application of ultrasonic waves in rail flaw detection,” </w:t>
      </w:r>
      <w:r>
        <w:rPr>
          <w:i/>
          <w:iCs/>
        </w:rPr>
        <w:t>Shanxi Electronic Technology</w:t>
      </w:r>
      <w:r>
        <w:t>, (3), pp. 52–53.</w:t>
      </w:r>
    </w:p>
    <w:p w14:paraId="43165708" w14:textId="77777777" w:rsidR="000A3919" w:rsidRDefault="000A3919" w:rsidP="000A3919">
      <w:pPr>
        <w:pStyle w:val="afc"/>
        <w:ind w:firstLine="480"/>
      </w:pPr>
      <w:r>
        <w:t xml:space="preserve">Indraratna, B. </w:t>
      </w:r>
      <w:r>
        <w:rPr>
          <w:i/>
          <w:iCs/>
        </w:rPr>
        <w:t>et al.</w:t>
      </w:r>
      <w:r>
        <w:t xml:space="preserve"> (2016) “Performance improvement of rail track substructure using artificial inclusions – experimental and numerical studies,” </w:t>
      </w:r>
      <w:r>
        <w:rPr>
          <w:i/>
          <w:iCs/>
        </w:rPr>
        <w:t>Transportation Geotechnics</w:t>
      </w:r>
      <w:r>
        <w:t>, 8, pp. 69–85. Available at: https://doi.org/10.1016/j.trgeo.2016.04.001.</w:t>
      </w:r>
    </w:p>
    <w:p w14:paraId="4B15A5F2" w14:textId="77777777" w:rsidR="000A3919" w:rsidRDefault="000A3919" w:rsidP="000A3919">
      <w:pPr>
        <w:pStyle w:val="afc"/>
        <w:ind w:firstLine="480"/>
      </w:pPr>
      <w:r>
        <w:t xml:space="preserve">International Union of Railways (2024) </w:t>
      </w:r>
      <w:r>
        <w:rPr>
          <w:i/>
          <w:iCs/>
        </w:rPr>
        <w:t>HIGH SPEED LINES IN THE WORLD 2023 (Summary)</w:t>
      </w:r>
      <w:r>
        <w:t>.</w:t>
      </w:r>
    </w:p>
    <w:p w14:paraId="188C1F2A" w14:textId="77777777" w:rsidR="000A3919" w:rsidRDefault="000A3919" w:rsidP="000A3919">
      <w:pPr>
        <w:pStyle w:val="afc"/>
        <w:ind w:firstLine="480"/>
      </w:pPr>
      <w:r>
        <w:t xml:space="preserve">Irshad, L. and Walsh, H.S. (2026) “Learning From Accident Reports Using Language Models: Human Errors and Error Mechanisms in Aviation and Railway Accidents,” </w:t>
      </w:r>
      <w:r>
        <w:rPr>
          <w:i/>
          <w:iCs/>
        </w:rPr>
        <w:t>JOURNAL OF COMPUTING AND INFORMATION SCIENCE IN ENGINEERING</w:t>
      </w:r>
      <w:r>
        <w:t>, 26(1). Available at: https://doi.org/10.1115/1.4070042.</w:t>
      </w:r>
    </w:p>
    <w:p w14:paraId="52945776" w14:textId="77777777" w:rsidR="000A3919" w:rsidRDefault="000A3919" w:rsidP="000A3919">
      <w:pPr>
        <w:pStyle w:val="afc"/>
        <w:ind w:firstLine="480"/>
      </w:pPr>
      <w:r>
        <w:t xml:space="preserve">Islam, M.A. and Olm, G. (2024) “Deep learning techniques to detect rail indications from ultrasonic data for automated rail monitoring and maintenance,” </w:t>
      </w:r>
      <w:r>
        <w:rPr>
          <w:i/>
          <w:iCs/>
        </w:rPr>
        <w:t>Ultrasonics</w:t>
      </w:r>
      <w:r>
        <w:t>, 140, p. 107314. Available at: https://doi.org/10.1016/j.ultras.2024.107314.</w:t>
      </w:r>
    </w:p>
    <w:p w14:paraId="1FEC3577" w14:textId="77777777" w:rsidR="000A3919" w:rsidRDefault="000A3919" w:rsidP="000A3919">
      <w:pPr>
        <w:pStyle w:val="afc"/>
        <w:ind w:firstLine="480"/>
      </w:pPr>
      <w:r>
        <w:t xml:space="preserve">Jin, Z. </w:t>
      </w:r>
      <w:r>
        <w:rPr>
          <w:i/>
          <w:iCs/>
        </w:rPr>
        <w:t>et al.</w:t>
      </w:r>
      <w:r>
        <w:t xml:space="preserve"> (2025) “Estimating track geometry irregularities from in-service train accelerations using deep learning,” </w:t>
      </w:r>
      <w:r>
        <w:rPr>
          <w:i/>
          <w:iCs/>
        </w:rPr>
        <w:t>Automation in Construction</w:t>
      </w:r>
      <w:r>
        <w:t>, 173, p. 106114. Available at: https://doi.org/10.1016/j.autcon.2025.106114.</w:t>
      </w:r>
    </w:p>
    <w:p w14:paraId="43CBE9C7" w14:textId="77777777" w:rsidR="000A3919" w:rsidRDefault="000A3919" w:rsidP="000A3919">
      <w:pPr>
        <w:pStyle w:val="afc"/>
        <w:ind w:firstLine="480"/>
      </w:pPr>
      <w:r>
        <w:t xml:space="preserve">Kaewunruen, S. and Chiengson, C. (2018) “Railway track inspection and maintenance priorities due to dynamic coupling effects of dipped rails and differential track settlements,” </w:t>
      </w:r>
      <w:r>
        <w:rPr>
          <w:i/>
          <w:iCs/>
        </w:rPr>
        <w:t>Engineering Failure Analysis</w:t>
      </w:r>
      <w:r>
        <w:t>, 93, pp. 157–171. Available at: https://doi.org/10.1016/j.engfailanal.2018.07.009.</w:t>
      </w:r>
    </w:p>
    <w:p w14:paraId="00D43F14" w14:textId="77777777" w:rsidR="000A3919" w:rsidRDefault="000A3919" w:rsidP="000A3919">
      <w:pPr>
        <w:pStyle w:val="afc"/>
        <w:ind w:firstLine="480"/>
      </w:pPr>
      <w:r>
        <w:t xml:space="preserve">Kampczyk, A. and Dybeł, K. (2021) “The Fundamental Approach of the Digital Twin Application in Railway Turnouts with Innovative Monitoring of Weather Conditions,” </w:t>
      </w:r>
      <w:r>
        <w:rPr>
          <w:i/>
          <w:iCs/>
        </w:rPr>
        <w:t>Sensors</w:t>
      </w:r>
      <w:r>
        <w:t>, 21(17), p. 5757. Available at: https://doi.org/10.3390/s21175757.</w:t>
      </w:r>
    </w:p>
    <w:p w14:paraId="69849630" w14:textId="77777777" w:rsidR="000A3919" w:rsidRDefault="000A3919" w:rsidP="000A3919">
      <w:pPr>
        <w:pStyle w:val="afc"/>
        <w:ind w:firstLine="480"/>
      </w:pPr>
      <w:r>
        <w:t xml:space="preserve">Kang, K.H., Yang, K.O. and Choi, J.W. (2026) “RAISA: A Vision-Based Intelligent Safety Guidance Agent for Railway Operations via Modular Prompt-Orchestrated Reasoning,” </w:t>
      </w:r>
      <w:r>
        <w:rPr>
          <w:i/>
          <w:iCs/>
        </w:rPr>
        <w:t>IEEE OPEN JOURNAL OF INTELLIGENT TRANSPORTATION SYSTEMS</w:t>
      </w:r>
      <w:r>
        <w:t>, 7, pp. 600–614. Available at: https://doi.org/10.1109/OJITS.2026.3664788.</w:t>
      </w:r>
    </w:p>
    <w:p w14:paraId="1E82AAEC" w14:textId="77777777" w:rsidR="000A3919" w:rsidRDefault="000A3919" w:rsidP="000A3919">
      <w:pPr>
        <w:pStyle w:val="afc"/>
        <w:ind w:firstLine="480"/>
      </w:pPr>
      <w:r>
        <w:t xml:space="preserve">Kang, R. </w:t>
      </w:r>
      <w:r>
        <w:rPr>
          <w:i/>
          <w:iCs/>
        </w:rPr>
        <w:t>et al.</w:t>
      </w:r>
      <w:r>
        <w:t xml:space="preserve"> (2026) “Multimodal anomaly detection for high-speed train control system based on attention mechanism,” </w:t>
      </w:r>
      <w:r>
        <w:rPr>
          <w:i/>
          <w:iCs/>
        </w:rPr>
        <w:t>JOURNAL OF SUPERCOMPUTING</w:t>
      </w:r>
      <w:r>
        <w:t>, 82(4). Available at: https://doi.org/10.1007/s11227-025-08141-6.</w:t>
      </w:r>
    </w:p>
    <w:p w14:paraId="15E3EBDD" w14:textId="77777777" w:rsidR="000A3919" w:rsidRDefault="000A3919" w:rsidP="000A3919">
      <w:pPr>
        <w:pStyle w:val="afc"/>
        <w:ind w:firstLine="480"/>
      </w:pPr>
      <w:r>
        <w:lastRenderedPageBreak/>
        <w:t xml:space="preserve">Khajehdezfuly, A., Azizipour, H. and Kaewunruen, S. (2025) “A review of applications of AI in monitoring, inspection, and maintenance of railway tracks,” </w:t>
      </w:r>
      <w:r>
        <w:rPr>
          <w:i/>
          <w:iCs/>
        </w:rPr>
        <w:t>Journal of Industrial Information Integration</w:t>
      </w:r>
      <w:r>
        <w:t>, 48. Available at: https://doi.org/10.1016/j.jii.2025.101005.</w:t>
      </w:r>
    </w:p>
    <w:p w14:paraId="63DC45BD" w14:textId="77777777" w:rsidR="000A3919" w:rsidRDefault="000A3919" w:rsidP="000A3919">
      <w:pPr>
        <w:pStyle w:val="afc"/>
        <w:ind w:firstLine="480"/>
      </w:pPr>
      <w:r>
        <w:t xml:space="preserve">Kidger, P. </w:t>
      </w:r>
      <w:r>
        <w:rPr>
          <w:i/>
          <w:iCs/>
        </w:rPr>
        <w:t>et al.</w:t>
      </w:r>
      <w:r>
        <w:t xml:space="preserve"> (2020) “Neural Controlled Differential Equations for Irregular Time Series.” arXiv. Available at: https://doi.org/10.48550/arXiv.2005.08926.</w:t>
      </w:r>
    </w:p>
    <w:p w14:paraId="146C564E" w14:textId="77777777" w:rsidR="000A3919" w:rsidRDefault="000A3919" w:rsidP="000A3919">
      <w:pPr>
        <w:pStyle w:val="afc"/>
        <w:ind w:firstLine="480"/>
      </w:pPr>
      <w:r>
        <w:t xml:space="preserve">Kim, D.S. and Yoon, W.C. (2013) “An accident causation model for the railway industry: Application of the model to 80 rail accident investigation reports from the UK,” </w:t>
      </w:r>
      <w:r>
        <w:rPr>
          <w:i/>
          <w:iCs/>
        </w:rPr>
        <w:t>Safety Science</w:t>
      </w:r>
      <w:r>
        <w:t>, 60, pp. 57–68. Available at: https://doi.org/10.1016/j.ssci.2013.06.010.</w:t>
      </w:r>
    </w:p>
    <w:p w14:paraId="1B379E5E" w14:textId="77777777" w:rsidR="000A3919" w:rsidRDefault="000A3919" w:rsidP="000A3919">
      <w:pPr>
        <w:pStyle w:val="afc"/>
        <w:ind w:firstLine="480"/>
      </w:pPr>
      <w:r>
        <w:t xml:space="preserve">Kim, E., Fernández-Bobadilla, H.A. and Chen, X. (2023) “Data augmentation for fault classification of railway track irregularities in track-vehicle scale model,” </w:t>
      </w:r>
      <w:r>
        <w:rPr>
          <w:i/>
          <w:iCs/>
        </w:rPr>
        <w:t>2023 IEEE SENSORS</w:t>
      </w:r>
      <w:r>
        <w:t xml:space="preserve">. </w:t>
      </w:r>
      <w:r>
        <w:rPr>
          <w:i/>
          <w:iCs/>
        </w:rPr>
        <w:t>2023 IEEE SENSORS</w:t>
      </w:r>
      <w:r>
        <w:t>, Vienna, Austria: IEEE, pp. 1–4. Available at: https://doi.org/10.1109/SENSORS56945.2023.10324866.</w:t>
      </w:r>
    </w:p>
    <w:p w14:paraId="3FC3402F" w14:textId="77777777" w:rsidR="000A3919" w:rsidRDefault="000A3919" w:rsidP="000A3919">
      <w:pPr>
        <w:pStyle w:val="afc"/>
        <w:ind w:firstLine="480"/>
      </w:pPr>
      <w:r>
        <w:t xml:space="preserve">Koh, Y.S. </w:t>
      </w:r>
      <w:r>
        <w:rPr>
          <w:i/>
          <w:iCs/>
        </w:rPr>
        <w:t>et al.</w:t>
      </w:r>
      <w:r>
        <w:t xml:space="preserve"> (2020) “A REVIEW ON AUGMENTED REALITY TRACKING METHODS FOR MAINTENANCE OF ROBOTS,” </w:t>
      </w:r>
      <w:r>
        <w:rPr>
          <w:i/>
          <w:iCs/>
        </w:rPr>
        <w:t>Jurnal Teknologi</w:t>
      </w:r>
      <w:r>
        <w:t>, 83(1), pp. 37–43. Available at: https://doi.org/10.11113/jurnalteknologi.v83.14907.</w:t>
      </w:r>
    </w:p>
    <w:p w14:paraId="40822237" w14:textId="77777777" w:rsidR="000A3919" w:rsidRDefault="000A3919" w:rsidP="000A3919">
      <w:pPr>
        <w:pStyle w:val="afc"/>
        <w:ind w:firstLine="480"/>
      </w:pPr>
      <w:r>
        <w:t xml:space="preserve">Koohmishi, M. </w:t>
      </w:r>
      <w:r>
        <w:rPr>
          <w:i/>
          <w:iCs/>
        </w:rPr>
        <w:t>et al.</w:t>
      </w:r>
      <w:r>
        <w:t xml:space="preserve"> (2024a) “Advancing railway track health monitoring: Integrating GPR, InSAR and machine learning for enhanced asset management,” </w:t>
      </w:r>
      <w:r>
        <w:rPr>
          <w:i/>
          <w:iCs/>
        </w:rPr>
        <w:t>Automation in Construction</w:t>
      </w:r>
      <w:r>
        <w:t>, 162, p. 105378. Available at: https://doi.org/10.1016/j.autcon.2024.105378.</w:t>
      </w:r>
    </w:p>
    <w:p w14:paraId="5B677B56" w14:textId="77777777" w:rsidR="000A3919" w:rsidRDefault="000A3919" w:rsidP="000A3919">
      <w:pPr>
        <w:pStyle w:val="afc"/>
        <w:ind w:firstLine="480"/>
      </w:pPr>
      <w:r>
        <w:t xml:space="preserve">Koohmishi, M. </w:t>
      </w:r>
      <w:r>
        <w:rPr>
          <w:i/>
          <w:iCs/>
        </w:rPr>
        <w:t>et al.</w:t>
      </w:r>
      <w:r>
        <w:t xml:space="preserve"> (2024b) “Advancing railway track health monitoring: Integrating GPR, InSAR and machine learning for enhanced asset management,” </w:t>
      </w:r>
      <w:r>
        <w:rPr>
          <w:i/>
          <w:iCs/>
        </w:rPr>
        <w:t>Automation in Construction</w:t>
      </w:r>
      <w:r>
        <w:t>, 162. Available at: https://doi.org/10.1016/j.autcon.2024.105378.</w:t>
      </w:r>
    </w:p>
    <w:p w14:paraId="2BF3668A" w14:textId="77777777" w:rsidR="000A3919" w:rsidRDefault="000A3919" w:rsidP="000A3919">
      <w:pPr>
        <w:pStyle w:val="afc"/>
        <w:ind w:firstLine="480"/>
      </w:pPr>
      <w:r>
        <w:t xml:space="preserve">Koren, Y., Bell, R. and Volinsky, C. (2009) “Matrix Factorization Techniques for Recommender Systems,” </w:t>
      </w:r>
      <w:r>
        <w:rPr>
          <w:i/>
          <w:iCs/>
        </w:rPr>
        <w:t>Computer</w:t>
      </w:r>
      <w:r>
        <w:t>, 42(8), pp. 30–37. Available at: https://doi.org/10.1109/MC.2009.263.</w:t>
      </w:r>
    </w:p>
    <w:p w14:paraId="33B17CDF" w14:textId="77777777" w:rsidR="000A3919" w:rsidRDefault="000A3919" w:rsidP="000A3919">
      <w:pPr>
        <w:pStyle w:val="afc"/>
        <w:ind w:firstLine="480"/>
      </w:pPr>
      <w:r>
        <w:t xml:space="preserve">Kotelnikov, A. </w:t>
      </w:r>
      <w:r>
        <w:rPr>
          <w:i/>
          <w:iCs/>
        </w:rPr>
        <w:t>et al.</w:t>
      </w:r>
      <w:r>
        <w:t xml:space="preserve"> (2024) “TabDDPM: Modelling Tabular Data with Diffusion Models.” Available at: https://doi.org/10.5555/3618408.3619133.</w:t>
      </w:r>
    </w:p>
    <w:p w14:paraId="3B104E74" w14:textId="77777777" w:rsidR="000A3919" w:rsidRDefault="000A3919" w:rsidP="000A3919">
      <w:pPr>
        <w:pStyle w:val="afc"/>
        <w:ind w:firstLine="480"/>
      </w:pPr>
      <w:r>
        <w:t xml:space="preserve">Lee, I. </w:t>
      </w:r>
      <w:r>
        <w:rPr>
          <w:i/>
          <w:iCs/>
        </w:rPr>
        <w:t>et al.</w:t>
      </w:r>
      <w:r>
        <w:t xml:space="preserve"> (2018) “Effect of groundwater level variation on residual settlement of korean high-speed railway on soft ground,” </w:t>
      </w:r>
      <w:r>
        <w:rPr>
          <w:i/>
          <w:iCs/>
        </w:rPr>
        <w:t>KSCE Journal of Civil Engineering</w:t>
      </w:r>
      <w:r>
        <w:t>, 22(9), pp. 3312–3320. Available at: https://doi.org/10.1007/s12205-017-0472-6.</w:t>
      </w:r>
    </w:p>
    <w:p w14:paraId="7B9E9101" w14:textId="77777777" w:rsidR="000A3919" w:rsidRDefault="000A3919" w:rsidP="000A3919">
      <w:pPr>
        <w:pStyle w:val="afc"/>
        <w:ind w:firstLine="480"/>
      </w:pPr>
      <w:r>
        <w:t xml:space="preserve">Li, C. </w:t>
      </w:r>
      <w:r>
        <w:rPr>
          <w:i/>
          <w:iCs/>
        </w:rPr>
        <w:t>et al.</w:t>
      </w:r>
      <w:r>
        <w:t xml:space="preserve"> (2020) “Spatial–Temporal Model to Identify the Deformation of Underlying High-Speed Railway Infrastructure,” </w:t>
      </w:r>
      <w:r>
        <w:rPr>
          <w:i/>
          <w:iCs/>
        </w:rPr>
        <w:t>Journal of Transportation Engineering, Part A: Systems</w:t>
      </w:r>
      <w:r>
        <w:t>, 146(8), p. 04020084. Available at: https://doi.org/10.1061/JTEPBS.0000408.</w:t>
      </w:r>
    </w:p>
    <w:p w14:paraId="0D2DBD8A" w14:textId="77777777" w:rsidR="000A3919" w:rsidRDefault="000A3919" w:rsidP="000A3919">
      <w:pPr>
        <w:pStyle w:val="afc"/>
        <w:ind w:firstLine="480"/>
      </w:pPr>
      <w:r>
        <w:t xml:space="preserve">Li, C. </w:t>
      </w:r>
      <w:r>
        <w:rPr>
          <w:i/>
          <w:iCs/>
        </w:rPr>
        <w:t>et al.</w:t>
      </w:r>
      <w:r>
        <w:t xml:space="preserve"> (2024) “A multitask learning method for rail corrugation detection </w:t>
      </w:r>
      <w:r>
        <w:lastRenderedPageBreak/>
        <w:t xml:space="preserve">using in-vehicle responses and noise data,” </w:t>
      </w:r>
      <w:r>
        <w:rPr>
          <w:i/>
          <w:iCs/>
        </w:rPr>
        <w:t>IEEE Transactions on Intelligent Transportation Systems</w:t>
      </w:r>
      <w:r>
        <w:t>, 25(6), pp. 5045–5058. Available at: https://doi.org/10.1109/TITS.2023.3334290.</w:t>
      </w:r>
    </w:p>
    <w:p w14:paraId="2ECD1972" w14:textId="77777777" w:rsidR="000A3919" w:rsidRDefault="000A3919" w:rsidP="000A3919">
      <w:pPr>
        <w:pStyle w:val="afc"/>
        <w:ind w:firstLine="480"/>
      </w:pPr>
      <w:r>
        <w:t xml:space="preserve">Li, Chenzhong (2026) </w:t>
      </w:r>
      <w:r>
        <w:rPr>
          <w:i/>
          <w:iCs/>
        </w:rPr>
        <w:t>Research of Railway Track Longitudinal Irregularity Recognition Method by Integrating Multi-Source Data from Onboard Vehicles</w:t>
      </w:r>
      <w:r>
        <w:t>. Doctoral Dissertation. Southwest Jiaotong University. Available at: https://doi.org/10.27414/d.cnki.gxnju.2024.000115.</w:t>
      </w:r>
    </w:p>
    <w:p w14:paraId="0D55FABE" w14:textId="77777777" w:rsidR="000A3919" w:rsidRDefault="000A3919" w:rsidP="000A3919">
      <w:pPr>
        <w:pStyle w:val="afc"/>
        <w:ind w:firstLine="480"/>
      </w:pPr>
      <w:r>
        <w:t xml:space="preserve">Li, J. </w:t>
      </w:r>
      <w:r>
        <w:rPr>
          <w:i/>
          <w:iCs/>
        </w:rPr>
        <w:t>et al.</w:t>
      </w:r>
      <w:r>
        <w:t xml:space="preserve"> (2024) “Smart railways: the design and construction of an autonomous inspection and maintenance vehicle,” </w:t>
      </w:r>
      <w:r>
        <w:rPr>
          <w:i/>
          <w:iCs/>
        </w:rPr>
        <w:t>Procedia CIRP</w:t>
      </w:r>
      <w:r>
        <w:t>, 128, pp. 61–65. Available at: https://doi.org/10.1016/j.procir.2024.03.003.</w:t>
      </w:r>
    </w:p>
    <w:p w14:paraId="3680F3B6" w14:textId="77777777" w:rsidR="000A3919" w:rsidRDefault="000A3919" w:rsidP="000A3919">
      <w:pPr>
        <w:pStyle w:val="afc"/>
        <w:ind w:firstLine="480"/>
      </w:pPr>
      <w:r>
        <w:t xml:space="preserve">Li, M. </w:t>
      </w:r>
      <w:r>
        <w:rPr>
          <w:i/>
          <w:iCs/>
        </w:rPr>
        <w:t>et al.</w:t>
      </w:r>
      <w:r>
        <w:t xml:space="preserve"> (2022) “A Fault-Diagnosis Method for Railway Turnout Systems Based on Improved Autoencoder and Data Augmentation,” </w:t>
      </w:r>
      <w:r>
        <w:rPr>
          <w:i/>
          <w:iCs/>
        </w:rPr>
        <w:t>Sensors</w:t>
      </w:r>
      <w:r>
        <w:t>, 22(23). Available at: https://doi.org/10.3390/s22239438.</w:t>
      </w:r>
    </w:p>
    <w:p w14:paraId="0C1258CC" w14:textId="77777777" w:rsidR="000A3919" w:rsidRDefault="000A3919" w:rsidP="000A3919">
      <w:pPr>
        <w:pStyle w:val="afc"/>
        <w:ind w:firstLine="480"/>
      </w:pPr>
      <w:r>
        <w:t xml:space="preserve">Li, M. and Zeng, Y. (2026) “Causative word extraction and analysis based on text data of metro safety events,” </w:t>
      </w:r>
      <w:r>
        <w:rPr>
          <w:i/>
          <w:iCs/>
        </w:rPr>
        <w:t>PROCEEDINGS OF THE INSTITUTION OF MECHANICAL ENGINEERS PART O-JOURNAL OF RISK AND RELIABILITY</w:t>
      </w:r>
      <w:r>
        <w:t>, 240(1), pp. 358–371. Available at: https://doi.org/10.1177/1748006X251338899.</w:t>
      </w:r>
    </w:p>
    <w:p w14:paraId="36E54F1F" w14:textId="77777777" w:rsidR="000A3919" w:rsidRDefault="000A3919" w:rsidP="000A3919">
      <w:pPr>
        <w:pStyle w:val="afc"/>
        <w:ind w:firstLine="480"/>
      </w:pPr>
      <w:r>
        <w:t xml:space="preserve">Li, Y. </w:t>
      </w:r>
      <w:r>
        <w:rPr>
          <w:i/>
          <w:iCs/>
        </w:rPr>
        <w:t>et al.</w:t>
      </w:r>
      <w:r>
        <w:t xml:space="preserve"> (2025) “Intelligent human-computer interactive training assistant system for rail systems,” </w:t>
      </w:r>
      <w:r>
        <w:rPr>
          <w:i/>
          <w:iCs/>
        </w:rPr>
        <w:t>HIGH-SPEED RAILWAY</w:t>
      </w:r>
      <w:r>
        <w:t>, 3(1), pp. 64–77. Available at: https://doi.org/10.1016/j.hspr.2025.02.001.</w:t>
      </w:r>
    </w:p>
    <w:p w14:paraId="161916E8" w14:textId="77777777" w:rsidR="000A3919" w:rsidRDefault="000A3919" w:rsidP="000A3919">
      <w:pPr>
        <w:pStyle w:val="afc"/>
        <w:ind w:firstLine="480"/>
      </w:pPr>
      <w:r>
        <w:t xml:space="preserve">Liao, Yingying </w:t>
      </w:r>
      <w:r>
        <w:rPr>
          <w:i/>
          <w:iCs/>
        </w:rPr>
        <w:t>et al.</w:t>
      </w:r>
      <w:r>
        <w:t xml:space="preserve"> (2022) “Prediction models for railway track geometry degradation using machine learning methods: a review,” </w:t>
      </w:r>
      <w:r>
        <w:rPr>
          <w:i/>
          <w:iCs/>
        </w:rPr>
        <w:t>Sensors</w:t>
      </w:r>
      <w:r>
        <w:t>, 22(19), p. 7275.</w:t>
      </w:r>
    </w:p>
    <w:p w14:paraId="5B907010" w14:textId="77777777" w:rsidR="000A3919" w:rsidRDefault="000A3919" w:rsidP="000A3919">
      <w:pPr>
        <w:pStyle w:val="afc"/>
        <w:ind w:firstLine="480"/>
      </w:pPr>
      <w:r>
        <w:t xml:space="preserve">Liao, Y. </w:t>
      </w:r>
      <w:r>
        <w:rPr>
          <w:i/>
          <w:iCs/>
        </w:rPr>
        <w:t>et al.</w:t>
      </w:r>
      <w:r>
        <w:t xml:space="preserve"> (2022) “Prediction Models for Railway Track Geometry Degradation Using Machine Learning Methods: A Review,” </w:t>
      </w:r>
      <w:r>
        <w:rPr>
          <w:i/>
          <w:iCs/>
        </w:rPr>
        <w:t>Sensors</w:t>
      </w:r>
      <w:r>
        <w:t>, 22(19), p. 7275. Available at: https://doi.org/10.3390/s22197275.</w:t>
      </w:r>
    </w:p>
    <w:p w14:paraId="4F27EEFA" w14:textId="77777777" w:rsidR="000A3919" w:rsidRDefault="000A3919" w:rsidP="000A3919">
      <w:pPr>
        <w:pStyle w:val="afc"/>
        <w:ind w:firstLine="480"/>
      </w:pPr>
      <w:r>
        <w:t xml:space="preserve">Liu, J. and Xiao, J. (2010) “Experimental study on the stability of railroad silt subgrade with increasing train speed,” </w:t>
      </w:r>
      <w:r>
        <w:rPr>
          <w:i/>
          <w:iCs/>
        </w:rPr>
        <w:t>Journal of Geotechnical and Geoenvironmental Engineering</w:t>
      </w:r>
      <w:r>
        <w:t>, 136(6), pp. 833–841. Available at: https://doi.org/10.1061/(ASCE)GT.1943-5606.0000282.</w:t>
      </w:r>
    </w:p>
    <w:p w14:paraId="4A07CC81" w14:textId="77777777" w:rsidR="000A3919" w:rsidRDefault="000A3919" w:rsidP="000A3919">
      <w:pPr>
        <w:pStyle w:val="afc"/>
        <w:ind w:firstLine="480"/>
      </w:pPr>
      <w:r>
        <w:t xml:space="preserve">Lu, C. and Cai, C. (2020) “Overview on safety management and maintenance of high-speed railway in China,” </w:t>
      </w:r>
      <w:r>
        <w:rPr>
          <w:i/>
          <w:iCs/>
        </w:rPr>
        <w:t>Transportation Geotechnics</w:t>
      </w:r>
      <w:r>
        <w:t>, 25, p. 100397. Available at: https://doi.org/10.1016/j.trgeo.2020.100397.</w:t>
      </w:r>
    </w:p>
    <w:p w14:paraId="283D48FB" w14:textId="77777777" w:rsidR="000A3919" w:rsidRDefault="000A3919" w:rsidP="000A3919">
      <w:pPr>
        <w:pStyle w:val="afc"/>
        <w:ind w:firstLine="480"/>
      </w:pPr>
      <w:r>
        <w:t xml:space="preserve">Lu, X.L. </w:t>
      </w:r>
      <w:r>
        <w:rPr>
          <w:i/>
          <w:iCs/>
        </w:rPr>
        <w:t>et al.</w:t>
      </w:r>
      <w:r>
        <w:t xml:space="preserve"> (2024) “Hybrid physics machine learning for ultrasonic field guided 3D generation and reconstruction of rail defects,” </w:t>
      </w:r>
      <w:r>
        <w:rPr>
          <w:i/>
          <w:iCs/>
        </w:rPr>
        <w:t>NDT &amp; E International</w:t>
      </w:r>
      <w:r>
        <w:t>, 146, p. 103174. Available at: https://doi.org/10.1016/j.ndteint.2024.103174.</w:t>
      </w:r>
    </w:p>
    <w:p w14:paraId="52259009" w14:textId="77777777" w:rsidR="000A3919" w:rsidRDefault="000A3919" w:rsidP="000A3919">
      <w:pPr>
        <w:pStyle w:val="afc"/>
        <w:ind w:firstLine="480"/>
      </w:pPr>
      <w:r>
        <w:t xml:space="preserve">Luan, R. and Liu, R. (2025) “Risk assessment model for railway track maintenance operations based on combined weights and nonlinear FCE,” </w:t>
      </w:r>
      <w:r>
        <w:rPr>
          <w:i/>
          <w:iCs/>
        </w:rPr>
        <w:t>Applied Sciences</w:t>
      </w:r>
      <w:r>
        <w:t>, 15(13). Available at: https://doi.org/10.3390/app15137614.</w:t>
      </w:r>
    </w:p>
    <w:p w14:paraId="061394B8" w14:textId="77777777" w:rsidR="000A3919" w:rsidRDefault="000A3919" w:rsidP="000A3919">
      <w:pPr>
        <w:pStyle w:val="afc"/>
        <w:ind w:firstLine="480"/>
      </w:pPr>
      <w:r>
        <w:lastRenderedPageBreak/>
        <w:t xml:space="preserve">Lyu, P. </w:t>
      </w:r>
      <w:r>
        <w:rPr>
          <w:i/>
          <w:iCs/>
        </w:rPr>
        <w:t>et al.</w:t>
      </w:r>
      <w:r>
        <w:t xml:space="preserve"> (2022) “A novel model-independent data augmentation method for fault diagnosis in smart manufacturing,” </w:t>
      </w:r>
      <w:r>
        <w:rPr>
          <w:i/>
          <w:iCs/>
        </w:rPr>
        <w:t>Procedia CIRP</w:t>
      </w:r>
      <w:r>
        <w:t>, 107, pp. 949–954. Available at: https://doi.org/10.1016/j.procir.2022.05.090.</w:t>
      </w:r>
    </w:p>
    <w:p w14:paraId="383D1C74" w14:textId="77777777" w:rsidR="000A3919" w:rsidRDefault="000A3919" w:rsidP="000A3919">
      <w:pPr>
        <w:pStyle w:val="afc"/>
        <w:ind w:firstLine="480"/>
      </w:pPr>
      <w:r>
        <w:t xml:space="preserve">Ma, S. </w:t>
      </w:r>
      <w:r>
        <w:rPr>
          <w:i/>
          <w:iCs/>
        </w:rPr>
        <w:t>et al.</w:t>
      </w:r>
      <w:r>
        <w:t xml:space="preserve"> (2019) “Deep learning for track quality evaluation of high-speed railway based on vehicle-body vibration prediction,” </w:t>
      </w:r>
      <w:r>
        <w:rPr>
          <w:i/>
          <w:iCs/>
        </w:rPr>
        <w:t>IEEE Access</w:t>
      </w:r>
      <w:r>
        <w:t>, 7, pp. 185099–185107. Available at: https://doi.org/10.1109/ACCESS.2019.2960537.</w:t>
      </w:r>
    </w:p>
    <w:p w14:paraId="1B795E2B" w14:textId="77777777" w:rsidR="000A3919" w:rsidRDefault="000A3919" w:rsidP="000A3919">
      <w:pPr>
        <w:pStyle w:val="afc"/>
        <w:ind w:firstLine="480"/>
      </w:pPr>
      <w:r>
        <w:t xml:space="preserve">Malekjafarian, A. </w:t>
      </w:r>
      <w:r>
        <w:rPr>
          <w:i/>
          <w:iCs/>
        </w:rPr>
        <w:t>et al.</w:t>
      </w:r>
      <w:r>
        <w:t xml:space="preserve"> (2023) “A machine-learning-based approach for railway track monitoring using acceleration measured on an In-service train,” </w:t>
      </w:r>
      <w:r>
        <w:rPr>
          <w:i/>
          <w:iCs/>
        </w:rPr>
        <w:t>Sensors</w:t>
      </w:r>
      <w:r>
        <w:t>, 23(17), p. 7568. Available at: https://doi.org/10.3390/s23177568.</w:t>
      </w:r>
    </w:p>
    <w:p w14:paraId="1A1E4ACD" w14:textId="77777777" w:rsidR="000A3919" w:rsidRDefault="000A3919" w:rsidP="000A3919">
      <w:pPr>
        <w:pStyle w:val="afc"/>
        <w:ind w:firstLine="480"/>
      </w:pPr>
      <w:r>
        <w:t xml:space="preserve">Martinez, Y. </w:t>
      </w:r>
      <w:r>
        <w:rPr>
          <w:i/>
          <w:iCs/>
        </w:rPr>
        <w:t>et al.</w:t>
      </w:r>
      <w:r>
        <w:t xml:space="preserve"> (2025) “Physics-Informed Neural Networks for the Structural Analysis and Monitoring of Railway Bridges: A Systematic Review,” </w:t>
      </w:r>
      <w:r>
        <w:rPr>
          <w:i/>
          <w:iCs/>
        </w:rPr>
        <w:t>MATHEMATICS</w:t>
      </w:r>
      <w:r>
        <w:t>, 13(10). Available at: https://doi.org/10.3390/math13101571.</w:t>
      </w:r>
    </w:p>
    <w:p w14:paraId="17285046" w14:textId="77777777" w:rsidR="000A3919" w:rsidRDefault="000A3919" w:rsidP="000A3919">
      <w:pPr>
        <w:pStyle w:val="afc"/>
        <w:ind w:firstLine="480"/>
      </w:pPr>
      <w:r>
        <w:t xml:space="preserve">Masoomi, M. and Jalili, M.M. (2017) “Non-linear vibration analysis of a 2-DOF railway vehicle model under random rail excitation,” </w:t>
      </w:r>
      <w:r>
        <w:rPr>
          <w:i/>
          <w:iCs/>
        </w:rPr>
        <w:t>Proceedings of the Institution of Mechanical Engineers, Part K: Journal of Multi-body Dynamics</w:t>
      </w:r>
      <w:r>
        <w:t>, 231(4), pp. 591–607. Available at: https://doi.org/10.1177/1464419316679554.</w:t>
      </w:r>
    </w:p>
    <w:p w14:paraId="009C50F2" w14:textId="77777777" w:rsidR="000A3919" w:rsidRDefault="000A3919" w:rsidP="000A3919">
      <w:pPr>
        <w:pStyle w:val="afc"/>
        <w:ind w:firstLine="480"/>
      </w:pPr>
      <w:r>
        <w:t xml:space="preserve">Meng, Z. </w:t>
      </w:r>
      <w:r>
        <w:rPr>
          <w:i/>
          <w:iCs/>
        </w:rPr>
        <w:t>et al.</w:t>
      </w:r>
      <w:r>
        <w:t xml:space="preserve"> (2020) “Experimental study of the microstructure of loess on its macroscopic geotechnical properties of the baozhong railway subgrade in ningxia, China,” </w:t>
      </w:r>
      <w:r>
        <w:rPr>
          <w:i/>
          <w:iCs/>
        </w:rPr>
        <w:t>Bulletin of Engineering Geology and the Environment</w:t>
      </w:r>
      <w:r>
        <w:t>, 79(9), pp. 4829–4840. Available at: https://doi.org/10.1007/s10064-020-01816-9.</w:t>
      </w:r>
    </w:p>
    <w:p w14:paraId="07D9FA48" w14:textId="77777777" w:rsidR="000A3919" w:rsidRDefault="000A3919" w:rsidP="000A3919">
      <w:pPr>
        <w:pStyle w:val="afc"/>
        <w:ind w:firstLine="480"/>
      </w:pPr>
      <w:r>
        <w:t xml:space="preserve">Miao, R., Wu, T. and Zhang, Z. (2025) “Graph RAG-based fault diagnosis for train bogies using knowledge graphs and large language model,” </w:t>
      </w:r>
      <w:r>
        <w:rPr>
          <w:i/>
          <w:iCs/>
        </w:rPr>
        <w:t>KNOWLEDGE-BASED SYSTEMS</w:t>
      </w:r>
      <w:r>
        <w:t>, 331. Available at: https://doi.org/10.1016/j.knosys.2025.114855.</w:t>
      </w:r>
    </w:p>
    <w:p w14:paraId="50634FA2" w14:textId="77777777" w:rsidR="000A3919" w:rsidRDefault="000A3919" w:rsidP="000A3919">
      <w:pPr>
        <w:pStyle w:val="afc"/>
        <w:ind w:firstLine="480"/>
      </w:pPr>
      <w:r>
        <w:t xml:space="preserve">Milosevic, M.D.G. </w:t>
      </w:r>
      <w:r>
        <w:rPr>
          <w:i/>
          <w:iCs/>
        </w:rPr>
        <w:t>et al.</w:t>
      </w:r>
      <w:r>
        <w:t xml:space="preserve"> (2022a) “Condition monitoring of railway crossing geometry via measured and simulated track responses,” </w:t>
      </w:r>
      <w:r>
        <w:rPr>
          <w:i/>
          <w:iCs/>
        </w:rPr>
        <w:t>Sensors</w:t>
      </w:r>
      <w:r>
        <w:t>, 22(3), p. 1012. Available at: https://doi.org/10.3390/s22031012.</w:t>
      </w:r>
    </w:p>
    <w:p w14:paraId="0CF2D707" w14:textId="77777777" w:rsidR="000A3919" w:rsidRDefault="000A3919" w:rsidP="000A3919">
      <w:pPr>
        <w:pStyle w:val="afc"/>
        <w:ind w:firstLine="480"/>
      </w:pPr>
      <w:r>
        <w:t xml:space="preserve">Milosevic, M.D.G. </w:t>
      </w:r>
      <w:r>
        <w:rPr>
          <w:i/>
          <w:iCs/>
        </w:rPr>
        <w:t>et al.</w:t>
      </w:r>
      <w:r>
        <w:t xml:space="preserve"> (2022b) “Condition Monitoring of Railway Crossing Geometry via Measured and Simulated Track Responses,” </w:t>
      </w:r>
      <w:r>
        <w:rPr>
          <w:i/>
          <w:iCs/>
        </w:rPr>
        <w:t>Sensors</w:t>
      </w:r>
      <w:r>
        <w:t>, 22(3), p. 1012. Available at: https://doi.org/10.3390/s22031012.</w:t>
      </w:r>
    </w:p>
    <w:p w14:paraId="5B2FE92E" w14:textId="77777777" w:rsidR="000A3919" w:rsidRDefault="000A3919" w:rsidP="000A3919">
      <w:pPr>
        <w:pStyle w:val="afc"/>
        <w:ind w:firstLine="480"/>
      </w:pPr>
      <w:r>
        <w:t xml:space="preserve">Ministry of Transport of the People’s Republic of China (2025) </w:t>
      </w:r>
      <w:r>
        <w:rPr>
          <w:i/>
          <w:iCs/>
        </w:rPr>
        <w:t>2024 Railway Statistics Bulletin</w:t>
      </w:r>
      <w:r>
        <w:t>.</w:t>
      </w:r>
    </w:p>
    <w:p w14:paraId="5811680B" w14:textId="77777777" w:rsidR="000A3919" w:rsidRDefault="000A3919" w:rsidP="000A3919">
      <w:pPr>
        <w:pStyle w:val="afc"/>
        <w:ind w:firstLine="480"/>
      </w:pPr>
      <w:r>
        <w:t xml:space="preserve">Mohammadi, R. and He, Q. (2022) “A deep reinforcement learning approach for rail renewal and maintenance planning,” </w:t>
      </w:r>
      <w:r>
        <w:rPr>
          <w:i/>
          <w:iCs/>
        </w:rPr>
        <w:t>Reliability Engineering &amp; System Safety</w:t>
      </w:r>
      <w:r>
        <w:t>, 225, p. 108615. Available at: https://doi.org/10.1016/j.ress.2022.108615.</w:t>
      </w:r>
    </w:p>
    <w:p w14:paraId="2ED16223" w14:textId="77777777" w:rsidR="000A3919" w:rsidRDefault="000A3919" w:rsidP="000A3919">
      <w:pPr>
        <w:pStyle w:val="afc"/>
        <w:ind w:firstLine="480"/>
      </w:pPr>
      <w:r>
        <w:t xml:space="preserve">Molodova, M., Li, Z. and Dollevoet, R. (2011) “Axle box acceleration: Measurement and simulation for detection of short track defects,” </w:t>
      </w:r>
      <w:r>
        <w:rPr>
          <w:i/>
          <w:iCs/>
        </w:rPr>
        <w:t>Wear</w:t>
      </w:r>
      <w:r>
        <w:t>, 271(1–2), pp. 349–356.</w:t>
      </w:r>
    </w:p>
    <w:p w14:paraId="31AEA106" w14:textId="77777777" w:rsidR="000A3919" w:rsidRDefault="000A3919" w:rsidP="000A3919">
      <w:pPr>
        <w:pStyle w:val="afc"/>
        <w:ind w:firstLine="480"/>
      </w:pPr>
      <w:r>
        <w:t xml:space="preserve">Morais, J. </w:t>
      </w:r>
      <w:r>
        <w:rPr>
          <w:i/>
          <w:iCs/>
        </w:rPr>
        <w:t>et al.</w:t>
      </w:r>
      <w:r>
        <w:t xml:space="preserve"> (2023) “Railway track support condition assessment — </w:t>
      </w:r>
      <w:r>
        <w:lastRenderedPageBreak/>
        <w:t xml:space="preserve">methodology validation using numerical simulations,” </w:t>
      </w:r>
      <w:r>
        <w:rPr>
          <w:i/>
          <w:iCs/>
        </w:rPr>
        <w:t>Engineering Failure Analysis</w:t>
      </w:r>
      <w:r>
        <w:t>, 152, p. 107483. Available at: https://doi.org/10.1016/j.engfailanal.2023.107483.</w:t>
      </w:r>
    </w:p>
    <w:p w14:paraId="13642186" w14:textId="77777777" w:rsidR="000A3919" w:rsidRDefault="000A3919" w:rsidP="000A3919">
      <w:pPr>
        <w:pStyle w:val="afc"/>
        <w:ind w:firstLine="480"/>
      </w:pPr>
      <w:r>
        <w:t xml:space="preserve">Mutlu, U. and Kaewunruen, S. (2026) “Digitalised Predictive Maintenance in Railways: A Systematic Review of AI, BIM, and Digital Twins,” </w:t>
      </w:r>
      <w:r>
        <w:rPr>
          <w:i/>
          <w:iCs/>
        </w:rPr>
        <w:t>Infrastructures</w:t>
      </w:r>
      <w:r>
        <w:t>, 11(3), p. 87.</w:t>
      </w:r>
    </w:p>
    <w:p w14:paraId="0366C9F4" w14:textId="77777777" w:rsidR="000A3919" w:rsidRDefault="000A3919" w:rsidP="000A3919">
      <w:pPr>
        <w:pStyle w:val="afc"/>
        <w:ind w:firstLine="480"/>
      </w:pPr>
      <w:r>
        <w:t xml:space="preserve">Nabochenko, O. </w:t>
      </w:r>
      <w:r>
        <w:rPr>
          <w:i/>
          <w:iCs/>
        </w:rPr>
        <w:t>et al.</w:t>
      </w:r>
      <w:r>
        <w:t xml:space="preserve"> (2019) “Studying the railroad track geometry deterioration as a result of an uneven subsidence of the ballast layer,” </w:t>
      </w:r>
      <w:r>
        <w:rPr>
          <w:i/>
          <w:iCs/>
        </w:rPr>
        <w:t>Eastern-European Journal of Enterprise Technologies</w:t>
      </w:r>
      <w:r>
        <w:t>, 1(7 (97)), pp. 50–59. Available at: https://doi.org/10.15587/1729-4061.2019.154864.</w:t>
      </w:r>
    </w:p>
    <w:p w14:paraId="195E58EE" w14:textId="77777777" w:rsidR="000A3919" w:rsidRDefault="000A3919" w:rsidP="000A3919">
      <w:pPr>
        <w:pStyle w:val="afc"/>
        <w:ind w:firstLine="480"/>
      </w:pPr>
      <w:r>
        <w:t xml:space="preserve">Niu, L. </w:t>
      </w:r>
      <w:r>
        <w:rPr>
          <w:i/>
          <w:iCs/>
        </w:rPr>
        <w:t>et al.</w:t>
      </w:r>
      <w:r>
        <w:t xml:space="preserve"> (2023) “An assessment method of rail corrugation based on wheel–rail vertical force and its application for rail grinding,” </w:t>
      </w:r>
      <w:r>
        <w:rPr>
          <w:i/>
          <w:iCs/>
        </w:rPr>
        <w:t>Journal of Civil Structural Health Monitoring</w:t>
      </w:r>
      <w:r>
        <w:t>, 13, pp. 1131–1150. Available at: https://doi.org/10.1007/s13349-023-00700-w.</w:t>
      </w:r>
    </w:p>
    <w:p w14:paraId="53865A48" w14:textId="77777777" w:rsidR="000A3919" w:rsidRDefault="000A3919" w:rsidP="000A3919">
      <w:pPr>
        <w:pStyle w:val="afc"/>
        <w:ind w:firstLine="480"/>
      </w:pPr>
      <w:r>
        <w:t xml:space="preserve">OBrien, E.J. </w:t>
      </w:r>
      <w:r>
        <w:rPr>
          <w:i/>
          <w:iCs/>
        </w:rPr>
        <w:t>et al.</w:t>
      </w:r>
      <w:r>
        <w:t xml:space="preserve"> (2018) “Determination of railway track longitudinal profile using measured inertial response of an in-service railway vehicle,” </w:t>
      </w:r>
      <w:r>
        <w:rPr>
          <w:i/>
          <w:iCs/>
        </w:rPr>
        <w:t>Structural Health Monitoring</w:t>
      </w:r>
      <w:r>
        <w:t>, 17(6), pp. 1425–1440. Available at: https://doi.org/10.1177/1475921717744479.</w:t>
      </w:r>
    </w:p>
    <w:p w14:paraId="6442625B" w14:textId="77777777" w:rsidR="000A3919" w:rsidRDefault="000A3919" w:rsidP="000A3919">
      <w:pPr>
        <w:pStyle w:val="afc"/>
        <w:ind w:firstLine="480"/>
      </w:pPr>
      <w:r>
        <w:t xml:space="preserve">Olivier, B. </w:t>
      </w:r>
      <w:r>
        <w:rPr>
          <w:i/>
          <w:iCs/>
        </w:rPr>
        <w:t>et al.</w:t>
      </w:r>
      <w:r>
        <w:t xml:space="preserve"> (2025) “A review of computer vision for railways,” </w:t>
      </w:r>
      <w:r>
        <w:rPr>
          <w:i/>
          <w:iCs/>
        </w:rPr>
        <w:t>IEEE Transactions on Intelligent Transportation Systems</w:t>
      </w:r>
      <w:r>
        <w:t>, 26(7), pp. 11034–11065. Available at: https://doi.org/10.1109/TITS.2025.3552011.</w:t>
      </w:r>
    </w:p>
    <w:p w14:paraId="61C433F8" w14:textId="77777777" w:rsidR="000A3919" w:rsidRDefault="000A3919" w:rsidP="000A3919">
      <w:pPr>
        <w:pStyle w:val="afc"/>
        <w:ind w:firstLine="480"/>
      </w:pPr>
      <w:r>
        <w:t xml:space="preserve">Ouyang, M. </w:t>
      </w:r>
      <w:r>
        <w:rPr>
          <w:i/>
          <w:iCs/>
        </w:rPr>
        <w:t>et al.</w:t>
      </w:r>
      <w:r>
        <w:t xml:space="preserve"> (2010) “STAMP-based analysis on the railway accident and accident spreading: Taking the China–jiaoji railway accident for example,” </w:t>
      </w:r>
      <w:r>
        <w:rPr>
          <w:i/>
          <w:iCs/>
        </w:rPr>
        <w:t>Safety Science</w:t>
      </w:r>
      <w:r>
        <w:t>, 48(5), pp. 544–555. Available at: https://doi.org/10.1016/j.ssci.2010.01.002.</w:t>
      </w:r>
    </w:p>
    <w:p w14:paraId="3F0A950C" w14:textId="77777777" w:rsidR="000A3919" w:rsidRDefault="000A3919" w:rsidP="000A3919">
      <w:pPr>
        <w:pStyle w:val="afc"/>
        <w:ind w:firstLine="480"/>
      </w:pPr>
      <w:r>
        <w:t xml:space="preserve">Paixão, A., Fortunato, E. and Calçada, R. (2019) “Smartphone’s sensing capabilities for on-board railway track monitoring: structural performance and geometrical degradation assessment,” </w:t>
      </w:r>
      <w:r>
        <w:rPr>
          <w:i/>
          <w:iCs/>
        </w:rPr>
        <w:t>Advances in Civil Engineering</w:t>
      </w:r>
      <w:r>
        <w:t>. Edited by D. Rizos, 2019(1), p. 1729153. Available at: https://doi.org/10.1155/2019/1729153.</w:t>
      </w:r>
    </w:p>
    <w:p w14:paraId="1404D30A" w14:textId="77777777" w:rsidR="000A3919" w:rsidRDefault="000A3919" w:rsidP="000A3919">
      <w:pPr>
        <w:pStyle w:val="afc"/>
        <w:ind w:firstLine="480"/>
      </w:pPr>
      <w:r>
        <w:t xml:space="preserve">Parizzi, A., Gonzalez, F.R. and Brcic, R. (2020) “A Covariance-Based Approach to Merging InSAR and GNSS Displacement Rate Measurements,” </w:t>
      </w:r>
      <w:r>
        <w:rPr>
          <w:i/>
          <w:iCs/>
        </w:rPr>
        <w:t>Remote Sensing</w:t>
      </w:r>
      <w:r>
        <w:t>, 12(2). Available at: https://doi.org/10.3390/rs12020300.</w:t>
      </w:r>
    </w:p>
    <w:p w14:paraId="1820ECC5" w14:textId="77777777" w:rsidR="000A3919" w:rsidRDefault="000A3919" w:rsidP="000A3919">
      <w:pPr>
        <w:pStyle w:val="afc"/>
        <w:ind w:firstLine="480"/>
      </w:pPr>
      <w:r>
        <w:t xml:space="preserve">Peinado Gonzalo, A. </w:t>
      </w:r>
      <w:r>
        <w:rPr>
          <w:i/>
          <w:iCs/>
        </w:rPr>
        <w:t>et al.</w:t>
      </w:r>
      <w:r>
        <w:t xml:space="preserve"> (2022a) “Review of data analytics for condition monitoring of railway track geometry,” </w:t>
      </w:r>
      <w:r>
        <w:rPr>
          <w:i/>
          <w:iCs/>
        </w:rPr>
        <w:t>IEEE Transactions on Intelligent Transportation Systems</w:t>
      </w:r>
      <w:r>
        <w:t>, 23(12), pp. 22737–22754. Available at: https://doi.org/10.1109/TITS.2022.3214121.</w:t>
      </w:r>
    </w:p>
    <w:p w14:paraId="4227F5A4" w14:textId="77777777" w:rsidR="000A3919" w:rsidRDefault="000A3919" w:rsidP="000A3919">
      <w:pPr>
        <w:pStyle w:val="afc"/>
        <w:ind w:firstLine="480"/>
      </w:pPr>
      <w:r>
        <w:t xml:space="preserve">Peinado Gonzalo, A. </w:t>
      </w:r>
      <w:r>
        <w:rPr>
          <w:i/>
          <w:iCs/>
        </w:rPr>
        <w:t>et al.</w:t>
      </w:r>
      <w:r>
        <w:t xml:space="preserve"> (2022b) “Review of Data Analytics for Condition Monitoring of Railway Track Geometry,” </w:t>
      </w:r>
      <w:r>
        <w:rPr>
          <w:i/>
          <w:iCs/>
        </w:rPr>
        <w:t>IEEE Transactions on Intelligent Transportation Systems</w:t>
      </w:r>
      <w:r>
        <w:t>, 23(12), pp. 22737–22754. Available at: https://doi.org/10.1109/TITS.2022.3214121.</w:t>
      </w:r>
    </w:p>
    <w:p w14:paraId="120777A3" w14:textId="77777777" w:rsidR="000A3919" w:rsidRDefault="000A3919" w:rsidP="000A3919">
      <w:pPr>
        <w:pStyle w:val="afc"/>
        <w:ind w:firstLine="480"/>
      </w:pPr>
      <w:r>
        <w:lastRenderedPageBreak/>
        <w:t xml:space="preserve">Peng, C. </w:t>
      </w:r>
      <w:r>
        <w:rPr>
          <w:i/>
          <w:iCs/>
        </w:rPr>
        <w:t>et al.</w:t>
      </w:r>
      <w:r>
        <w:t xml:space="preserve"> (2025) “Adaptive fault diagnosis of railway vehicle on-board controller with large language models,” </w:t>
      </w:r>
      <w:r>
        <w:rPr>
          <w:i/>
          <w:iCs/>
        </w:rPr>
        <w:t>APPLIED SOFT COMPUTING</w:t>
      </w:r>
      <w:r>
        <w:t>, 185. Available at: https://doi.org/10.1016/j.asoc.2025.113919.</w:t>
      </w:r>
    </w:p>
    <w:p w14:paraId="438560A3" w14:textId="77777777" w:rsidR="000A3919" w:rsidRDefault="000A3919" w:rsidP="000A3919">
      <w:pPr>
        <w:pStyle w:val="afc"/>
        <w:ind w:firstLine="480"/>
      </w:pPr>
      <w:r>
        <w:t xml:space="preserve">Peng,Jianping (2017) </w:t>
      </w:r>
      <w:r>
        <w:rPr>
          <w:i/>
          <w:iCs/>
        </w:rPr>
        <w:t>Research on the method of detecting rolling contact fatigue of railway rails using eddy current pulse thermal imaging</w:t>
      </w:r>
      <w:r>
        <w:t>. PhD thesis. Southwest Jiaotong University. Available at: https://kns.cnki.net/KCMS/detail/detail.aspx?dbcode=CDFD&amp;dbname=CDFDLAST2017&amp;filename=1017022393.nh (Accessed: April 3, 2026).</w:t>
      </w:r>
    </w:p>
    <w:p w14:paraId="6ED91E6F" w14:textId="77777777" w:rsidR="000A3919" w:rsidRDefault="000A3919" w:rsidP="000A3919">
      <w:pPr>
        <w:pStyle w:val="afc"/>
        <w:ind w:firstLine="480"/>
      </w:pPr>
      <w:r>
        <w:t xml:space="preserve">Perrin, G. </w:t>
      </w:r>
      <w:r>
        <w:rPr>
          <w:i/>
          <w:iCs/>
        </w:rPr>
        <w:t>et al.</w:t>
      </w:r>
      <w:r>
        <w:t xml:space="preserve"> (2015) “Quantification of the influence of the track geometry variability on the train dynamics,” </w:t>
      </w:r>
      <w:r>
        <w:rPr>
          <w:i/>
          <w:iCs/>
        </w:rPr>
        <w:t>Mechanical Systems and Signal Processing</w:t>
      </w:r>
      <w:r>
        <w:t>, 60–61, pp. 945–957. Available at: https://doi.org/10.1016/j.ymssp.2015.01.004.</w:t>
      </w:r>
    </w:p>
    <w:p w14:paraId="1A7184A2" w14:textId="77777777" w:rsidR="000A3919" w:rsidRDefault="000A3919" w:rsidP="000A3919">
      <w:pPr>
        <w:pStyle w:val="afc"/>
        <w:ind w:firstLine="480"/>
      </w:pPr>
      <w:r>
        <w:t xml:space="preserve">Phrommahakul, N. </w:t>
      </w:r>
      <w:r>
        <w:rPr>
          <w:i/>
          <w:iCs/>
        </w:rPr>
        <w:t>et al.</w:t>
      </w:r>
      <w:r>
        <w:t xml:space="preserve"> (2025) “Detection of rail defects using phased array ultrasonic technique,” </w:t>
      </w:r>
      <w:r>
        <w:rPr>
          <w:i/>
          <w:iCs/>
        </w:rPr>
        <w:t>E3S Web of Conferences</w:t>
      </w:r>
      <w:r>
        <w:t>, 602. Available at: https://doi.org/10.1051/e3sconf/202560201009.</w:t>
      </w:r>
    </w:p>
    <w:p w14:paraId="0FF9FB85" w14:textId="77777777" w:rsidR="000A3919" w:rsidRDefault="000A3919" w:rsidP="000A3919">
      <w:pPr>
        <w:pStyle w:val="afc"/>
        <w:ind w:firstLine="480"/>
      </w:pPr>
      <w:r>
        <w:t xml:space="preserve">Praticò, F.G. and Fedele, R. (2025) “Exploring the paradigm of railway predictive maintenance,” </w:t>
      </w:r>
      <w:r>
        <w:rPr>
          <w:i/>
          <w:iCs/>
        </w:rPr>
        <w:t>Structure and Infrastructure Engineering</w:t>
      </w:r>
      <w:r>
        <w:t>, 0(0), pp. 1–12. Available at: https://doi.org/10.1080/15732479.2025.2596714.</w:t>
      </w:r>
    </w:p>
    <w:p w14:paraId="0432C76E" w14:textId="77777777" w:rsidR="000A3919" w:rsidRDefault="000A3919" w:rsidP="000A3919">
      <w:pPr>
        <w:pStyle w:val="afc"/>
        <w:ind w:firstLine="480"/>
      </w:pPr>
      <w:r>
        <w:t xml:space="preserve">Pu, H. </w:t>
      </w:r>
      <w:r>
        <w:rPr>
          <w:i/>
          <w:iCs/>
        </w:rPr>
        <w:t>et al.</w:t>
      </w:r>
      <w:r>
        <w:t xml:space="preserve"> (2024) “Multi-task deep learning methods for determining railway major technical standards,” </w:t>
      </w:r>
      <w:r>
        <w:rPr>
          <w:i/>
          <w:iCs/>
        </w:rPr>
        <w:t>IEEE Transactions on Intelligent Transportation Systems</w:t>
      </w:r>
      <w:r>
        <w:t>, 25(6), pp. 5904–5918. Available at: https://doi.org/10.1109/TITS.2023.3338146.</w:t>
      </w:r>
    </w:p>
    <w:p w14:paraId="2B197D96" w14:textId="77777777" w:rsidR="000A3919" w:rsidRDefault="000A3919" w:rsidP="000A3919">
      <w:pPr>
        <w:pStyle w:val="afc"/>
        <w:ind w:firstLine="480"/>
      </w:pPr>
      <w:r>
        <w:t xml:space="preserve">Qu, L. </w:t>
      </w:r>
      <w:r>
        <w:rPr>
          <w:i/>
          <w:iCs/>
        </w:rPr>
        <w:t>et al.</w:t>
      </w:r>
      <w:r>
        <w:t xml:space="preserve"> (2009) “PPCA-Based Missing Data Imputation for Traffic Flow Volume: A Systematical Approach,” </w:t>
      </w:r>
      <w:r>
        <w:rPr>
          <w:i/>
          <w:iCs/>
        </w:rPr>
        <w:t>IEEE Transactions on Intelligent Transportation Systems</w:t>
      </w:r>
      <w:r>
        <w:t>, 10(3), pp. 512–522. Available at: https://doi.org/10.1109/TITS.2009.2026312.</w:t>
      </w:r>
    </w:p>
    <w:p w14:paraId="0BF3A6EE" w14:textId="77777777" w:rsidR="000A3919" w:rsidRDefault="000A3919" w:rsidP="000A3919">
      <w:pPr>
        <w:pStyle w:val="afc"/>
        <w:ind w:firstLine="480"/>
      </w:pPr>
      <w:r>
        <w:t xml:space="preserve">Quiroga, L.M. and Schnieder, E. (2012) “Monte Carlo simulation of railway track geometry deterioration and restoration,” </w:t>
      </w:r>
      <w:r>
        <w:rPr>
          <w:i/>
          <w:iCs/>
        </w:rPr>
        <w:t>Proceedings of the Institution of Mechanical Engineers, Part O: Journal of Risk and Reliability</w:t>
      </w:r>
      <w:r>
        <w:t>, 226(3), pp. 274–282. Available at: https://doi.org/10.1177/1748006X11418422.</w:t>
      </w:r>
    </w:p>
    <w:p w14:paraId="1D57BE39" w14:textId="77777777" w:rsidR="000A3919" w:rsidRDefault="000A3919" w:rsidP="000A3919">
      <w:pPr>
        <w:pStyle w:val="afc"/>
        <w:ind w:firstLine="480"/>
      </w:pPr>
      <w:r>
        <w:t xml:space="preserve">Rahman, M. </w:t>
      </w:r>
      <w:r>
        <w:rPr>
          <w:i/>
          <w:iCs/>
        </w:rPr>
        <w:t>et al.</w:t>
      </w:r>
      <w:r>
        <w:t xml:space="preserve"> (2023) “A Review on the Prospects of Mobile Manipulators for Smart Maintenance of Railway Track,” </w:t>
      </w:r>
      <w:r>
        <w:rPr>
          <w:i/>
          <w:iCs/>
        </w:rPr>
        <w:t>Applied Sciences</w:t>
      </w:r>
      <w:r>
        <w:t>, 13(11), p. 6484. Available at: https://doi.org/10.3390/app13116484.</w:t>
      </w:r>
    </w:p>
    <w:p w14:paraId="4A29484E" w14:textId="77777777" w:rsidR="000A3919" w:rsidRDefault="000A3919" w:rsidP="000A3919">
      <w:pPr>
        <w:pStyle w:val="afc"/>
        <w:ind w:firstLine="480"/>
      </w:pPr>
      <w:r>
        <w:t xml:space="preserve">Rahman, M.A. </w:t>
      </w:r>
      <w:r>
        <w:rPr>
          <w:i/>
          <w:iCs/>
        </w:rPr>
        <w:t>et al.</w:t>
      </w:r>
      <w:r>
        <w:t xml:space="preserve"> (2024a) “A review of distributed acoustic sensing applications for railroad condition monitoring,” </w:t>
      </w:r>
      <w:r>
        <w:rPr>
          <w:i/>
          <w:iCs/>
        </w:rPr>
        <w:t>Mechanical Systems and Signal Processing</w:t>
      </w:r>
      <w:r>
        <w:t>, 208, p. 110983. Available at: https://doi.org/10.1016/j.ymssp.2023.110983.</w:t>
      </w:r>
    </w:p>
    <w:p w14:paraId="2CC7A9A2" w14:textId="77777777" w:rsidR="000A3919" w:rsidRDefault="000A3919" w:rsidP="000A3919">
      <w:pPr>
        <w:pStyle w:val="afc"/>
        <w:ind w:firstLine="480"/>
      </w:pPr>
      <w:r>
        <w:t xml:space="preserve">Rahman, M.A. </w:t>
      </w:r>
      <w:r>
        <w:rPr>
          <w:i/>
          <w:iCs/>
        </w:rPr>
        <w:t>et al.</w:t>
      </w:r>
      <w:r>
        <w:t xml:space="preserve"> (2024b) “A review of distributed acoustic sensing applications for railroad condition monitoring,” </w:t>
      </w:r>
      <w:r>
        <w:rPr>
          <w:i/>
          <w:iCs/>
        </w:rPr>
        <w:t>Mechanical Systems and Signal Processing</w:t>
      </w:r>
      <w:r>
        <w:t>, 208, p. 110983. Available at: https://doi.org/10.1016/j.ymssp.2023.110983.</w:t>
      </w:r>
    </w:p>
    <w:p w14:paraId="02C388C4" w14:textId="77777777" w:rsidR="000A3919" w:rsidRDefault="000A3919" w:rsidP="000A3919">
      <w:pPr>
        <w:pStyle w:val="afc"/>
        <w:ind w:firstLine="480"/>
      </w:pPr>
      <w:r>
        <w:t xml:space="preserve">Real Herráiz, J.I. </w:t>
      </w:r>
      <w:r>
        <w:rPr>
          <w:i/>
          <w:iCs/>
        </w:rPr>
        <w:t>et al.</w:t>
      </w:r>
      <w:r>
        <w:t xml:space="preserve"> (2012) “Development of a system to obtain vertical track geometry measuring axle-box accelerations from in-service trains,” </w:t>
      </w:r>
      <w:r>
        <w:rPr>
          <w:i/>
          <w:iCs/>
        </w:rPr>
        <w:t xml:space="preserve">Journal of </w:t>
      </w:r>
      <w:r>
        <w:rPr>
          <w:i/>
          <w:iCs/>
        </w:rPr>
        <w:lastRenderedPageBreak/>
        <w:t>Vibroengineering</w:t>
      </w:r>
      <w:r>
        <w:t>, 14(2), pp. 813–826.</w:t>
      </w:r>
    </w:p>
    <w:p w14:paraId="226283AC" w14:textId="77777777" w:rsidR="000A3919" w:rsidRDefault="000A3919" w:rsidP="000A3919">
      <w:pPr>
        <w:pStyle w:val="afc"/>
        <w:ind w:firstLine="480"/>
      </w:pPr>
      <w:r>
        <w:t xml:space="preserve">Ren, J. </w:t>
      </w:r>
      <w:r>
        <w:rPr>
          <w:i/>
          <w:iCs/>
        </w:rPr>
        <w:t>et al.</w:t>
      </w:r>
      <w:r>
        <w:t xml:space="preserve"> (2021) “Design theories and maintenance technologies of slab tracks for high-speed railways in China: a review,” </w:t>
      </w:r>
      <w:r>
        <w:rPr>
          <w:i/>
          <w:iCs/>
        </w:rPr>
        <w:t>Transportation Safety and Environment</w:t>
      </w:r>
      <w:r>
        <w:t>, 3(4), p. tdab024. Available at: https://doi.org/10.1093/tse/tdab024.</w:t>
      </w:r>
    </w:p>
    <w:p w14:paraId="3862275E" w14:textId="77777777" w:rsidR="000A3919" w:rsidRDefault="000A3919" w:rsidP="000A3919">
      <w:pPr>
        <w:pStyle w:val="afc"/>
        <w:ind w:firstLine="480"/>
      </w:pPr>
      <w:r>
        <w:t xml:space="preserve">Rodríguez-Hernández, M. </w:t>
      </w:r>
      <w:r>
        <w:rPr>
          <w:i/>
          <w:iCs/>
        </w:rPr>
        <w:t>et al.</w:t>
      </w:r>
      <w:r>
        <w:t xml:space="preserve"> (2025a) “Digitalization as an Enabler in Railway Maintenance: A Review from ‘The International Union of Railways Asset Management Framework’ Perspective,” </w:t>
      </w:r>
      <w:r>
        <w:rPr>
          <w:i/>
          <w:iCs/>
        </w:rPr>
        <w:t>Infrastructures</w:t>
      </w:r>
      <w:r>
        <w:t>, 10(4). Available at: https://doi.org/10.3390/infrastructures10040096.</w:t>
      </w:r>
    </w:p>
    <w:p w14:paraId="288D0F60" w14:textId="77777777" w:rsidR="000A3919" w:rsidRDefault="000A3919" w:rsidP="000A3919">
      <w:pPr>
        <w:pStyle w:val="afc"/>
        <w:ind w:firstLine="480"/>
      </w:pPr>
      <w:r>
        <w:t xml:space="preserve">Rodríguez-Hernández, M. </w:t>
      </w:r>
      <w:r>
        <w:rPr>
          <w:i/>
          <w:iCs/>
        </w:rPr>
        <w:t>et al.</w:t>
      </w:r>
      <w:r>
        <w:t xml:space="preserve"> (2025b) “Digitalization as an enabler in railway maintenance: A review from ‘The International Union of Railways Asset Management Framework’ perspective,” </w:t>
      </w:r>
      <w:r>
        <w:rPr>
          <w:i/>
          <w:iCs/>
        </w:rPr>
        <w:t>Infrastructures</w:t>
      </w:r>
      <w:r>
        <w:t>, 10(4), p. 96.</w:t>
      </w:r>
    </w:p>
    <w:p w14:paraId="4693A1A1" w14:textId="77777777" w:rsidR="000A3919" w:rsidRDefault="000A3919" w:rsidP="000A3919">
      <w:pPr>
        <w:pStyle w:val="afc"/>
        <w:ind w:firstLine="480"/>
      </w:pPr>
      <w:r>
        <w:t xml:space="preserve">Roghani, A. (2021) “Quantifying the effect of freeze-thaw cycles on track surface deformation and degradation of railway track geometry; Case study,” </w:t>
      </w:r>
      <w:r>
        <w:rPr>
          <w:i/>
          <w:iCs/>
        </w:rPr>
        <w:t>Transportation Geotechnics</w:t>
      </w:r>
      <w:r>
        <w:t>, 30, p. 100601. Available at: https://doi.org/10.1016/j.trgeo.2021.100601.</w:t>
      </w:r>
    </w:p>
    <w:p w14:paraId="28AC6978" w14:textId="77777777" w:rsidR="000A3919" w:rsidRDefault="000A3919" w:rsidP="000A3919">
      <w:pPr>
        <w:pStyle w:val="afc"/>
        <w:ind w:firstLine="480"/>
      </w:pPr>
      <w:r>
        <w:t>Rubanova, Y., Chen, R.T.Q. and Duvenaud, D. (2019) “Latent ODEs for Irregularly-Sampled Time Series.” arXiv. Available at: https://doi.org/10.48550/arXiv.1907.03907.</w:t>
      </w:r>
    </w:p>
    <w:p w14:paraId="7956DB1C" w14:textId="77777777" w:rsidR="000A3919" w:rsidRDefault="000A3919" w:rsidP="000A3919">
      <w:pPr>
        <w:pStyle w:val="afc"/>
        <w:ind w:firstLine="480"/>
      </w:pPr>
      <w:r>
        <w:t xml:space="preserve">Sadeghi, J. (2010) “Development of railway track geometry indexes based on statistical distribution of geometry data,” </w:t>
      </w:r>
      <w:r>
        <w:rPr>
          <w:i/>
          <w:iCs/>
        </w:rPr>
        <w:t>Journal of Transportation Engineering</w:t>
      </w:r>
      <w:r>
        <w:t>, 136(8), pp. 693–700. Available at: https://doi.org/10.1061/(ASCE)0733-947X(2010)136:8(693).</w:t>
      </w:r>
    </w:p>
    <w:p w14:paraId="1420BC0F" w14:textId="77777777" w:rsidR="000A3919" w:rsidRDefault="000A3919" w:rsidP="000A3919">
      <w:pPr>
        <w:pStyle w:val="afc"/>
        <w:ind w:firstLine="480"/>
      </w:pPr>
      <w:r>
        <w:t xml:space="preserve">Safari Tarbozagh, A. </w:t>
      </w:r>
      <w:r>
        <w:rPr>
          <w:i/>
          <w:iCs/>
        </w:rPr>
        <w:t>et al.</w:t>
      </w:r>
      <w:r>
        <w:t xml:space="preserve"> (2026) “Railway track geometry degradation: A review of prediction methods,” </w:t>
      </w:r>
      <w:r>
        <w:rPr>
          <w:i/>
          <w:iCs/>
        </w:rPr>
        <w:t>Results in Engineering</w:t>
      </w:r>
      <w:r>
        <w:t>, 29. Available at: https://doi.org/10.1016/j.rineng.2026.109583.</w:t>
      </w:r>
    </w:p>
    <w:p w14:paraId="46DB3ABB" w14:textId="77777777" w:rsidR="000A3919" w:rsidRDefault="000A3919" w:rsidP="000A3919">
      <w:pPr>
        <w:pStyle w:val="afc"/>
        <w:ind w:firstLine="480"/>
      </w:pPr>
      <w:r>
        <w:t xml:space="preserve">Salvador, P. </w:t>
      </w:r>
      <w:r>
        <w:rPr>
          <w:i/>
          <w:iCs/>
        </w:rPr>
        <w:t>et al.</w:t>
      </w:r>
      <w:r>
        <w:t xml:space="preserve"> (2016) “Axlebox accelerations: Their acquisition and time–frequency characterisation for railway track monitoring purposes,” </w:t>
      </w:r>
      <w:r>
        <w:rPr>
          <w:i/>
          <w:iCs/>
        </w:rPr>
        <w:t>Measurement</w:t>
      </w:r>
      <w:r>
        <w:t>, 82, pp. 301–312.</w:t>
      </w:r>
    </w:p>
    <w:p w14:paraId="6368E303" w14:textId="77777777" w:rsidR="000A3919" w:rsidRDefault="000A3919" w:rsidP="000A3919">
      <w:pPr>
        <w:pStyle w:val="afc"/>
        <w:ind w:firstLine="480"/>
      </w:pPr>
      <w:r>
        <w:t xml:space="preserve">Sedghi, M. </w:t>
      </w:r>
      <w:r>
        <w:rPr>
          <w:i/>
          <w:iCs/>
        </w:rPr>
        <w:t>et al.</w:t>
      </w:r>
      <w:r>
        <w:t xml:space="preserve"> (2021a) “A taxonomy of railway track maintenance planning and scheduling: A review and research trends,” </w:t>
      </w:r>
      <w:r>
        <w:rPr>
          <w:i/>
          <w:iCs/>
        </w:rPr>
        <w:t>Reliability Engineering &amp; System Safety</w:t>
      </w:r>
      <w:r>
        <w:t>, 215, p. 107827. Available at: https://doi.org/10.1016/j.ress.2021.107827.</w:t>
      </w:r>
    </w:p>
    <w:p w14:paraId="49D9C414" w14:textId="77777777" w:rsidR="000A3919" w:rsidRDefault="000A3919" w:rsidP="000A3919">
      <w:pPr>
        <w:pStyle w:val="afc"/>
        <w:ind w:firstLine="480"/>
      </w:pPr>
      <w:r>
        <w:t xml:space="preserve">Sedghi, M. </w:t>
      </w:r>
      <w:r>
        <w:rPr>
          <w:i/>
          <w:iCs/>
        </w:rPr>
        <w:t>et al.</w:t>
      </w:r>
      <w:r>
        <w:t xml:space="preserve"> (2021b) “A taxonomy of railway track maintenance planning and scheduling: A review and research trends,” </w:t>
      </w:r>
      <w:r>
        <w:rPr>
          <w:i/>
          <w:iCs/>
        </w:rPr>
        <w:t>Reliability Engineering &amp; System Safety</w:t>
      </w:r>
      <w:r>
        <w:t>, 215, p. 107827. Available at: https://doi.org/10.1016/j.ress.2021.107827.</w:t>
      </w:r>
    </w:p>
    <w:p w14:paraId="424412E0" w14:textId="77777777" w:rsidR="000A3919" w:rsidRDefault="000A3919" w:rsidP="000A3919">
      <w:pPr>
        <w:pStyle w:val="afc"/>
        <w:ind w:firstLine="480"/>
      </w:pPr>
      <w:r>
        <w:t xml:space="preserve">Selig, E.T. and Waters, J.M. (1994) </w:t>
      </w:r>
      <w:r>
        <w:rPr>
          <w:i/>
          <w:iCs/>
        </w:rPr>
        <w:t>Track geotechnology and substructure management</w:t>
      </w:r>
      <w:r>
        <w:t>. Thomas Telford.</w:t>
      </w:r>
    </w:p>
    <w:p w14:paraId="4894EC86" w14:textId="77777777" w:rsidR="000A3919" w:rsidRDefault="000A3919" w:rsidP="000A3919">
      <w:pPr>
        <w:pStyle w:val="afc"/>
        <w:ind w:firstLine="480"/>
      </w:pPr>
      <w:r>
        <w:t xml:space="preserve">Shang, Y. </w:t>
      </w:r>
      <w:r>
        <w:rPr>
          <w:i/>
          <w:iCs/>
        </w:rPr>
        <w:t>et al.</w:t>
      </w:r>
      <w:r>
        <w:t xml:space="preserve"> (2021) “Systems thinking approach for improving maintenance management of discrete rail assets: a review and future perspectives,” </w:t>
      </w:r>
      <w:r>
        <w:rPr>
          <w:i/>
          <w:iCs/>
        </w:rPr>
        <w:t>Structure and Infrastructure Engineering</w:t>
      </w:r>
      <w:r>
        <w:t xml:space="preserve">, 19(2), pp. 197–215. Available at: </w:t>
      </w:r>
      <w:r>
        <w:lastRenderedPageBreak/>
        <w:t>https://doi.org/10.1080/15732479.2021.1936569.</w:t>
      </w:r>
    </w:p>
    <w:p w14:paraId="14429FA8" w14:textId="77777777" w:rsidR="000A3919" w:rsidRDefault="000A3919" w:rsidP="000A3919">
      <w:pPr>
        <w:pStyle w:val="afc"/>
        <w:ind w:firstLine="480"/>
      </w:pPr>
      <w:r>
        <w:t xml:space="preserve">Shang, Y. </w:t>
      </w:r>
      <w:r>
        <w:rPr>
          <w:i/>
          <w:iCs/>
        </w:rPr>
        <w:t>et al.</w:t>
      </w:r>
      <w:r>
        <w:t xml:space="preserve"> (2023) “Systems thinking approach for improving maintenance management of discrete rail assets: a review and future perspectives,” </w:t>
      </w:r>
      <w:r>
        <w:rPr>
          <w:i/>
          <w:iCs/>
        </w:rPr>
        <w:t>Structure and Infrastructure Engineering</w:t>
      </w:r>
      <w:r>
        <w:t>, 19(2), pp. 197–215. Available at: https://doi.org/10.1080/15732479.2021.1936569.</w:t>
      </w:r>
    </w:p>
    <w:p w14:paraId="5AF3B4BD" w14:textId="77777777" w:rsidR="000A3919" w:rsidRDefault="000A3919" w:rsidP="000A3919">
      <w:pPr>
        <w:pStyle w:val="afc"/>
        <w:ind w:firstLine="480"/>
      </w:pPr>
      <w:r>
        <w:t xml:space="preserve">Sharma, S. </w:t>
      </w:r>
      <w:r>
        <w:rPr>
          <w:i/>
          <w:iCs/>
        </w:rPr>
        <w:t>et al.</w:t>
      </w:r>
      <w:r>
        <w:t xml:space="preserve"> (2018) “Data-driven optimization of railway maintenance for track geometry,” </w:t>
      </w:r>
      <w:r>
        <w:rPr>
          <w:i/>
          <w:iCs/>
        </w:rPr>
        <w:t>Transportation Research Part C: Emerging Technologies</w:t>
      </w:r>
      <w:r>
        <w:t>, 90, pp. 34–58. Available at: https://doi.org/10.1016/j.trc.2018.02.019.</w:t>
      </w:r>
    </w:p>
    <w:p w14:paraId="5269A627" w14:textId="77777777" w:rsidR="000A3919" w:rsidRDefault="000A3919" w:rsidP="000A3919">
      <w:pPr>
        <w:pStyle w:val="afc"/>
        <w:ind w:firstLine="480"/>
      </w:pPr>
      <w:r>
        <w:t xml:space="preserve">Shi, S. </w:t>
      </w:r>
      <w:r>
        <w:rPr>
          <w:i/>
          <w:iCs/>
        </w:rPr>
        <w:t>et al.</w:t>
      </w:r>
      <w:r>
        <w:t xml:space="preserve"> (2018) “Quantitative monitoring of brittle fatigue crack growth in railway steel using acoustic emission,” </w:t>
      </w:r>
      <w:r>
        <w:rPr>
          <w:i/>
          <w:iCs/>
        </w:rPr>
        <w:t>Proceedings of the Institution of Mechanical Engineers, Part F: Journal of Rail and Rapid Transit</w:t>
      </w:r>
      <w:r>
        <w:t>, 232(4), pp. 1211–1224. Available at: https://doi.org/10.1177/0954409717711292.</w:t>
      </w:r>
    </w:p>
    <w:p w14:paraId="3A180ACC" w14:textId="77777777" w:rsidR="000A3919" w:rsidRDefault="000A3919" w:rsidP="000A3919">
      <w:pPr>
        <w:pStyle w:val="afc"/>
        <w:ind w:firstLine="480"/>
      </w:pPr>
      <w:r>
        <w:t xml:space="preserve">Siahkouhi, M. </w:t>
      </w:r>
      <w:r>
        <w:rPr>
          <w:i/>
          <w:iCs/>
        </w:rPr>
        <w:t>et al.</w:t>
      </w:r>
      <w:r>
        <w:t xml:space="preserve"> (2026) “AI-assisted fibre optic sensing frameworks for automated monitoring of railway infrastructure,” </w:t>
      </w:r>
      <w:r>
        <w:rPr>
          <w:i/>
          <w:iCs/>
        </w:rPr>
        <w:t>JOURNAL OF INFRASTRUCTURE INTELLIGENCE AND RESILIENCE</w:t>
      </w:r>
      <w:r>
        <w:t>, 5(2). Available at: https://doi.org/10.1016/j.iintel.2026.100214.</w:t>
      </w:r>
    </w:p>
    <w:p w14:paraId="47630BC6" w14:textId="77777777" w:rsidR="000A3919" w:rsidRDefault="000A3919" w:rsidP="000A3919">
      <w:pPr>
        <w:pStyle w:val="afc"/>
        <w:ind w:firstLine="480"/>
      </w:pPr>
      <w:r>
        <w:t xml:space="preserve">Soleimanmeigouni, I., Ahmadi, A. and Kumar, U. (2018) “Track geometry degradation and maintenance modelling: A review,” </w:t>
      </w:r>
      <w:r>
        <w:rPr>
          <w:i/>
          <w:iCs/>
        </w:rPr>
        <w:t>Proceedings of the Institution of Mechanical Engineers, Part F: Journal of Rail and Rapid Transit</w:t>
      </w:r>
      <w:r>
        <w:t>, 232(1), pp. 73–102. Available at: https://doi.org/10.1177/0954409716657849.</w:t>
      </w:r>
    </w:p>
    <w:p w14:paraId="3DC798B3" w14:textId="77777777" w:rsidR="000A3919" w:rsidRDefault="000A3919" w:rsidP="000A3919">
      <w:pPr>
        <w:pStyle w:val="afc"/>
        <w:ind w:firstLine="480"/>
      </w:pPr>
      <w:r>
        <w:t xml:space="preserve">Sresakoolchai, J. and Kaewunruen, S. (2022) “Railway defect detection based on track geometry using supervised and unsupervised machine learning,” </w:t>
      </w:r>
      <w:r>
        <w:rPr>
          <w:i/>
          <w:iCs/>
        </w:rPr>
        <w:t>Structural Health Monitoring</w:t>
      </w:r>
      <w:r>
        <w:t>, 21(4), pp. 1757–1767. Available at: https://doi.org/10.1177/14759217211044492.</w:t>
      </w:r>
    </w:p>
    <w:p w14:paraId="2D39E8D7" w14:textId="77777777" w:rsidR="000A3919" w:rsidRDefault="000A3919" w:rsidP="000A3919">
      <w:pPr>
        <w:pStyle w:val="afc"/>
        <w:ind w:firstLine="480"/>
      </w:pPr>
      <w:r>
        <w:t xml:space="preserve">Stekhoven, D.J. and Bühlmann, P. (2012) “MissForest--non-parametric missing value imputation for mixed-type data,” </w:t>
      </w:r>
      <w:r>
        <w:rPr>
          <w:i/>
          <w:iCs/>
        </w:rPr>
        <w:t>Bioinformatics</w:t>
      </w:r>
      <w:r>
        <w:t>, 28(1), pp. 112–118. Available at: https://doi.org/10.1093/bioinformatics/btr597.</w:t>
      </w:r>
    </w:p>
    <w:p w14:paraId="21A64378" w14:textId="77777777" w:rsidR="000A3919" w:rsidRDefault="000A3919" w:rsidP="000A3919">
      <w:pPr>
        <w:pStyle w:val="afc"/>
        <w:ind w:firstLine="480"/>
      </w:pPr>
      <w:r>
        <w:t xml:space="preserve">Sun, F. </w:t>
      </w:r>
      <w:r>
        <w:rPr>
          <w:i/>
          <w:iCs/>
        </w:rPr>
        <w:t>et al.</w:t>
      </w:r>
      <w:r>
        <w:t xml:space="preserve"> (2024) “A Comprehensive Survey on Embodied Intelligence: Advancements, Challenges, and Future Perspectives,” </w:t>
      </w:r>
      <w:r>
        <w:rPr>
          <w:i/>
          <w:iCs/>
        </w:rPr>
        <w:t>CAAI Artificial Intelligence Research</w:t>
      </w:r>
      <w:r>
        <w:t>, p. 9150042. Available at: https://doi.org/10.26599/AIR.2024.9150042.</w:t>
      </w:r>
    </w:p>
    <w:p w14:paraId="02771163" w14:textId="77777777" w:rsidR="000A3919" w:rsidRDefault="000A3919" w:rsidP="000A3919">
      <w:pPr>
        <w:pStyle w:val="afc"/>
        <w:ind w:firstLine="480"/>
      </w:pPr>
      <w:r>
        <w:t xml:space="preserve">Sun, H. </w:t>
      </w:r>
      <w:r>
        <w:rPr>
          <w:i/>
          <w:iCs/>
        </w:rPr>
        <w:t>et al.</w:t>
      </w:r>
      <w:r>
        <w:t xml:space="preserve"> (2023a)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2CE2BEAF" w14:textId="77777777" w:rsidR="000A3919" w:rsidRDefault="000A3919" w:rsidP="000A3919">
      <w:pPr>
        <w:pStyle w:val="afc"/>
        <w:ind w:firstLine="480"/>
      </w:pPr>
      <w:r>
        <w:t xml:space="preserve">Sun, H. </w:t>
      </w:r>
      <w:r>
        <w:rPr>
          <w:i/>
          <w:iCs/>
        </w:rPr>
        <w:t>et al.</w:t>
      </w:r>
      <w:r>
        <w:t xml:space="preserve"> (2023b)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11BA1081" w14:textId="77777777" w:rsidR="000A3919" w:rsidRDefault="000A3919" w:rsidP="000A3919">
      <w:pPr>
        <w:pStyle w:val="afc"/>
        <w:ind w:firstLine="480"/>
      </w:pPr>
      <w:r>
        <w:lastRenderedPageBreak/>
        <w:t xml:space="preserve">Tang, B. </w:t>
      </w:r>
      <w:r>
        <w:rPr>
          <w:i/>
          <w:iCs/>
        </w:rPr>
        <w:t>et al.</w:t>
      </w:r>
      <w:r>
        <w:t xml:space="preserve"> (2026) “LoFT-CLIP: Few-shot anomaly detection for railway fasteners based on large vision-language models</w:t>
      </w:r>
      <w:r>
        <w:rPr>
          <w:rFonts w:ascii="Segoe UI Symbol" w:hAnsi="Segoe UI Symbol" w:cs="Segoe UI Symbol"/>
        </w:rPr>
        <w:t>☆</w:t>
      </w:r>
      <w:r>
        <w:t xml:space="preserve">,” </w:t>
      </w:r>
      <w:r>
        <w:rPr>
          <w:i/>
          <w:iCs/>
        </w:rPr>
        <w:t>PATTERN RECOGNITION</w:t>
      </w:r>
      <w:r>
        <w:t>, 180. Available at: https://doi.org/10.1016/j.patcog.2026.114099.</w:t>
      </w:r>
    </w:p>
    <w:p w14:paraId="2A17CF93" w14:textId="77777777" w:rsidR="000A3919" w:rsidRDefault="000A3919" w:rsidP="000A3919">
      <w:pPr>
        <w:pStyle w:val="afc"/>
        <w:ind w:firstLine="480"/>
      </w:pPr>
      <w:r>
        <w:t xml:space="preserve">Tang, R. </w:t>
      </w:r>
      <w:r>
        <w:rPr>
          <w:i/>
          <w:iCs/>
        </w:rPr>
        <w:t>et al.</w:t>
      </w:r>
      <w:r>
        <w:t xml:space="preserve"> (2022) “A literature review of artificial intelligence applications in railway systems,” </w:t>
      </w:r>
      <w:r>
        <w:rPr>
          <w:i/>
          <w:iCs/>
        </w:rPr>
        <w:t>Transportation Research Part C: Emerging Technologies</w:t>
      </w:r>
      <w:r>
        <w:t>, 140, p. 103679. Available at: https://doi.org/10.1016/j.trc.2022.103679.</w:t>
      </w:r>
    </w:p>
    <w:p w14:paraId="6E830268" w14:textId="77777777" w:rsidR="000A3919" w:rsidRDefault="000A3919" w:rsidP="000A3919">
      <w:pPr>
        <w:pStyle w:val="afc"/>
        <w:ind w:firstLine="480"/>
      </w:pPr>
      <w:r>
        <w:t xml:space="preserve">Tashiro, Y. </w:t>
      </w:r>
      <w:r>
        <w:rPr>
          <w:i/>
          <w:iCs/>
        </w:rPr>
        <w:t>et al.</w:t>
      </w:r>
      <w:r>
        <w:t xml:space="preserve"> (2021) “CSDI: Conditional Score-based Diffusion Models for Probabilistic Time Series Imputation.” arXiv. Available at: https://doi.org/10.48550/arXiv.2107.03502.</w:t>
      </w:r>
    </w:p>
    <w:p w14:paraId="33003EFA" w14:textId="77777777" w:rsidR="000A3919" w:rsidRDefault="000A3919" w:rsidP="000A3919">
      <w:pPr>
        <w:pStyle w:val="afc"/>
        <w:ind w:firstLine="480"/>
      </w:pPr>
      <w:r>
        <w:t xml:space="preserve">Wang, C. (2025) “HTFN: A Hybrid Deep Reinforcement Learning Framework for UAV-Based Railway Inspection With Deepseek Integration,” </w:t>
      </w:r>
      <w:r>
        <w:rPr>
          <w:i/>
          <w:iCs/>
        </w:rPr>
        <w:t>IEEE ACCESS</w:t>
      </w:r>
      <w:r>
        <w:t>, 13, pp. 196821–196835. Available at: https://doi.org/10.1109/ACCESS.2025.3634110.</w:t>
      </w:r>
    </w:p>
    <w:p w14:paraId="2B7CC594" w14:textId="77777777" w:rsidR="000A3919" w:rsidRDefault="000A3919" w:rsidP="000A3919">
      <w:pPr>
        <w:pStyle w:val="afc"/>
        <w:ind w:firstLine="480"/>
      </w:pPr>
      <w:r>
        <w:t xml:space="preserve">Wang, H., Chang, L. and Markine, V. (2018) “Structural health monitoring of railway transition zones using satellite radar data,” </w:t>
      </w:r>
      <w:r>
        <w:rPr>
          <w:i/>
          <w:iCs/>
        </w:rPr>
        <w:t>Sensors</w:t>
      </w:r>
      <w:r>
        <w:t>, 18(2), p. 413. Available at: https://doi.org/10.3390/s18020413.</w:t>
      </w:r>
    </w:p>
    <w:p w14:paraId="6CB4808D" w14:textId="77777777" w:rsidR="000A3919" w:rsidRDefault="000A3919" w:rsidP="000A3919">
      <w:pPr>
        <w:pStyle w:val="afc"/>
        <w:ind w:firstLine="480"/>
      </w:pPr>
      <w:r>
        <w:t xml:space="preserve">Wang, Q. </w:t>
      </w:r>
      <w:r>
        <w:rPr>
          <w:i/>
          <w:iCs/>
        </w:rPr>
        <w:t>et al.</w:t>
      </w:r>
      <w:r>
        <w:t xml:space="preserve"> (2024) “A branched fourier neural operator for efficient calculation of vehicle–track spatially coupled dynamics.” Available at: https://doi.org/10.1111/mice.13367.</w:t>
      </w:r>
    </w:p>
    <w:p w14:paraId="63B48D7E" w14:textId="77777777" w:rsidR="000A3919" w:rsidRDefault="000A3919" w:rsidP="000A3919">
      <w:pPr>
        <w:pStyle w:val="afc"/>
        <w:ind w:firstLine="480"/>
      </w:pPr>
      <w:r>
        <w:t xml:space="preserve">Wang, X. </w:t>
      </w:r>
      <w:r>
        <w:rPr>
          <w:i/>
          <w:iCs/>
        </w:rPr>
        <w:t>et al.</w:t>
      </w:r>
      <w:r>
        <w:t xml:space="preserve"> (2025) “Generative adversarial learning for missing data imputation,” </w:t>
      </w:r>
      <w:r>
        <w:rPr>
          <w:i/>
          <w:iCs/>
        </w:rPr>
        <w:t>Neural Computing and Applications</w:t>
      </w:r>
      <w:r>
        <w:t>, 37(3), pp. 1403–1416. Available at: https://doi.org/10.1007/s00521-024-10652-x.</w:t>
      </w:r>
    </w:p>
    <w:p w14:paraId="20A506BF" w14:textId="77777777" w:rsidR="000A3919" w:rsidRDefault="000A3919" w:rsidP="000A3919">
      <w:pPr>
        <w:pStyle w:val="afc"/>
        <w:ind w:firstLine="480"/>
      </w:pPr>
      <w:r>
        <w:t xml:space="preserve">Wang, X., Liu, X. and Euston, T.L. (2023a)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6009D68" w14:textId="77777777" w:rsidR="000A3919" w:rsidRDefault="000A3919" w:rsidP="000A3919">
      <w:pPr>
        <w:pStyle w:val="afc"/>
        <w:ind w:firstLine="480"/>
      </w:pPr>
      <w:r>
        <w:t xml:space="preserve">Wang, X., Liu, X. and Euston, T.L. (2023b)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10A39EB0" w14:textId="77777777" w:rsidR="000A3919" w:rsidRDefault="000A3919" w:rsidP="000A3919">
      <w:pPr>
        <w:pStyle w:val="afc"/>
        <w:ind w:firstLine="480"/>
      </w:pPr>
      <w:r>
        <w:t xml:space="preserve">Wang, X., Liu, X. and Euston, T.L. (2023c)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00B7BCF" w14:textId="77777777" w:rsidR="000A3919" w:rsidRDefault="000A3919" w:rsidP="000A3919">
      <w:pPr>
        <w:pStyle w:val="afc"/>
        <w:ind w:firstLine="480"/>
      </w:pPr>
      <w:r>
        <w:t xml:space="preserve">Wang Xianghao </w:t>
      </w:r>
      <w:r>
        <w:rPr>
          <w:i/>
          <w:iCs/>
        </w:rPr>
        <w:t>et al.</w:t>
      </w:r>
      <w:r>
        <w:t xml:space="preserve"> (2026) “Intelligent Generation Method of Railway Emergency Disposal Strategy Based on Knowledge Retrieval Enhancement,” </w:t>
      </w:r>
      <w:r>
        <w:rPr>
          <w:i/>
          <w:iCs/>
        </w:rPr>
        <w:t>China Railway Science</w:t>
      </w:r>
      <w:r>
        <w:t>, 47(1), pp. 233–243.</w:t>
      </w:r>
    </w:p>
    <w:p w14:paraId="0399A50C" w14:textId="77777777" w:rsidR="000A3919" w:rsidRDefault="000A3919" w:rsidP="000A3919">
      <w:pPr>
        <w:pStyle w:val="afc"/>
        <w:ind w:firstLine="480"/>
      </w:pPr>
      <w:r>
        <w:t xml:space="preserve">Wang, Y. </w:t>
      </w:r>
      <w:r>
        <w:rPr>
          <w:i/>
          <w:iCs/>
        </w:rPr>
        <w:t>et al.</w:t>
      </w:r>
      <w:r>
        <w:t xml:space="preserve"> (2018) “Position synchronization for track geometry inspection data via big-data fusion and incremental learning,” </w:t>
      </w:r>
      <w:r>
        <w:rPr>
          <w:i/>
          <w:iCs/>
        </w:rPr>
        <w:t xml:space="preserve">Transportation Research Part C: </w:t>
      </w:r>
      <w:r>
        <w:rPr>
          <w:i/>
          <w:iCs/>
        </w:rPr>
        <w:lastRenderedPageBreak/>
        <w:t>Emerging Technologies</w:t>
      </w:r>
      <w:r>
        <w:t>, 93, pp. 544–565. Available at: https://doi.org/10.1016/j.trc.2018.06.018.</w:t>
      </w:r>
    </w:p>
    <w:p w14:paraId="385D5FC1" w14:textId="77777777" w:rsidR="000A3919" w:rsidRDefault="000A3919" w:rsidP="000A3919">
      <w:pPr>
        <w:pStyle w:val="afc"/>
        <w:ind w:firstLine="480"/>
      </w:pPr>
      <w:r>
        <w:t xml:space="preserve">Wang, Y. </w:t>
      </w:r>
      <w:r>
        <w:rPr>
          <w:i/>
          <w:iCs/>
        </w:rPr>
        <w:t>et al.</w:t>
      </w:r>
      <w:r>
        <w:t xml:space="preserve"> (2021) “Assessment and prediction of high speed railway bridge long-term deformation based on track geometry inspection big data,” </w:t>
      </w:r>
      <w:r>
        <w:rPr>
          <w:i/>
          <w:iCs/>
        </w:rPr>
        <w:t>Mechanical Systems and Signal Processing</w:t>
      </w:r>
      <w:r>
        <w:t>, 158, p. 107749.</w:t>
      </w:r>
    </w:p>
    <w:p w14:paraId="712F30E6" w14:textId="77777777" w:rsidR="000A3919" w:rsidRDefault="000A3919" w:rsidP="000A3919">
      <w:pPr>
        <w:pStyle w:val="afc"/>
        <w:ind w:firstLine="480"/>
      </w:pPr>
      <w:r>
        <w:t xml:space="preserve">Wang, Y. </w:t>
      </w:r>
      <w:r>
        <w:rPr>
          <w:i/>
          <w:iCs/>
        </w:rPr>
        <w:t>et al.</w:t>
      </w:r>
      <w:r>
        <w:t xml:space="preserve"> (2024) “Development of track geometry inspection equipment for high-speed comprehensive inspection train in China,” </w:t>
      </w:r>
      <w:r>
        <w:rPr>
          <w:i/>
          <w:iCs/>
        </w:rPr>
        <w:t>Railway Sciences</w:t>
      </w:r>
      <w:r>
        <w:t>, 3(6), pp. 673–683. Available at: https://doi.org/10.1108/RS-08-2024-0030.</w:t>
      </w:r>
    </w:p>
    <w:p w14:paraId="3A73D3D4" w14:textId="77777777" w:rsidR="000A3919" w:rsidRDefault="000A3919" w:rsidP="000A3919">
      <w:pPr>
        <w:pStyle w:val="afc"/>
        <w:ind w:firstLine="480"/>
      </w:pPr>
      <w:r>
        <w:t xml:space="preserve">Wang, Y. </w:t>
      </w:r>
      <w:r>
        <w:rPr>
          <w:i/>
          <w:iCs/>
        </w:rPr>
        <w:t>et al.</w:t>
      </w:r>
      <w:r>
        <w:t xml:space="preserve"> (2025) “On-board detection of rail corrugation using improved convolutional block attention mechanism,” </w:t>
      </w:r>
      <w:r>
        <w:rPr>
          <w:i/>
          <w:iCs/>
        </w:rPr>
        <w:t>Engineering Applications of Artificial Intelligence</w:t>
      </w:r>
      <w:r>
        <w:t>, 146, p. 110349. Available at: https://doi.org/10.1016/j.engappai.2025.110349.</w:t>
      </w:r>
    </w:p>
    <w:p w14:paraId="089231A1" w14:textId="77777777" w:rsidR="000A3919" w:rsidRDefault="000A3919" w:rsidP="000A3919">
      <w:pPr>
        <w:pStyle w:val="afc"/>
        <w:ind w:firstLine="480"/>
      </w:pPr>
      <w:r>
        <w:t xml:space="preserve">Wang, Y. </w:t>
      </w:r>
      <w:r>
        <w:rPr>
          <w:i/>
          <w:iCs/>
        </w:rPr>
        <w:t>et al.</w:t>
      </w:r>
      <w:r>
        <w:t xml:space="preserve"> (2026) “An instruction fine-tuning and retrieval-augmented generation framework for intelligent defect diagnosis and maintenance decision support in high-speed railway turnouts,” </w:t>
      </w:r>
      <w:r>
        <w:rPr>
          <w:i/>
          <w:iCs/>
        </w:rPr>
        <w:t>COMPUTER-AIDED CIVIL AND INFRASTRUCTURE ENGINEERING</w:t>
      </w:r>
      <w:r>
        <w:t>, 49. Available at: https://doi.org/10.1016/j.cacaie.2026.100098.</w:t>
      </w:r>
    </w:p>
    <w:p w14:paraId="6B869725" w14:textId="77777777" w:rsidR="000A3919" w:rsidRDefault="000A3919" w:rsidP="000A3919">
      <w:pPr>
        <w:pStyle w:val="afc"/>
        <w:ind w:firstLine="480"/>
      </w:pPr>
      <w:r>
        <w:t xml:space="preserve">Wang, Yi </w:t>
      </w:r>
      <w:r>
        <w:rPr>
          <w:i/>
          <w:iCs/>
        </w:rPr>
        <w:t>et al.</w:t>
      </w:r>
      <w:r>
        <w:t xml:space="preserve"> (2023) “Rail Magnetic Flux Leakage Detection and Data Analysis Based on Double-Track Flaw Detection Vehicle,” </w:t>
      </w:r>
      <w:r>
        <w:rPr>
          <w:i/>
          <w:iCs/>
        </w:rPr>
        <w:t>Processes</w:t>
      </w:r>
      <w:r>
        <w:t>, 11(4). Available at: https://doi.org/10.3390/pr11041024.</w:t>
      </w:r>
    </w:p>
    <w:p w14:paraId="25616659" w14:textId="77777777" w:rsidR="000A3919" w:rsidRDefault="000A3919" w:rsidP="000A3919">
      <w:pPr>
        <w:pStyle w:val="afc"/>
        <w:ind w:firstLine="480"/>
      </w:pPr>
      <w:r>
        <w:t>Wang</w:t>
      </w:r>
      <w:r>
        <w:t>，</w:t>
      </w:r>
      <w:r>
        <w:t xml:space="preserve">Shilei </w:t>
      </w:r>
      <w:r>
        <w:rPr>
          <w:i/>
          <w:iCs/>
        </w:rPr>
        <w:t>et al.</w:t>
      </w:r>
      <w:r>
        <w:t xml:space="preserve"> (2023) “Research and Application Progress of Radar Detection Technology for Railway Crushed Stone Track Bed,” </w:t>
      </w:r>
      <w:r>
        <w:rPr>
          <w:i/>
          <w:iCs/>
        </w:rPr>
        <w:t>Journal of Railway Engineering</w:t>
      </w:r>
      <w:r>
        <w:t>, 45(2), pp. 116–126.</w:t>
      </w:r>
    </w:p>
    <w:p w14:paraId="24A01A35" w14:textId="77777777" w:rsidR="000A3919" w:rsidRDefault="000A3919" w:rsidP="000A3919">
      <w:pPr>
        <w:pStyle w:val="afc"/>
        <w:ind w:firstLine="480"/>
      </w:pPr>
      <w:r>
        <w:t xml:space="preserve">Wei, Z. </w:t>
      </w:r>
      <w:r>
        <w:rPr>
          <w:i/>
          <w:iCs/>
        </w:rPr>
        <w:t>et al.</w:t>
      </w:r>
      <w:r>
        <w:t xml:space="preserve"> (2017) “Evaluating degradation at railway crossings using axle box acceleration measurements,” </w:t>
      </w:r>
      <w:r>
        <w:rPr>
          <w:i/>
          <w:iCs/>
        </w:rPr>
        <w:t>Sensors</w:t>
      </w:r>
      <w:r>
        <w:t>, 17(10), p. 2236. Available at: https://doi.org/10.3390/s17102236.</w:t>
      </w:r>
    </w:p>
    <w:p w14:paraId="2D1A2DBC" w14:textId="77777777" w:rsidR="000A3919" w:rsidRDefault="000A3919" w:rsidP="000A3919">
      <w:pPr>
        <w:pStyle w:val="afc"/>
        <w:ind w:firstLine="480"/>
      </w:pPr>
      <w:r>
        <w:t xml:space="preserve">Wei, Z. </w:t>
      </w:r>
      <w:r>
        <w:rPr>
          <w:i/>
          <w:iCs/>
        </w:rPr>
        <w:t>et al.</w:t>
      </w:r>
      <w:r>
        <w:t xml:space="preserve"> (2022) “Carriage interior noise-based inspection for rail corrugation on high-speed railway track,” </w:t>
      </w:r>
      <w:r>
        <w:rPr>
          <w:i/>
          <w:iCs/>
        </w:rPr>
        <w:t>Applied Acoustics</w:t>
      </w:r>
      <w:r>
        <w:t>, 196, p. 108881.</w:t>
      </w:r>
    </w:p>
    <w:p w14:paraId="60594DE7" w14:textId="77777777" w:rsidR="000A3919" w:rsidRDefault="000A3919" w:rsidP="000A3919">
      <w:pPr>
        <w:pStyle w:val="afc"/>
        <w:ind w:firstLine="480"/>
      </w:pPr>
      <w:r>
        <w:t xml:space="preserve">Weston, P.F. </w:t>
      </w:r>
      <w:r>
        <w:rPr>
          <w:i/>
          <w:iCs/>
        </w:rPr>
        <w:t>et al.</w:t>
      </w:r>
      <w:r>
        <w:t xml:space="preserve"> (2007) “Monitoring lateral track irregularity from in-service railway vehicles,” </w:t>
      </w:r>
      <w:r>
        <w:rPr>
          <w:i/>
          <w:iCs/>
        </w:rPr>
        <w:t>Proceedings of the Institution of Mechanical Engineers, Part F: Journal of Rail and Rapid Transit</w:t>
      </w:r>
      <w:r>
        <w:t>, 221(1), pp. 89–100. Available at: https://doi.org/10.1243/0954409JRRT64.</w:t>
      </w:r>
    </w:p>
    <w:p w14:paraId="5D0E7121" w14:textId="77777777" w:rsidR="000A3919" w:rsidRDefault="000A3919" w:rsidP="000A3919">
      <w:pPr>
        <w:pStyle w:val="afc"/>
        <w:ind w:firstLine="480"/>
      </w:pPr>
      <w:r>
        <w:t xml:space="preserve">Woldemariam, P. and Attoh-Okine, N. (2025) “Multiway analytics applied to railway track geometry and ballast conditions,” </w:t>
      </w:r>
      <w:r>
        <w:rPr>
          <w:i/>
          <w:iCs/>
        </w:rPr>
        <w:t>ASCE-ASME Journal of Risk and Uncertainty in Engineering Systems, Part A: Civil Engineering</w:t>
      </w:r>
      <w:r>
        <w:t>, 11(1), p. 04024079. Available at: https://doi.org/10.1061/AJRUA6.RUENG-1367.</w:t>
      </w:r>
    </w:p>
    <w:p w14:paraId="0E16F381" w14:textId="77777777" w:rsidR="000A3919" w:rsidRDefault="000A3919" w:rsidP="000A3919">
      <w:pPr>
        <w:pStyle w:val="afc"/>
        <w:ind w:firstLine="480"/>
      </w:pPr>
      <w:r>
        <w:t xml:space="preserve">Wu, Y. </w:t>
      </w:r>
      <w:r>
        <w:rPr>
          <w:i/>
          <w:iCs/>
        </w:rPr>
        <w:t>et al.</w:t>
      </w:r>
      <w:r>
        <w:t xml:space="preserve"> (2020) “Inductive Graph Neural Networks for Spatiotemporal Kriging.” arXiv. Available at: https://doi.org/10.48550/arXiv.2006.07527.</w:t>
      </w:r>
    </w:p>
    <w:p w14:paraId="218860A6" w14:textId="77777777" w:rsidR="000A3919" w:rsidRDefault="000A3919" w:rsidP="000A3919">
      <w:pPr>
        <w:pStyle w:val="afc"/>
        <w:ind w:firstLine="480"/>
      </w:pPr>
      <w:r>
        <w:lastRenderedPageBreak/>
        <w:t xml:space="preserve">Xie, Q. </w:t>
      </w:r>
      <w:r>
        <w:rPr>
          <w:i/>
          <w:iCs/>
        </w:rPr>
        <w:t>et al.</w:t>
      </w:r>
      <w:r>
        <w:t xml:space="preserve"> (2022) “Rail corrugation detection using one-dimensional convolution neural network and data-driven method,” </w:t>
      </w:r>
      <w:r>
        <w:rPr>
          <w:i/>
          <w:iCs/>
        </w:rPr>
        <w:t>Measurement</w:t>
      </w:r>
      <w:r>
        <w:t>, 200, p. 111624.</w:t>
      </w:r>
    </w:p>
    <w:p w14:paraId="07F09068" w14:textId="77777777" w:rsidR="000A3919" w:rsidRDefault="000A3919" w:rsidP="000A3919">
      <w:pPr>
        <w:pStyle w:val="afc"/>
        <w:ind w:firstLine="480"/>
      </w:pPr>
      <w:r>
        <w:t xml:space="preserve">Xu, J., Zhang, J. and Sun, W. (2021) “Recognition of the typical distress in concrete pavement based on GPR and 1D-CNN,” </w:t>
      </w:r>
      <w:r>
        <w:rPr>
          <w:i/>
          <w:iCs/>
        </w:rPr>
        <w:t>Remote Sensing</w:t>
      </w:r>
      <w:r>
        <w:t>, 13(12), p. 2375.</w:t>
      </w:r>
    </w:p>
    <w:p w14:paraId="32E09FED" w14:textId="77777777" w:rsidR="000A3919" w:rsidRDefault="000A3919" w:rsidP="000A3919">
      <w:pPr>
        <w:pStyle w:val="afc"/>
        <w:ind w:firstLine="480"/>
      </w:pPr>
      <w:r>
        <w:t xml:space="preserve">Xu, K. and Darve, E. (2021) “Solving inverse problems in stochastic models using deep neural networks and adversarial training,” </w:t>
      </w:r>
      <w:r>
        <w:rPr>
          <w:i/>
          <w:iCs/>
        </w:rPr>
        <w:t>Computer Methods in Applied Mechanics and Engineering</w:t>
      </w:r>
      <w:r>
        <w:t>, 384, p. 113976. Available at: https://doi.org/10.1016/j.cma.2021.113976.</w:t>
      </w:r>
    </w:p>
    <w:p w14:paraId="6E641F23" w14:textId="77777777" w:rsidR="000A3919" w:rsidRDefault="000A3919" w:rsidP="000A3919">
      <w:pPr>
        <w:pStyle w:val="afc"/>
        <w:ind w:firstLine="480"/>
      </w:pPr>
      <w:r>
        <w:t xml:space="preserve">Xu, L. </w:t>
      </w:r>
      <w:r>
        <w:rPr>
          <w:i/>
          <w:iCs/>
        </w:rPr>
        <w:t>et al.</w:t>
      </w:r>
      <w:r>
        <w:t xml:space="preserve"> (2019) “Modeling Tabular data using Conditional GAN.” arXiv. Available at: https://doi.org/10.48550/arXiv.1907.00503.</w:t>
      </w:r>
    </w:p>
    <w:p w14:paraId="120B6BF7" w14:textId="77777777" w:rsidR="000A3919" w:rsidRDefault="000A3919" w:rsidP="000A3919">
      <w:pPr>
        <w:pStyle w:val="afc"/>
        <w:ind w:firstLine="480"/>
      </w:pPr>
      <w:r>
        <w:t xml:space="preserve">Yang, N. </w:t>
      </w:r>
      <w:r>
        <w:rPr>
          <w:i/>
          <w:iCs/>
        </w:rPr>
        <w:t>et al.</w:t>
      </w:r>
      <w:r>
        <w:t xml:space="preserve"> (2026) “A hybrid diagnosis method for rail service status based on the analysis of wheel–rail dynamics behavior with a PDVRD model,” </w:t>
      </w:r>
      <w:r>
        <w:rPr>
          <w:i/>
          <w:iCs/>
        </w:rPr>
        <w:t>Expert Systems with Applications</w:t>
      </w:r>
      <w:r>
        <w:t>, 299, p. 130011. Available at: https://doi.org/10.1016/j.eswa.2025.130011.</w:t>
      </w:r>
    </w:p>
    <w:p w14:paraId="5B39AC15" w14:textId="77777777" w:rsidR="000A3919" w:rsidRDefault="000A3919" w:rsidP="000A3919">
      <w:pPr>
        <w:pStyle w:val="afc"/>
        <w:ind w:firstLine="480"/>
      </w:pPr>
      <w:r>
        <w:t xml:space="preserve">Yang, Z. </w:t>
      </w:r>
      <w:r>
        <w:rPr>
          <w:i/>
          <w:iCs/>
        </w:rPr>
        <w:t>et al.</w:t>
      </w:r>
      <w:r>
        <w:t xml:space="preserve"> (2025) “Conditional Time Series Diffusion Model for High-Speed Train Multi-Sensor Signals Imputation,” </w:t>
      </w:r>
      <w:r>
        <w:rPr>
          <w:i/>
          <w:iCs/>
        </w:rPr>
        <w:t>IEEE Transactions on Intelligent Transportation Systems</w:t>
      </w:r>
      <w:r>
        <w:t>, 26(8), pp. 12518–12531. Available at: https://doi.org/10.1109/TITS.2025.3557088.</w:t>
      </w:r>
    </w:p>
    <w:p w14:paraId="4E8B9B29" w14:textId="77777777" w:rsidR="000A3919" w:rsidRDefault="000A3919" w:rsidP="000A3919">
      <w:pPr>
        <w:pStyle w:val="afc"/>
        <w:ind w:firstLine="480"/>
      </w:pPr>
      <w:r>
        <w:t xml:space="preserve">YAZAWA, E. and TAKESHITA, K. (2002) “Development of measurement device of track irregularity using inertial mid-chord offset method,” </w:t>
      </w:r>
      <w:r>
        <w:rPr>
          <w:i/>
          <w:iCs/>
        </w:rPr>
        <w:t>Quarterly Report of RTRI</w:t>
      </w:r>
      <w:r>
        <w:t>, 43(3), pp. 125–130.</w:t>
      </w:r>
    </w:p>
    <w:p w14:paraId="5CCC658F" w14:textId="77777777" w:rsidR="000A3919" w:rsidRDefault="000A3919" w:rsidP="000A3919">
      <w:pPr>
        <w:pStyle w:val="afc"/>
        <w:ind w:firstLine="480"/>
      </w:pPr>
      <w:r>
        <w:t>Yoon, J., Jordon, J. and Schaar, M. van der (2018) “GAIN: Missing Data Imputation using Generative Adversarial Nets.” arXiv. Available at: https://doi.org/10.48550/arXiv.1806.02920.</w:t>
      </w:r>
    </w:p>
    <w:p w14:paraId="28610DD8" w14:textId="77777777" w:rsidR="000A3919" w:rsidRDefault="000A3919" w:rsidP="000A3919">
      <w:pPr>
        <w:pStyle w:val="afc"/>
        <w:ind w:firstLine="480"/>
      </w:pPr>
      <w:r>
        <w:t xml:space="preserve">Yu, G. and Wang, X. (2016) “Ultrasonic signal processing using wavelet transform for automatic rail defect detection,” </w:t>
      </w:r>
      <w:r>
        <w:rPr>
          <w:i/>
          <w:iCs/>
        </w:rPr>
        <w:t>2016 International Forum on Management, Education and Information Technology Application</w:t>
      </w:r>
      <w:r>
        <w:t>. Atlantis Press, pp. 678–681. Available at: https://www.atlantis-press.com/proceedings/ifmeita-16/25850430 (Accessed: April 3, 2026).</w:t>
      </w:r>
    </w:p>
    <w:p w14:paraId="2E5CEAB7" w14:textId="77777777" w:rsidR="000A3919" w:rsidRDefault="000A3919" w:rsidP="000A3919">
      <w:pPr>
        <w:pStyle w:val="afc"/>
        <w:ind w:firstLine="480"/>
      </w:pPr>
      <w:r>
        <w:t xml:space="preserve">Yurlov, D. </w:t>
      </w:r>
      <w:r>
        <w:rPr>
          <w:i/>
          <w:iCs/>
        </w:rPr>
        <w:t>et al.</w:t>
      </w:r>
      <w:r>
        <w:t xml:space="preserve"> (2019) “Probabilistic approach for development of track geometry defects as a function of ground penetrating radar measurements,” </w:t>
      </w:r>
      <w:r>
        <w:rPr>
          <w:i/>
          <w:iCs/>
        </w:rPr>
        <w:t>Transportation Infrastructure Geotechnology</w:t>
      </w:r>
      <w:r>
        <w:t>, 6(1), pp. 1–20. Available at: https://doi.org/10.1007/s40515-018-0066-x.</w:t>
      </w:r>
    </w:p>
    <w:p w14:paraId="3DA540C1" w14:textId="77777777" w:rsidR="000A3919" w:rsidRDefault="000A3919" w:rsidP="000A3919">
      <w:pPr>
        <w:pStyle w:val="afc"/>
        <w:ind w:firstLine="480"/>
      </w:pPr>
      <w:r>
        <w:t xml:space="preserve">Zarembski, A.M., Grissom, G.T. and Euston, T.L. (2014) “On the use of ballast inspection technology for the management of track substructure,” </w:t>
      </w:r>
      <w:r>
        <w:rPr>
          <w:i/>
          <w:iCs/>
        </w:rPr>
        <w:t>Transportation Infrastructure Geotechnology</w:t>
      </w:r>
      <w:r>
        <w:t>, 1(1), pp. 83–109. Available at: https://doi.org/10.1007/s40515-014-0004-5.</w:t>
      </w:r>
    </w:p>
    <w:p w14:paraId="07B1F087" w14:textId="77777777" w:rsidR="000A3919" w:rsidRDefault="000A3919" w:rsidP="000A3919">
      <w:pPr>
        <w:pStyle w:val="afc"/>
        <w:ind w:firstLine="480"/>
      </w:pPr>
      <w:r>
        <w:t xml:space="preserve">Zerveas, G. </w:t>
      </w:r>
      <w:r>
        <w:rPr>
          <w:i/>
          <w:iCs/>
        </w:rPr>
        <w:t>et al.</w:t>
      </w:r>
      <w:r>
        <w:t xml:space="preserve"> (2020) “A Transformer-based Framework for Multivariate Time </w:t>
      </w:r>
      <w:r>
        <w:lastRenderedPageBreak/>
        <w:t>Series Representation Learning.” arXiv. Available at: https://doi.org/10.48550/arXiv.2010.02803.</w:t>
      </w:r>
    </w:p>
    <w:p w14:paraId="5065184D" w14:textId="77777777" w:rsidR="000A3919" w:rsidRDefault="000A3919" w:rsidP="000A3919">
      <w:pPr>
        <w:pStyle w:val="afc"/>
        <w:ind w:firstLine="480"/>
      </w:pPr>
      <w:r>
        <w:t xml:space="preserve">Zhan, X., Wu, X. and Ma, H. (2025) “Optimizing Large Railway Vision Models for Efficient In-Context Learning,” </w:t>
      </w:r>
      <w:r>
        <w:rPr>
          <w:i/>
          <w:iCs/>
        </w:rPr>
        <w:t>IEEE ACCESS</w:t>
      </w:r>
      <w:r>
        <w:t>, 13, pp. 74735–74745. Available at: https://doi.org/10.1109/ACCESS.2025.3563890.</w:t>
      </w:r>
    </w:p>
    <w:p w14:paraId="516210B9" w14:textId="77777777" w:rsidR="000A3919" w:rsidRDefault="000A3919" w:rsidP="000A3919">
      <w:pPr>
        <w:pStyle w:val="afc"/>
        <w:ind w:firstLine="480"/>
      </w:pPr>
      <w:r>
        <w:t xml:space="preserve">Zhang, C., Wang, Y. and You, X. (2025) “GFIA: Generative Fault Image Analysis via vision-language model its application to train bogie transmission system,” </w:t>
      </w:r>
      <w:r>
        <w:rPr>
          <w:i/>
          <w:iCs/>
        </w:rPr>
        <w:t>JOURNAL OF VISUAL COMMUNICATION AND IMAGE REPRESENTATION</w:t>
      </w:r>
      <w:r>
        <w:t>, 111. Available at: https://doi.org/10.1016/j.jvcir.2025.104482.</w:t>
      </w:r>
    </w:p>
    <w:p w14:paraId="3A285F60" w14:textId="77777777" w:rsidR="000A3919" w:rsidRDefault="000A3919" w:rsidP="000A3919">
      <w:pPr>
        <w:pStyle w:val="afc"/>
        <w:ind w:firstLine="480"/>
      </w:pPr>
      <w:r>
        <w:t xml:space="preserve">Zhang, H. </w:t>
      </w:r>
      <w:r>
        <w:rPr>
          <w:i/>
          <w:iCs/>
        </w:rPr>
        <w:t>et al.</w:t>
      </w:r>
      <w:r>
        <w:t xml:space="preserve"> (2018) “mixup: Beyond Empirical Risk Minimization.” arXiv. Available at: https://doi.org/10.48550/arXiv.1710.09412.</w:t>
      </w:r>
    </w:p>
    <w:p w14:paraId="39DFBB5E" w14:textId="77777777" w:rsidR="000A3919" w:rsidRDefault="000A3919" w:rsidP="000A3919">
      <w:pPr>
        <w:pStyle w:val="afc"/>
        <w:ind w:firstLine="480"/>
      </w:pPr>
      <w:r>
        <w:t xml:space="preserve">Zhang, T. </w:t>
      </w:r>
      <w:r>
        <w:rPr>
          <w:i/>
          <w:iCs/>
        </w:rPr>
        <w:t>et al.</w:t>
      </w:r>
      <w:r>
        <w:t xml:space="preserve"> (2025) “A linear programming joint optimization model of overnight train timetabling and maintenance planning on high-speed railway,” </w:t>
      </w:r>
      <w:r>
        <w:rPr>
          <w:i/>
          <w:iCs/>
        </w:rPr>
        <w:t>Scientific Reports</w:t>
      </w:r>
      <w:r>
        <w:t>, 15(1), p. 42073. Available at: https://doi.org/10.1038/s41598-025-26026-9.</w:t>
      </w:r>
    </w:p>
    <w:p w14:paraId="5723E8A7" w14:textId="77777777" w:rsidR="000A3919" w:rsidRDefault="000A3919" w:rsidP="000A3919">
      <w:pPr>
        <w:pStyle w:val="afc"/>
        <w:ind w:firstLine="480"/>
      </w:pPr>
      <w:r>
        <w:t xml:space="preserve">Zhang, Y. </w:t>
      </w:r>
      <w:r>
        <w:rPr>
          <w:i/>
          <w:iCs/>
        </w:rPr>
        <w:t>et al.</w:t>
      </w:r>
      <w:r>
        <w:t xml:space="preserve"> (2026) “From point clouds to predictive maintenance: A review of intelligent railway infrastructure monitoring,” </w:t>
      </w:r>
      <w:r>
        <w:rPr>
          <w:i/>
          <w:iCs/>
        </w:rPr>
        <w:t>Sensors</w:t>
      </w:r>
      <w:r>
        <w:t>, 26(4). Available at: https://doi.org/10.3390/s26041131.</w:t>
      </w:r>
    </w:p>
    <w:p w14:paraId="17A130E7" w14:textId="77777777" w:rsidR="000A3919" w:rsidRDefault="000A3919" w:rsidP="000A3919">
      <w:pPr>
        <w:pStyle w:val="afc"/>
        <w:ind w:firstLine="480"/>
      </w:pPr>
      <w:r>
        <w:t xml:space="preserve">Zhang, Y., Zhang, S. and Dinavahi, V. (2025) “A survey of machine learning applications in advanced transportation systems: Trends, techniques, and future directions,” </w:t>
      </w:r>
      <w:r>
        <w:rPr>
          <w:i/>
          <w:iCs/>
        </w:rPr>
        <w:t>eTransportation</w:t>
      </w:r>
      <w:r>
        <w:t>, 24. Available at: https://doi.org/10.1016/j.etran.2025.100417.</w:t>
      </w:r>
    </w:p>
    <w:p w14:paraId="1DDDC66B" w14:textId="77777777" w:rsidR="000A3919" w:rsidRDefault="000A3919" w:rsidP="000A3919">
      <w:pPr>
        <w:pStyle w:val="afc"/>
        <w:ind w:firstLine="480"/>
      </w:pPr>
      <w:r>
        <w:t xml:space="preserve">Zhang, Z. </w:t>
      </w:r>
      <w:r>
        <w:rPr>
          <w:i/>
          <w:iCs/>
        </w:rPr>
        <w:t>et al.</w:t>
      </w:r>
      <w:r>
        <w:t xml:space="preserve"> (2025) “Bogie doctor: Automated fault diagnosis in high-speed trains via deep learning-based maintenance log analysis,” </w:t>
      </w:r>
      <w:r>
        <w:rPr>
          <w:i/>
          <w:iCs/>
        </w:rPr>
        <w:t>ENGINEERING APPLICATIONS OF ARTIFICIAL INTELLIGENCE</w:t>
      </w:r>
      <w:r>
        <w:t>, 162. Available at: https://doi.org/10.1016/j.engappai.2025.112683.</w:t>
      </w:r>
    </w:p>
    <w:p w14:paraId="6011A8B2" w14:textId="77777777" w:rsidR="000A3919" w:rsidRDefault="000A3919" w:rsidP="000A3919">
      <w:pPr>
        <w:pStyle w:val="afc"/>
        <w:ind w:firstLine="480"/>
      </w:pPr>
      <w:r>
        <w:t xml:space="preserve">Zhang,Xiangyang and Luo,Jiangping (2021) “Integrated Intelligent Inspection System for Rail Flaw Detection Vehicle,” </w:t>
      </w:r>
      <w:r>
        <w:rPr>
          <w:i/>
          <w:iCs/>
        </w:rPr>
        <w:t>locomotive electric transmission</w:t>
      </w:r>
      <w:r>
        <w:t>, (1), pp. 133–137. Available at: https://doi.org/10.13890/j.issn.1000-128x.2021.01.024.</w:t>
      </w:r>
    </w:p>
    <w:p w14:paraId="2081ACDA" w14:textId="77777777" w:rsidR="000A3919" w:rsidRDefault="000A3919" w:rsidP="000A3919">
      <w:pPr>
        <w:pStyle w:val="afc"/>
        <w:ind w:firstLine="480"/>
      </w:pPr>
      <w:r>
        <w:t xml:space="preserve">Zhao, Y. and Liu, S. (2025) “A High-speed Train Operational Risk Prevention and Control Model Based on a Large Language Model,” </w:t>
      </w:r>
      <w:r>
        <w:rPr>
          <w:i/>
          <w:iCs/>
        </w:rPr>
        <w:t>STUDIES IN INFORMATICS AND CONTROL</w:t>
      </w:r>
      <w:r>
        <w:t>, 34(3). Available at: https://doi.org/10.24846/v34i3y202506.</w:t>
      </w:r>
    </w:p>
    <w:p w14:paraId="29D0E829" w14:textId="77777777" w:rsidR="000A3919" w:rsidRDefault="000A3919" w:rsidP="000A3919">
      <w:pPr>
        <w:pStyle w:val="afc"/>
        <w:ind w:firstLine="480"/>
      </w:pPr>
      <w:r>
        <w:t xml:space="preserve">Zheng, W. </w:t>
      </w:r>
      <w:r>
        <w:rPr>
          <w:i/>
          <w:iCs/>
        </w:rPr>
        <w:t>et al.</w:t>
      </w:r>
      <w:r>
        <w:t xml:space="preserve"> (2026) “CARAG: Context-Aware Retrieval-Augmented Generation for Railway Operation and Maintenance Question Answering over Spatial Knowledge Graph,” </w:t>
      </w:r>
      <w:r>
        <w:rPr>
          <w:i/>
          <w:iCs/>
        </w:rPr>
        <w:t>ISPRS INTERNATIONAL JOURNAL OF GEO-INFORMATION</w:t>
      </w:r>
      <w:r>
        <w:t>, 15(2). Available at: https://doi.org/10.3390/ijgi15020078.</w:t>
      </w:r>
    </w:p>
    <w:p w14:paraId="4E6732E1" w14:textId="77777777" w:rsidR="000A3919" w:rsidRDefault="000A3919" w:rsidP="000A3919">
      <w:pPr>
        <w:pStyle w:val="afc"/>
        <w:ind w:firstLine="480"/>
      </w:pPr>
      <w:r>
        <w:t xml:space="preserve">Zheng, X. </w:t>
      </w:r>
      <w:r>
        <w:rPr>
          <w:i/>
          <w:iCs/>
        </w:rPr>
        <w:t>et al.</w:t>
      </w:r>
      <w:r>
        <w:t xml:space="preserve"> (2026) “A generation-based defect detection system for rail transit infrastructure,” </w:t>
      </w:r>
      <w:r>
        <w:rPr>
          <w:i/>
          <w:iCs/>
        </w:rPr>
        <w:t>HIGH-SPEED RAILWAY</w:t>
      </w:r>
      <w:r>
        <w:t xml:space="preserve">, 4(1), pp. 1–9. Available at: </w:t>
      </w:r>
      <w:r>
        <w:lastRenderedPageBreak/>
        <w:t>https://doi.org/10.1016/j.hspr.2025.09.004.</w:t>
      </w:r>
    </w:p>
    <w:p w14:paraId="6817AE3D" w14:textId="77777777" w:rsidR="000A3919" w:rsidRDefault="000A3919" w:rsidP="000A3919">
      <w:pPr>
        <w:pStyle w:val="afc"/>
        <w:ind w:firstLine="480"/>
      </w:pPr>
      <w:r>
        <w:t xml:space="preserve">Zheng, Y. </w:t>
      </w:r>
      <w:r>
        <w:rPr>
          <w:i/>
          <w:iCs/>
        </w:rPr>
        <w:t>et al.</w:t>
      </w:r>
      <w:r>
        <w:t xml:space="preserve"> (2025) “A Survey of Embodied Learning for Object-centric Robotic Manipulation,” </w:t>
      </w:r>
      <w:r>
        <w:rPr>
          <w:i/>
          <w:iCs/>
        </w:rPr>
        <w:t>Machine Intelligence Research</w:t>
      </w:r>
      <w:r>
        <w:t>, 22(4), pp. 588–626. Available at: https://doi.org/10.1007/s11633-025-1542-8.</w:t>
      </w:r>
    </w:p>
    <w:p w14:paraId="148126ED" w14:textId="4069778A" w:rsidR="003E7760" w:rsidRDefault="00000000">
      <w:pPr>
        <w:ind w:firstLine="480"/>
      </w:pPr>
      <w:r>
        <w:fldChar w:fldCharType="end"/>
      </w:r>
    </w:p>
    <w:sectPr w:rsidR="003E7760">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laude" w:date="2026-06-25T15:48:00Z" w:initials="">
    <w:p w14:paraId="5DFE2906" w14:textId="77777777" w:rsidR="003E7760" w:rsidRDefault="00F115AD">
      <w:pPr>
        <w:ind w:firstLine="420"/>
      </w:pPr>
      <w:r>
        <w:rPr>
          <w:rStyle w:val="af4"/>
        </w:rPr>
        <w:annotationRef/>
      </w:r>
      <w:r>
        <w:rPr>
          <w:color w:val="000000"/>
          <w:sz w:val="20"/>
          <w:szCs w:val="20"/>
        </w:rPr>
        <w:t>强化贡献定位：建议</w:t>
      </w:r>
      <w:r>
        <w:rPr>
          <w:color w:val="000000"/>
          <w:sz w:val="20"/>
          <w:szCs w:val="20"/>
        </w:rPr>
        <w:t xml:space="preserve"> Table 1 </w:t>
      </w:r>
      <w:r>
        <w:rPr>
          <w:color w:val="000000"/>
          <w:sz w:val="20"/>
          <w:szCs w:val="20"/>
        </w:rPr>
        <w:t>后加一张</w:t>
      </w:r>
      <w:r>
        <w:rPr>
          <w:color w:val="000000"/>
          <w:sz w:val="20"/>
          <w:szCs w:val="20"/>
        </w:rPr>
        <w:t xml:space="preserve"> coverage matrix</w:t>
      </w:r>
      <w:r>
        <w:rPr>
          <w:color w:val="000000"/>
          <w:sz w:val="20"/>
          <w:szCs w:val="20"/>
        </w:rPr>
        <w:t>（行</w:t>
      </w:r>
      <w:r>
        <w:rPr>
          <w:color w:val="000000"/>
          <w:sz w:val="20"/>
          <w:szCs w:val="20"/>
        </w:rPr>
        <w:t>=</w:t>
      </w:r>
      <w:r>
        <w:rPr>
          <w:color w:val="000000"/>
          <w:sz w:val="20"/>
          <w:szCs w:val="20"/>
        </w:rPr>
        <w:t>前人</w:t>
      </w:r>
      <w:r>
        <w:rPr>
          <w:color w:val="000000"/>
          <w:sz w:val="20"/>
          <w:szCs w:val="20"/>
        </w:rPr>
        <w:t>10</w:t>
      </w:r>
      <w:r>
        <w:rPr>
          <w:color w:val="000000"/>
          <w:sz w:val="20"/>
          <w:szCs w:val="20"/>
        </w:rPr>
        <w:t>篇综述</w:t>
      </w:r>
      <w:r>
        <w:rPr>
          <w:color w:val="000000"/>
          <w:sz w:val="20"/>
          <w:szCs w:val="20"/>
        </w:rPr>
        <w:t>+</w:t>
      </w:r>
      <w:r>
        <w:rPr>
          <w:color w:val="000000"/>
          <w:sz w:val="20"/>
          <w:szCs w:val="20"/>
        </w:rPr>
        <w:t>本文；列</w:t>
      </w:r>
      <w:r>
        <w:rPr>
          <w:color w:val="000000"/>
          <w:sz w:val="20"/>
          <w:szCs w:val="20"/>
        </w:rPr>
        <w:t>=Perception / Assessment / Decision-optimization / Robotic-execution / Lifecycle / Field-case</w:t>
      </w:r>
      <w:r>
        <w:rPr>
          <w:color w:val="000000"/>
          <w:sz w:val="20"/>
          <w:szCs w:val="20"/>
        </w:rPr>
        <w:t>）。打勾后一眼可见只有本文同时覆盖</w:t>
      </w:r>
      <w:r>
        <w:rPr>
          <w:color w:val="000000"/>
          <w:sz w:val="20"/>
          <w:szCs w:val="20"/>
        </w:rPr>
        <w:t>'</w:t>
      </w:r>
      <w:r>
        <w:rPr>
          <w:color w:val="000000"/>
          <w:sz w:val="20"/>
          <w:szCs w:val="20"/>
        </w:rPr>
        <w:t>决策优化</w:t>
      </w:r>
      <w:r>
        <w:rPr>
          <w:color w:val="000000"/>
          <w:sz w:val="20"/>
          <w:szCs w:val="20"/>
        </w:rPr>
        <w:t>+</w:t>
      </w:r>
      <w:r>
        <w:rPr>
          <w:color w:val="000000"/>
          <w:sz w:val="20"/>
          <w:szCs w:val="20"/>
        </w:rPr>
        <w:t>物理执行闭环</w:t>
      </w:r>
      <w:r>
        <w:rPr>
          <w:color w:val="000000"/>
          <w:sz w:val="20"/>
          <w:szCs w:val="20"/>
        </w:rPr>
        <w:t>+</w:t>
      </w:r>
      <w:r>
        <w:rPr>
          <w:color w:val="000000"/>
          <w:sz w:val="20"/>
          <w:szCs w:val="20"/>
        </w:rPr>
        <w:t>真实线路案例</w:t>
      </w:r>
      <w:r>
        <w:rPr>
          <w:color w:val="000000"/>
          <w:sz w:val="20"/>
          <w:szCs w:val="20"/>
        </w:rPr>
        <w:t>'</w:t>
      </w:r>
      <w:r>
        <w:rPr>
          <w:color w:val="000000"/>
          <w:sz w:val="20"/>
          <w:szCs w:val="20"/>
        </w:rPr>
        <w:t>，这是区别于</w:t>
      </w:r>
      <w:r>
        <w:rPr>
          <w:color w:val="000000"/>
          <w:sz w:val="20"/>
          <w:szCs w:val="20"/>
        </w:rPr>
        <w:t xml:space="preserve"> Khajehdezfuly(2025, 517</w:t>
      </w:r>
      <w:r>
        <w:rPr>
          <w:color w:val="000000"/>
          <w:sz w:val="20"/>
          <w:szCs w:val="20"/>
        </w:rPr>
        <w:t>篇</w:t>
      </w:r>
      <w:r>
        <w:rPr>
          <w:color w:val="000000"/>
          <w:sz w:val="20"/>
          <w:szCs w:val="20"/>
        </w:rPr>
        <w:t xml:space="preserve">) </w:t>
      </w:r>
      <w:r>
        <w:rPr>
          <w:color w:val="000000"/>
          <w:sz w:val="20"/>
          <w:szCs w:val="20"/>
        </w:rPr>
        <w:t>等大综述的核心卖点。</w:t>
      </w:r>
    </w:p>
  </w:comment>
  <w:comment w:id="42" w:author="国新 吴" w:date="2026-06-26T21:08:00Z" w:initials="国吴">
    <w:p w14:paraId="40790944" w14:textId="77777777" w:rsidR="00F115AD" w:rsidRDefault="00F115AD" w:rsidP="00F115AD">
      <w:pPr>
        <w:pStyle w:val="a5"/>
        <w:ind w:firstLineChars="0" w:firstLine="0"/>
      </w:pPr>
      <w:r>
        <w:rPr>
          <w:rStyle w:val="af4"/>
        </w:rPr>
        <w:annotationRef/>
      </w:r>
      <w:r>
        <w:rPr>
          <w:rFonts w:hint="eastAsia"/>
        </w:rPr>
        <w:t>万秋实：整体案例部分凝练缩短，参考意见：从</w:t>
      </w:r>
      <w:r>
        <w:rPr>
          <w:rFonts w:hint="eastAsia"/>
        </w:rPr>
        <w:t>"</w:t>
      </w:r>
      <w:r>
        <w:rPr>
          <w:rFonts w:hint="eastAsia"/>
        </w:rPr>
        <w:t>证明了框架的优越性</w:t>
      </w:r>
      <w:r>
        <w:rPr>
          <w:rFonts w:hint="eastAsia"/>
        </w:rPr>
        <w:t>"</w:t>
      </w:r>
      <w:r>
        <w:rPr>
          <w:rFonts w:hint="eastAsia"/>
        </w:rPr>
        <w:t>改为</w:t>
      </w:r>
      <w:r>
        <w:rPr>
          <w:rFonts w:hint="eastAsia"/>
        </w:rPr>
        <w:t>"</w:t>
      </w:r>
      <w:r>
        <w:rPr>
          <w:rFonts w:hint="eastAsia"/>
        </w:rPr>
        <w:t>用以例示双闭环各环节在真实线路上的落地形态与开放问题</w:t>
      </w:r>
      <w:r>
        <w:rPr>
          <w:rFonts w:hint="eastAsia"/>
        </w:rPr>
        <w:t>"</w:t>
      </w:r>
      <w:r>
        <w:br/>
      </w:r>
      <w:r>
        <w:rPr>
          <w:rFonts w:hint="eastAsia"/>
        </w:rPr>
        <w:t>魏奇亮：搜索补充下国外案例</w:t>
      </w:r>
    </w:p>
  </w:comment>
  <w:comment w:id="51" w:author="Claude" w:date="2026-06-25T15:49:00Z" w:initials="">
    <w:p w14:paraId="63CD4F6B" w14:textId="77777777" w:rsidR="003E7760" w:rsidRDefault="00F115AD">
      <w:pPr>
        <w:ind w:firstLine="420"/>
      </w:pPr>
      <w:r>
        <w:rPr>
          <w:rStyle w:val="af4"/>
        </w:rPr>
        <w:annotationRef/>
      </w:r>
      <w:r>
        <w:rPr>
          <w:color w:val="000000"/>
          <w:sz w:val="20"/>
          <w:szCs w:val="20"/>
        </w:rPr>
        <w:t>关键验证依赖在投</w:t>
      </w:r>
      <w:r>
        <w:rPr>
          <w:color w:val="000000"/>
          <w:sz w:val="20"/>
          <w:szCs w:val="20"/>
        </w:rPr>
        <w:t>/</w:t>
      </w:r>
      <w:r>
        <w:rPr>
          <w:color w:val="000000"/>
          <w:sz w:val="20"/>
          <w:szCs w:val="20"/>
        </w:rPr>
        <w:t>未刊的团队成果</w:t>
      </w:r>
      <w:r>
        <w:rPr>
          <w:color w:val="000000"/>
          <w:sz w:val="20"/>
          <w:szCs w:val="20"/>
        </w:rPr>
        <w:t xml:space="preserve"> (Li, Chenzhong, 2026)</w:t>
      </w:r>
      <w:r>
        <w:rPr>
          <w:color w:val="000000"/>
          <w:sz w:val="20"/>
          <w:szCs w:val="20"/>
        </w:rPr>
        <w:t>：</w:t>
      </w:r>
      <w:r>
        <w:rPr>
          <w:color w:val="000000"/>
          <w:sz w:val="20"/>
          <w:szCs w:val="20"/>
        </w:rPr>
        <w:t xml:space="preserve">census </w:t>
      </w:r>
      <w:r>
        <w:rPr>
          <w:color w:val="000000"/>
          <w:sz w:val="20"/>
          <w:szCs w:val="20"/>
        </w:rPr>
        <w:t>章核心指标（</w:t>
      </w:r>
      <w:r>
        <w:rPr>
          <w:color w:val="000000"/>
          <w:sz w:val="20"/>
          <w:szCs w:val="20"/>
        </w:rPr>
        <w:t xml:space="preserve">EAE / CD-Net / MAPE </w:t>
      </w:r>
      <w:r>
        <w:rPr>
          <w:color w:val="000000"/>
          <w:sz w:val="20"/>
          <w:szCs w:val="20"/>
        </w:rPr>
        <w:t>等）均引自此。请确保其至少有可引用的</w:t>
      </w:r>
      <w:r>
        <w:rPr>
          <w:color w:val="000000"/>
          <w:sz w:val="20"/>
          <w:szCs w:val="20"/>
        </w:rPr>
        <w:t xml:space="preserve"> preprint / DOI</w:t>
      </w:r>
      <w:r>
        <w:rPr>
          <w:color w:val="000000"/>
          <w:sz w:val="20"/>
          <w:szCs w:val="20"/>
        </w:rPr>
        <w:t>，否则旗舰文的核心</w:t>
      </w:r>
      <w:r>
        <w:rPr>
          <w:color w:val="000000"/>
          <w:sz w:val="20"/>
          <w:szCs w:val="20"/>
        </w:rPr>
        <w:t>'</w:t>
      </w:r>
      <w:r>
        <w:rPr>
          <w:color w:val="000000"/>
          <w:sz w:val="20"/>
          <w:szCs w:val="20"/>
        </w:rPr>
        <w:t>验证</w:t>
      </w:r>
      <w:r>
        <w:rPr>
          <w:color w:val="000000"/>
          <w:sz w:val="20"/>
          <w:szCs w:val="20"/>
        </w:rPr>
        <w:t>'</w:t>
      </w:r>
      <w:r>
        <w:rPr>
          <w:color w:val="000000"/>
          <w:sz w:val="20"/>
          <w:szCs w:val="20"/>
        </w:rPr>
        <w:t>建立在不可获取的</w:t>
      </w:r>
      <w:r>
        <w:rPr>
          <w:color w:val="000000"/>
          <w:sz w:val="20"/>
          <w:szCs w:val="20"/>
        </w:rPr>
        <w:t xml:space="preserve"> in-house </w:t>
      </w:r>
      <w:r>
        <w:rPr>
          <w:color w:val="000000"/>
          <w:sz w:val="20"/>
          <w:szCs w:val="20"/>
        </w:rPr>
        <w:t>工作之上，会被审稿人点名。</w:t>
      </w:r>
    </w:p>
  </w:comment>
  <w:comment w:id="54" w:author="Claude" w:date="2026-06-25T15:49:00Z" w:initials="">
    <w:p w14:paraId="45A8FF7D" w14:textId="77777777" w:rsidR="003E7760" w:rsidRDefault="00F115AD">
      <w:pPr>
        <w:ind w:firstLine="420"/>
      </w:pPr>
      <w:r>
        <w:rPr>
          <w:rStyle w:val="af4"/>
        </w:rPr>
        <w:annotationRef/>
      </w:r>
      <w:r>
        <w:rPr>
          <w:color w:val="000000"/>
          <w:sz w:val="20"/>
          <w:szCs w:val="20"/>
        </w:rPr>
        <w:t>决策优化是本文相对薄弱、却最该做强的一环（与</w:t>
      </w:r>
      <w:r>
        <w:rPr>
          <w:color w:val="000000"/>
          <w:sz w:val="20"/>
          <w:szCs w:val="20"/>
        </w:rPr>
        <w:t>'</w:t>
      </w:r>
      <w:r>
        <w:rPr>
          <w:color w:val="000000"/>
          <w:sz w:val="20"/>
          <w:szCs w:val="20"/>
        </w:rPr>
        <w:t>决策闭环</w:t>
      </w:r>
      <w:r>
        <w:rPr>
          <w:color w:val="000000"/>
          <w:sz w:val="20"/>
          <w:szCs w:val="20"/>
        </w:rPr>
        <w:t>'</w:t>
      </w:r>
      <w:r>
        <w:rPr>
          <w:color w:val="000000"/>
          <w:sz w:val="20"/>
          <w:szCs w:val="20"/>
        </w:rPr>
        <w:t>标题相称）：建议把</w:t>
      </w:r>
      <w:r>
        <w:rPr>
          <w:color w:val="000000"/>
          <w:sz w:val="20"/>
          <w:szCs w:val="20"/>
        </w:rPr>
        <w:t xml:space="preserve"> POMDP</w:t>
      </w:r>
      <w:r>
        <w:rPr>
          <w:color w:val="000000"/>
          <w:sz w:val="20"/>
          <w:szCs w:val="20"/>
        </w:rPr>
        <w:t>、</w:t>
      </w:r>
      <w:r>
        <w:rPr>
          <w:color w:val="000000"/>
          <w:sz w:val="20"/>
          <w:szCs w:val="20"/>
        </w:rPr>
        <w:t xml:space="preserve">deep RL </w:t>
      </w:r>
      <w:r>
        <w:rPr>
          <w:color w:val="000000"/>
          <w:sz w:val="20"/>
          <w:szCs w:val="20"/>
        </w:rPr>
        <w:t>维修调度、</w:t>
      </w:r>
      <w:r>
        <w:rPr>
          <w:color w:val="000000"/>
          <w:sz w:val="20"/>
          <w:szCs w:val="20"/>
        </w:rPr>
        <w:t xml:space="preserve">physics-informed </w:t>
      </w:r>
      <w:r>
        <w:rPr>
          <w:color w:val="000000"/>
          <w:sz w:val="20"/>
          <w:szCs w:val="20"/>
        </w:rPr>
        <w:t>决策、不确定性下的</w:t>
      </w:r>
      <w:r>
        <w:rPr>
          <w:color w:val="000000"/>
          <w:sz w:val="20"/>
          <w:szCs w:val="20"/>
        </w:rPr>
        <w:t xml:space="preserve"> sequential intervention </w:t>
      </w:r>
      <w:r>
        <w:rPr>
          <w:color w:val="000000"/>
          <w:sz w:val="20"/>
          <w:szCs w:val="20"/>
        </w:rPr>
        <w:t>整合为与</w:t>
      </w:r>
      <w:r>
        <w:rPr>
          <w:color w:val="000000"/>
          <w:sz w:val="20"/>
          <w:szCs w:val="20"/>
        </w:rPr>
        <w:t xml:space="preserve"> Perception </w:t>
      </w:r>
      <w:r>
        <w:rPr>
          <w:color w:val="000000"/>
          <w:sz w:val="20"/>
          <w:szCs w:val="20"/>
        </w:rPr>
        <w:t>同等分量的一节，并与第二闭环的</w:t>
      </w:r>
      <w:r>
        <w:rPr>
          <w:color w:val="000000"/>
          <w:sz w:val="20"/>
          <w:szCs w:val="20"/>
        </w:rPr>
        <w:t xml:space="preserve"> state-action-effect </w:t>
      </w:r>
      <w:r>
        <w:rPr>
          <w:color w:val="000000"/>
          <w:sz w:val="20"/>
          <w:szCs w:val="20"/>
        </w:rPr>
        <w:t>闭环显式衔接。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E2906" w15:done="0"/>
  <w15:commentEx w15:paraId="40790944" w15:done="0"/>
  <w15:commentEx w15:paraId="63CD4F6B" w15:done="0"/>
  <w15:commentEx w15:paraId="45A8F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F395B7" w16cex:dateUtc="2026-06-26T1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E2906" w16cid:durableId="5DFE2906"/>
  <w16cid:commentId w16cid:paraId="40790944" w16cid:durableId="33F395B7"/>
  <w16cid:commentId w16cid:paraId="63CD4F6B" w16cid:durableId="63CD4F6B"/>
  <w16cid:commentId w16cid:paraId="45A8FF7D" w16cid:durableId="45A8F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68CB" w14:textId="77777777" w:rsidR="0039797E" w:rsidRDefault="0039797E">
      <w:pPr>
        <w:spacing w:line="240" w:lineRule="auto"/>
        <w:ind w:firstLine="480"/>
      </w:pPr>
      <w:r>
        <w:separator/>
      </w:r>
    </w:p>
  </w:endnote>
  <w:endnote w:type="continuationSeparator" w:id="0">
    <w:p w14:paraId="1C410C4C" w14:textId="77777777" w:rsidR="0039797E" w:rsidRDefault="0039797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0368" w14:textId="77777777" w:rsidR="003E7760" w:rsidRDefault="003E776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D605" w14:textId="77777777" w:rsidR="003E7760" w:rsidRDefault="003E7760">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013" w14:textId="77777777" w:rsidR="003E7760" w:rsidRDefault="003E7760">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B937" w14:textId="77777777" w:rsidR="0039797E" w:rsidRDefault="0039797E">
      <w:pPr>
        <w:spacing w:line="240" w:lineRule="auto"/>
        <w:ind w:firstLine="480"/>
      </w:pPr>
      <w:r>
        <w:separator/>
      </w:r>
    </w:p>
  </w:footnote>
  <w:footnote w:type="continuationSeparator" w:id="0">
    <w:p w14:paraId="1C0550A4" w14:textId="77777777" w:rsidR="0039797E" w:rsidRDefault="0039797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EBA6" w14:textId="77777777" w:rsidR="003E7760" w:rsidRDefault="003E7760">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722B" w14:textId="77777777" w:rsidR="003E7760" w:rsidRDefault="003E7760">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D0A7" w14:textId="77777777" w:rsidR="003E7760" w:rsidRDefault="003E7760">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98B"/>
    <w:multiLevelType w:val="multilevel"/>
    <w:tmpl w:val="0FD9298B"/>
    <w:lvl w:ilvl="0">
      <w:start w:val="1"/>
      <w:numFmt w:val="decimal"/>
      <w:pStyle w:val="1"/>
      <w:lvlText w:val="%1"/>
      <w:lvlJc w:val="left"/>
      <w:pPr>
        <w:ind w:left="0" w:firstLine="0"/>
      </w:pPr>
      <w:rPr>
        <w:rFonts w:ascii="Times New Roman" w:hAnsi="Times New Roman" w:hint="default"/>
        <w:b/>
        <w:i w:val="0"/>
        <w:sz w:val="28"/>
      </w:rPr>
    </w:lvl>
    <w:lvl w:ilvl="1">
      <w:start w:val="1"/>
      <w:numFmt w:val="decimal"/>
      <w:pStyle w:val="2"/>
      <w:lvlText w:val="%1.%2"/>
      <w:lvlJc w:val="left"/>
      <w:pPr>
        <w:ind w:left="0" w:firstLine="0"/>
      </w:pPr>
      <w:rPr>
        <w:rFonts w:ascii="Times New Roman" w:hAnsi="Times New Roman" w:hint="default"/>
        <w:b/>
        <w:i w:val="0"/>
        <w:sz w:val="24"/>
      </w:rPr>
    </w:lvl>
    <w:lvl w:ilvl="2">
      <w:start w:val="1"/>
      <w:numFmt w:val="decimal"/>
      <w:pStyle w:val="3"/>
      <w:lvlText w:val="%1.%2.%3"/>
      <w:lvlJc w:val="left"/>
      <w:pPr>
        <w:ind w:left="0" w:firstLine="0"/>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7F45893"/>
    <w:multiLevelType w:val="multilevel"/>
    <w:tmpl w:val="37F45893"/>
    <w:lvl w:ilvl="0">
      <w:start w:val="1"/>
      <w:numFmt w:val="lowerLetter"/>
      <w:lvlText w:val="(%1)"/>
      <w:lvlJc w:val="left"/>
      <w:pPr>
        <w:ind w:left="560" w:hanging="360"/>
      </w:pPr>
      <w:rPr>
        <w:rFonts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2" w15:restartNumberingAfterBreak="0">
    <w:nsid w:val="402F01C4"/>
    <w:multiLevelType w:val="multilevel"/>
    <w:tmpl w:val="402F01C4"/>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4C1C096A"/>
    <w:multiLevelType w:val="multilevel"/>
    <w:tmpl w:val="4C1C096A"/>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7E10121F"/>
    <w:multiLevelType w:val="multilevel"/>
    <w:tmpl w:val="7E10121F"/>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923533839">
    <w:abstractNumId w:val="0"/>
  </w:num>
  <w:num w:numId="2" w16cid:durableId="720906406">
    <w:abstractNumId w:val="4"/>
  </w:num>
  <w:num w:numId="3" w16cid:durableId="1964001205">
    <w:abstractNumId w:val="1"/>
  </w:num>
  <w:num w:numId="4" w16cid:durableId="1231768471">
    <w:abstractNumId w:val="3"/>
  </w:num>
  <w:num w:numId="5" w16cid:durableId="532966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e">
    <w15:presenceInfo w15:providerId="None" w15:userId="Claude"/>
  </w15:person>
  <w15:person w15:author="魏奇亮">
    <w15:presenceInfo w15:providerId="None" w15:userId="魏奇亮"/>
  </w15:person>
  <w15:person w15:author="淙洋 徐">
    <w15:presenceInfo w15:providerId="Windows Live" w15:userId="860a2eb1aed225a9"/>
  </w15:person>
  <w15:person w15:author="国新 吴">
    <w15:presenceInfo w15:providerId="Windows Live" w15:userId="dc04f5f94590d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98"/>
    <w:rsid w:val="000037C7"/>
    <w:rsid w:val="00010366"/>
    <w:rsid w:val="00010395"/>
    <w:rsid w:val="00010549"/>
    <w:rsid w:val="00012209"/>
    <w:rsid w:val="00013BF3"/>
    <w:rsid w:val="0001429A"/>
    <w:rsid w:val="000168F0"/>
    <w:rsid w:val="0002024C"/>
    <w:rsid w:val="00021477"/>
    <w:rsid w:val="00027E8E"/>
    <w:rsid w:val="0003342F"/>
    <w:rsid w:val="0003421B"/>
    <w:rsid w:val="00034DAB"/>
    <w:rsid w:val="00040259"/>
    <w:rsid w:val="000408F0"/>
    <w:rsid w:val="00041578"/>
    <w:rsid w:val="00041A2E"/>
    <w:rsid w:val="00044322"/>
    <w:rsid w:val="00044725"/>
    <w:rsid w:val="00046D78"/>
    <w:rsid w:val="0005005A"/>
    <w:rsid w:val="00051646"/>
    <w:rsid w:val="0005258B"/>
    <w:rsid w:val="000547F6"/>
    <w:rsid w:val="0005538F"/>
    <w:rsid w:val="00056147"/>
    <w:rsid w:val="00057A9B"/>
    <w:rsid w:val="000600D2"/>
    <w:rsid w:val="00060168"/>
    <w:rsid w:val="00061B8E"/>
    <w:rsid w:val="0006300B"/>
    <w:rsid w:val="0006769E"/>
    <w:rsid w:val="000722D0"/>
    <w:rsid w:val="00072335"/>
    <w:rsid w:val="000729F9"/>
    <w:rsid w:val="00080BDA"/>
    <w:rsid w:val="00081040"/>
    <w:rsid w:val="00081402"/>
    <w:rsid w:val="00082406"/>
    <w:rsid w:val="00083A07"/>
    <w:rsid w:val="00085BD8"/>
    <w:rsid w:val="00086804"/>
    <w:rsid w:val="000921B6"/>
    <w:rsid w:val="00093739"/>
    <w:rsid w:val="0009403E"/>
    <w:rsid w:val="00097AE4"/>
    <w:rsid w:val="000A1D19"/>
    <w:rsid w:val="000A20B6"/>
    <w:rsid w:val="000A3919"/>
    <w:rsid w:val="000A7D25"/>
    <w:rsid w:val="000B1321"/>
    <w:rsid w:val="000B4EB3"/>
    <w:rsid w:val="000C21BD"/>
    <w:rsid w:val="000C39FD"/>
    <w:rsid w:val="000C53FD"/>
    <w:rsid w:val="000C69C2"/>
    <w:rsid w:val="000D59E7"/>
    <w:rsid w:val="000E0380"/>
    <w:rsid w:val="000E0D61"/>
    <w:rsid w:val="000E2819"/>
    <w:rsid w:val="000E316E"/>
    <w:rsid w:val="000E3887"/>
    <w:rsid w:val="000E463B"/>
    <w:rsid w:val="000E7CB8"/>
    <w:rsid w:val="000F21ED"/>
    <w:rsid w:val="000F4855"/>
    <w:rsid w:val="00100A0B"/>
    <w:rsid w:val="00103308"/>
    <w:rsid w:val="00106064"/>
    <w:rsid w:val="001077DB"/>
    <w:rsid w:val="00110ED2"/>
    <w:rsid w:val="00111699"/>
    <w:rsid w:val="001142A1"/>
    <w:rsid w:val="001164B6"/>
    <w:rsid w:val="001212C8"/>
    <w:rsid w:val="001237B9"/>
    <w:rsid w:val="00131361"/>
    <w:rsid w:val="00132630"/>
    <w:rsid w:val="0013787F"/>
    <w:rsid w:val="00137D97"/>
    <w:rsid w:val="0014284C"/>
    <w:rsid w:val="00145393"/>
    <w:rsid w:val="00147126"/>
    <w:rsid w:val="001472A3"/>
    <w:rsid w:val="001476CB"/>
    <w:rsid w:val="00152F10"/>
    <w:rsid w:val="001535EC"/>
    <w:rsid w:val="00153B75"/>
    <w:rsid w:val="00153C6B"/>
    <w:rsid w:val="00156799"/>
    <w:rsid w:val="00157C26"/>
    <w:rsid w:val="00157C33"/>
    <w:rsid w:val="001641EF"/>
    <w:rsid w:val="0016495F"/>
    <w:rsid w:val="00166859"/>
    <w:rsid w:val="00170B64"/>
    <w:rsid w:val="001750F9"/>
    <w:rsid w:val="001820A5"/>
    <w:rsid w:val="00182805"/>
    <w:rsid w:val="00183154"/>
    <w:rsid w:val="0018542E"/>
    <w:rsid w:val="00186CB6"/>
    <w:rsid w:val="00190EF4"/>
    <w:rsid w:val="00192853"/>
    <w:rsid w:val="00193033"/>
    <w:rsid w:val="00193C66"/>
    <w:rsid w:val="00197572"/>
    <w:rsid w:val="001A154E"/>
    <w:rsid w:val="001A706C"/>
    <w:rsid w:val="001A7E0B"/>
    <w:rsid w:val="001B1DD1"/>
    <w:rsid w:val="001B2A5C"/>
    <w:rsid w:val="001B5683"/>
    <w:rsid w:val="001B66B9"/>
    <w:rsid w:val="001C153A"/>
    <w:rsid w:val="001C352D"/>
    <w:rsid w:val="001C5F5D"/>
    <w:rsid w:val="001C6686"/>
    <w:rsid w:val="001D2C4F"/>
    <w:rsid w:val="001D4250"/>
    <w:rsid w:val="001D690F"/>
    <w:rsid w:val="001D6E62"/>
    <w:rsid w:val="001E25B8"/>
    <w:rsid w:val="001E3128"/>
    <w:rsid w:val="001E312B"/>
    <w:rsid w:val="001E3D4C"/>
    <w:rsid w:val="001E5175"/>
    <w:rsid w:val="001E58BD"/>
    <w:rsid w:val="001E6439"/>
    <w:rsid w:val="001F15DB"/>
    <w:rsid w:val="001F235E"/>
    <w:rsid w:val="001F2C97"/>
    <w:rsid w:val="001F3101"/>
    <w:rsid w:val="002016B0"/>
    <w:rsid w:val="002020B1"/>
    <w:rsid w:val="00203BAA"/>
    <w:rsid w:val="00210544"/>
    <w:rsid w:val="002115DC"/>
    <w:rsid w:val="0021165B"/>
    <w:rsid w:val="00214683"/>
    <w:rsid w:val="00215F6A"/>
    <w:rsid w:val="0021611A"/>
    <w:rsid w:val="0021675F"/>
    <w:rsid w:val="002168D7"/>
    <w:rsid w:val="002237C9"/>
    <w:rsid w:val="0022449D"/>
    <w:rsid w:val="00230514"/>
    <w:rsid w:val="002312E7"/>
    <w:rsid w:val="0023147E"/>
    <w:rsid w:val="002339CE"/>
    <w:rsid w:val="002426C8"/>
    <w:rsid w:val="0024281F"/>
    <w:rsid w:val="0024370B"/>
    <w:rsid w:val="00245535"/>
    <w:rsid w:val="00245F36"/>
    <w:rsid w:val="00251143"/>
    <w:rsid w:val="00253C3B"/>
    <w:rsid w:val="002560C2"/>
    <w:rsid w:val="0025666B"/>
    <w:rsid w:val="002616A1"/>
    <w:rsid w:val="002634AB"/>
    <w:rsid w:val="0026644D"/>
    <w:rsid w:val="00270E92"/>
    <w:rsid w:val="002717FB"/>
    <w:rsid w:val="002720B4"/>
    <w:rsid w:val="002724B2"/>
    <w:rsid w:val="002778F2"/>
    <w:rsid w:val="002808D8"/>
    <w:rsid w:val="002813B3"/>
    <w:rsid w:val="002814B7"/>
    <w:rsid w:val="002820B7"/>
    <w:rsid w:val="00282302"/>
    <w:rsid w:val="0028303F"/>
    <w:rsid w:val="00284E73"/>
    <w:rsid w:val="00287D37"/>
    <w:rsid w:val="00293145"/>
    <w:rsid w:val="00294243"/>
    <w:rsid w:val="002971B9"/>
    <w:rsid w:val="002A2DFA"/>
    <w:rsid w:val="002A2F55"/>
    <w:rsid w:val="002A3154"/>
    <w:rsid w:val="002A318F"/>
    <w:rsid w:val="002A4F65"/>
    <w:rsid w:val="002A5D25"/>
    <w:rsid w:val="002A63CF"/>
    <w:rsid w:val="002B4286"/>
    <w:rsid w:val="002B452D"/>
    <w:rsid w:val="002B4ADA"/>
    <w:rsid w:val="002B6C0F"/>
    <w:rsid w:val="002C32DC"/>
    <w:rsid w:val="002C405C"/>
    <w:rsid w:val="002C575E"/>
    <w:rsid w:val="002C7198"/>
    <w:rsid w:val="002C79C5"/>
    <w:rsid w:val="002D3684"/>
    <w:rsid w:val="002D467F"/>
    <w:rsid w:val="002D7360"/>
    <w:rsid w:val="002E0568"/>
    <w:rsid w:val="002E2C1D"/>
    <w:rsid w:val="002E777C"/>
    <w:rsid w:val="002F0535"/>
    <w:rsid w:val="002F20B5"/>
    <w:rsid w:val="00301069"/>
    <w:rsid w:val="003033AB"/>
    <w:rsid w:val="003040EB"/>
    <w:rsid w:val="003052BB"/>
    <w:rsid w:val="0030577B"/>
    <w:rsid w:val="00305E93"/>
    <w:rsid w:val="0031393D"/>
    <w:rsid w:val="003151E5"/>
    <w:rsid w:val="003155E6"/>
    <w:rsid w:val="00315A75"/>
    <w:rsid w:val="00321158"/>
    <w:rsid w:val="00322AC8"/>
    <w:rsid w:val="00322B21"/>
    <w:rsid w:val="00324133"/>
    <w:rsid w:val="003242E8"/>
    <w:rsid w:val="003340CE"/>
    <w:rsid w:val="00334BCE"/>
    <w:rsid w:val="003404FC"/>
    <w:rsid w:val="00347FC7"/>
    <w:rsid w:val="0035065B"/>
    <w:rsid w:val="00352EE2"/>
    <w:rsid w:val="00356A2E"/>
    <w:rsid w:val="003604A0"/>
    <w:rsid w:val="00364369"/>
    <w:rsid w:val="00364E6D"/>
    <w:rsid w:val="0037157B"/>
    <w:rsid w:val="003727D7"/>
    <w:rsid w:val="003743BA"/>
    <w:rsid w:val="003778DC"/>
    <w:rsid w:val="003813D6"/>
    <w:rsid w:val="003817B1"/>
    <w:rsid w:val="00381826"/>
    <w:rsid w:val="00381B1D"/>
    <w:rsid w:val="0039039C"/>
    <w:rsid w:val="00394434"/>
    <w:rsid w:val="0039797E"/>
    <w:rsid w:val="003A37E6"/>
    <w:rsid w:val="003A3B19"/>
    <w:rsid w:val="003A3F0A"/>
    <w:rsid w:val="003B0ACC"/>
    <w:rsid w:val="003B0CC1"/>
    <w:rsid w:val="003B0D57"/>
    <w:rsid w:val="003B1F4A"/>
    <w:rsid w:val="003B352C"/>
    <w:rsid w:val="003B6A15"/>
    <w:rsid w:val="003B6A2A"/>
    <w:rsid w:val="003B76CD"/>
    <w:rsid w:val="003C1C5C"/>
    <w:rsid w:val="003C200B"/>
    <w:rsid w:val="003C46C1"/>
    <w:rsid w:val="003D0FDD"/>
    <w:rsid w:val="003D1F45"/>
    <w:rsid w:val="003D4C4B"/>
    <w:rsid w:val="003D4C89"/>
    <w:rsid w:val="003E1F11"/>
    <w:rsid w:val="003E2AFA"/>
    <w:rsid w:val="003E6CF1"/>
    <w:rsid w:val="003E7760"/>
    <w:rsid w:val="003F1CF4"/>
    <w:rsid w:val="003F49A2"/>
    <w:rsid w:val="003F643B"/>
    <w:rsid w:val="003F6BFE"/>
    <w:rsid w:val="003F7E2B"/>
    <w:rsid w:val="004022B3"/>
    <w:rsid w:val="00404436"/>
    <w:rsid w:val="00404A05"/>
    <w:rsid w:val="00411C54"/>
    <w:rsid w:val="00413316"/>
    <w:rsid w:val="004136C7"/>
    <w:rsid w:val="00422ACB"/>
    <w:rsid w:val="00422CDE"/>
    <w:rsid w:val="00424933"/>
    <w:rsid w:val="00426E4F"/>
    <w:rsid w:val="0043063D"/>
    <w:rsid w:val="00433004"/>
    <w:rsid w:val="00436B40"/>
    <w:rsid w:val="00443999"/>
    <w:rsid w:val="00443D4A"/>
    <w:rsid w:val="00444112"/>
    <w:rsid w:val="00445B35"/>
    <w:rsid w:val="00450EBC"/>
    <w:rsid w:val="004523B4"/>
    <w:rsid w:val="00452CF4"/>
    <w:rsid w:val="00453AE4"/>
    <w:rsid w:val="00454D59"/>
    <w:rsid w:val="00464628"/>
    <w:rsid w:val="00470406"/>
    <w:rsid w:val="004708E1"/>
    <w:rsid w:val="00471442"/>
    <w:rsid w:val="0047550F"/>
    <w:rsid w:val="00475996"/>
    <w:rsid w:val="00477FF1"/>
    <w:rsid w:val="004800B4"/>
    <w:rsid w:val="004814BC"/>
    <w:rsid w:val="004835E7"/>
    <w:rsid w:val="00496C81"/>
    <w:rsid w:val="004A16A5"/>
    <w:rsid w:val="004A260D"/>
    <w:rsid w:val="004A34BE"/>
    <w:rsid w:val="004B10A4"/>
    <w:rsid w:val="004B7C09"/>
    <w:rsid w:val="004C0331"/>
    <w:rsid w:val="004C0FB6"/>
    <w:rsid w:val="004C189C"/>
    <w:rsid w:val="004C2984"/>
    <w:rsid w:val="004C4590"/>
    <w:rsid w:val="004C619F"/>
    <w:rsid w:val="004D2BE5"/>
    <w:rsid w:val="004E089C"/>
    <w:rsid w:val="004E116F"/>
    <w:rsid w:val="004E121F"/>
    <w:rsid w:val="004E1B6F"/>
    <w:rsid w:val="004E4F13"/>
    <w:rsid w:val="004E5E1E"/>
    <w:rsid w:val="004E60C4"/>
    <w:rsid w:val="004E6945"/>
    <w:rsid w:val="004E7792"/>
    <w:rsid w:val="004E7819"/>
    <w:rsid w:val="004F29E0"/>
    <w:rsid w:val="004F46FB"/>
    <w:rsid w:val="004F51B8"/>
    <w:rsid w:val="00501DAE"/>
    <w:rsid w:val="0050390B"/>
    <w:rsid w:val="00506126"/>
    <w:rsid w:val="00511C39"/>
    <w:rsid w:val="0051312B"/>
    <w:rsid w:val="0052160D"/>
    <w:rsid w:val="005219F6"/>
    <w:rsid w:val="0052524A"/>
    <w:rsid w:val="005330E2"/>
    <w:rsid w:val="00533CED"/>
    <w:rsid w:val="00535E02"/>
    <w:rsid w:val="00540CCB"/>
    <w:rsid w:val="00541FF7"/>
    <w:rsid w:val="005423A2"/>
    <w:rsid w:val="005464E3"/>
    <w:rsid w:val="00546777"/>
    <w:rsid w:val="00547DCC"/>
    <w:rsid w:val="00554091"/>
    <w:rsid w:val="0055523C"/>
    <w:rsid w:val="00555CD1"/>
    <w:rsid w:val="00560B62"/>
    <w:rsid w:val="00560DE9"/>
    <w:rsid w:val="00561C16"/>
    <w:rsid w:val="00562913"/>
    <w:rsid w:val="00570323"/>
    <w:rsid w:val="00571E1D"/>
    <w:rsid w:val="00575E69"/>
    <w:rsid w:val="00577153"/>
    <w:rsid w:val="00577686"/>
    <w:rsid w:val="0058117C"/>
    <w:rsid w:val="00583A97"/>
    <w:rsid w:val="0058551D"/>
    <w:rsid w:val="005908BA"/>
    <w:rsid w:val="0059419D"/>
    <w:rsid w:val="00595137"/>
    <w:rsid w:val="005968C2"/>
    <w:rsid w:val="00597147"/>
    <w:rsid w:val="005A04C2"/>
    <w:rsid w:val="005A46A1"/>
    <w:rsid w:val="005A62AE"/>
    <w:rsid w:val="005A6C0C"/>
    <w:rsid w:val="005B0A48"/>
    <w:rsid w:val="005B32FF"/>
    <w:rsid w:val="005B582A"/>
    <w:rsid w:val="005B6373"/>
    <w:rsid w:val="005B6465"/>
    <w:rsid w:val="005B7385"/>
    <w:rsid w:val="005B7AF8"/>
    <w:rsid w:val="005C0B5E"/>
    <w:rsid w:val="005C16B3"/>
    <w:rsid w:val="005C54B8"/>
    <w:rsid w:val="005C56E1"/>
    <w:rsid w:val="005C577B"/>
    <w:rsid w:val="005C75D9"/>
    <w:rsid w:val="005D166E"/>
    <w:rsid w:val="005D45A1"/>
    <w:rsid w:val="005E1B24"/>
    <w:rsid w:val="005E2809"/>
    <w:rsid w:val="005E2917"/>
    <w:rsid w:val="005E4087"/>
    <w:rsid w:val="005E42CD"/>
    <w:rsid w:val="005E6790"/>
    <w:rsid w:val="005E6F93"/>
    <w:rsid w:val="005F31AF"/>
    <w:rsid w:val="005F522D"/>
    <w:rsid w:val="005F56E4"/>
    <w:rsid w:val="005F5ADD"/>
    <w:rsid w:val="005F6EDF"/>
    <w:rsid w:val="005F790A"/>
    <w:rsid w:val="00603CEF"/>
    <w:rsid w:val="006075ED"/>
    <w:rsid w:val="0061336C"/>
    <w:rsid w:val="00613DF4"/>
    <w:rsid w:val="00613EAC"/>
    <w:rsid w:val="00614BF6"/>
    <w:rsid w:val="0061528B"/>
    <w:rsid w:val="00617A49"/>
    <w:rsid w:val="006217A8"/>
    <w:rsid w:val="00625A03"/>
    <w:rsid w:val="006313FE"/>
    <w:rsid w:val="00633200"/>
    <w:rsid w:val="00635DE5"/>
    <w:rsid w:val="00636A45"/>
    <w:rsid w:val="00646E97"/>
    <w:rsid w:val="006503A4"/>
    <w:rsid w:val="006541A6"/>
    <w:rsid w:val="00655D8D"/>
    <w:rsid w:val="006620FF"/>
    <w:rsid w:val="00662D7D"/>
    <w:rsid w:val="0066419A"/>
    <w:rsid w:val="00664BEF"/>
    <w:rsid w:val="00670A37"/>
    <w:rsid w:val="00671229"/>
    <w:rsid w:val="00671A85"/>
    <w:rsid w:val="00671D42"/>
    <w:rsid w:val="00671D67"/>
    <w:rsid w:val="0067496F"/>
    <w:rsid w:val="0068011C"/>
    <w:rsid w:val="006821C2"/>
    <w:rsid w:val="006832E2"/>
    <w:rsid w:val="0068515D"/>
    <w:rsid w:val="0068703C"/>
    <w:rsid w:val="00691406"/>
    <w:rsid w:val="0069422A"/>
    <w:rsid w:val="00695023"/>
    <w:rsid w:val="0069758C"/>
    <w:rsid w:val="006A14E3"/>
    <w:rsid w:val="006A1622"/>
    <w:rsid w:val="006A5D9C"/>
    <w:rsid w:val="006B2E75"/>
    <w:rsid w:val="006B3BFF"/>
    <w:rsid w:val="006B485A"/>
    <w:rsid w:val="006C08C6"/>
    <w:rsid w:val="006C2B4B"/>
    <w:rsid w:val="006C3474"/>
    <w:rsid w:val="006C4C63"/>
    <w:rsid w:val="006C568A"/>
    <w:rsid w:val="006C56A4"/>
    <w:rsid w:val="006C60CD"/>
    <w:rsid w:val="006D35E6"/>
    <w:rsid w:val="006D4D16"/>
    <w:rsid w:val="006D4E57"/>
    <w:rsid w:val="006D616C"/>
    <w:rsid w:val="006E45DC"/>
    <w:rsid w:val="006E6C1C"/>
    <w:rsid w:val="006E74EE"/>
    <w:rsid w:val="006E7CB0"/>
    <w:rsid w:val="006F51F3"/>
    <w:rsid w:val="006F6A7E"/>
    <w:rsid w:val="006F6D57"/>
    <w:rsid w:val="006F71BF"/>
    <w:rsid w:val="007009D6"/>
    <w:rsid w:val="00704185"/>
    <w:rsid w:val="00704C38"/>
    <w:rsid w:val="00705953"/>
    <w:rsid w:val="00705B76"/>
    <w:rsid w:val="00705D24"/>
    <w:rsid w:val="007061D6"/>
    <w:rsid w:val="0070748F"/>
    <w:rsid w:val="00707B1A"/>
    <w:rsid w:val="007100DE"/>
    <w:rsid w:val="00710779"/>
    <w:rsid w:val="00711D0B"/>
    <w:rsid w:val="007153F4"/>
    <w:rsid w:val="00720B01"/>
    <w:rsid w:val="0072137F"/>
    <w:rsid w:val="00722B7C"/>
    <w:rsid w:val="007240E2"/>
    <w:rsid w:val="00724B97"/>
    <w:rsid w:val="00731469"/>
    <w:rsid w:val="0073344B"/>
    <w:rsid w:val="007339A9"/>
    <w:rsid w:val="00734AD5"/>
    <w:rsid w:val="00734CBE"/>
    <w:rsid w:val="0073797A"/>
    <w:rsid w:val="00737CD4"/>
    <w:rsid w:val="00744E0F"/>
    <w:rsid w:val="00746832"/>
    <w:rsid w:val="007475FA"/>
    <w:rsid w:val="00747E7B"/>
    <w:rsid w:val="0075192D"/>
    <w:rsid w:val="00752E12"/>
    <w:rsid w:val="00754350"/>
    <w:rsid w:val="00754689"/>
    <w:rsid w:val="00755E67"/>
    <w:rsid w:val="00756EF3"/>
    <w:rsid w:val="007607BB"/>
    <w:rsid w:val="00760F96"/>
    <w:rsid w:val="0076511B"/>
    <w:rsid w:val="00770637"/>
    <w:rsid w:val="00772E86"/>
    <w:rsid w:val="007835F4"/>
    <w:rsid w:val="0078436B"/>
    <w:rsid w:val="00785A1C"/>
    <w:rsid w:val="0078607D"/>
    <w:rsid w:val="00787E8D"/>
    <w:rsid w:val="00790C69"/>
    <w:rsid w:val="007919E1"/>
    <w:rsid w:val="0079248F"/>
    <w:rsid w:val="007964EF"/>
    <w:rsid w:val="00797869"/>
    <w:rsid w:val="00797ADF"/>
    <w:rsid w:val="007A2B49"/>
    <w:rsid w:val="007A2ED0"/>
    <w:rsid w:val="007A3580"/>
    <w:rsid w:val="007A4FD9"/>
    <w:rsid w:val="007A6377"/>
    <w:rsid w:val="007A65AD"/>
    <w:rsid w:val="007A6676"/>
    <w:rsid w:val="007A6F52"/>
    <w:rsid w:val="007A7775"/>
    <w:rsid w:val="007B153E"/>
    <w:rsid w:val="007B33A5"/>
    <w:rsid w:val="007B4CD2"/>
    <w:rsid w:val="007B5F05"/>
    <w:rsid w:val="007B61CB"/>
    <w:rsid w:val="007B7AEA"/>
    <w:rsid w:val="007C064A"/>
    <w:rsid w:val="007C0B14"/>
    <w:rsid w:val="007C0DB8"/>
    <w:rsid w:val="007C3ED5"/>
    <w:rsid w:val="007C5505"/>
    <w:rsid w:val="007D57C8"/>
    <w:rsid w:val="007D5813"/>
    <w:rsid w:val="007D6D96"/>
    <w:rsid w:val="007E3F58"/>
    <w:rsid w:val="007E4A5D"/>
    <w:rsid w:val="007E7EB6"/>
    <w:rsid w:val="007F01A9"/>
    <w:rsid w:val="007F0456"/>
    <w:rsid w:val="007F3263"/>
    <w:rsid w:val="007F387C"/>
    <w:rsid w:val="007F3BBC"/>
    <w:rsid w:val="007F3FFE"/>
    <w:rsid w:val="007F636D"/>
    <w:rsid w:val="007F7CBF"/>
    <w:rsid w:val="00801B3F"/>
    <w:rsid w:val="008029D6"/>
    <w:rsid w:val="00806745"/>
    <w:rsid w:val="00807230"/>
    <w:rsid w:val="00811875"/>
    <w:rsid w:val="008270C7"/>
    <w:rsid w:val="00830182"/>
    <w:rsid w:val="00830BD6"/>
    <w:rsid w:val="00834B6C"/>
    <w:rsid w:val="00834EE8"/>
    <w:rsid w:val="0083657A"/>
    <w:rsid w:val="00836B7E"/>
    <w:rsid w:val="008411BE"/>
    <w:rsid w:val="00843D88"/>
    <w:rsid w:val="00846284"/>
    <w:rsid w:val="00847819"/>
    <w:rsid w:val="00851629"/>
    <w:rsid w:val="00852A0F"/>
    <w:rsid w:val="0085515D"/>
    <w:rsid w:val="00855C84"/>
    <w:rsid w:val="00855D5B"/>
    <w:rsid w:val="00857277"/>
    <w:rsid w:val="00863F25"/>
    <w:rsid w:val="00865501"/>
    <w:rsid w:val="008729F9"/>
    <w:rsid w:val="00873202"/>
    <w:rsid w:val="00876218"/>
    <w:rsid w:val="00883C23"/>
    <w:rsid w:val="00886981"/>
    <w:rsid w:val="00886AFE"/>
    <w:rsid w:val="00894F16"/>
    <w:rsid w:val="008A0648"/>
    <w:rsid w:val="008B02A6"/>
    <w:rsid w:val="008B02D8"/>
    <w:rsid w:val="008B0415"/>
    <w:rsid w:val="008B0DBC"/>
    <w:rsid w:val="008B5184"/>
    <w:rsid w:val="008B57E1"/>
    <w:rsid w:val="008B6CA5"/>
    <w:rsid w:val="008C3662"/>
    <w:rsid w:val="008C3676"/>
    <w:rsid w:val="008C4043"/>
    <w:rsid w:val="008C6002"/>
    <w:rsid w:val="008C6500"/>
    <w:rsid w:val="008C7430"/>
    <w:rsid w:val="008D0689"/>
    <w:rsid w:val="008D19B4"/>
    <w:rsid w:val="008D1D51"/>
    <w:rsid w:val="008D3522"/>
    <w:rsid w:val="008D3A69"/>
    <w:rsid w:val="008D7461"/>
    <w:rsid w:val="008E5A9B"/>
    <w:rsid w:val="008E79DF"/>
    <w:rsid w:val="008F06C7"/>
    <w:rsid w:val="008F351E"/>
    <w:rsid w:val="008F658D"/>
    <w:rsid w:val="008F7D8C"/>
    <w:rsid w:val="0090081E"/>
    <w:rsid w:val="00900F11"/>
    <w:rsid w:val="009020C1"/>
    <w:rsid w:val="009034C0"/>
    <w:rsid w:val="00903CC9"/>
    <w:rsid w:val="00903EDC"/>
    <w:rsid w:val="009044B5"/>
    <w:rsid w:val="00906E1C"/>
    <w:rsid w:val="00907567"/>
    <w:rsid w:val="009164F5"/>
    <w:rsid w:val="00917EAD"/>
    <w:rsid w:val="00921B3A"/>
    <w:rsid w:val="00923A06"/>
    <w:rsid w:val="00925A6A"/>
    <w:rsid w:val="00925B90"/>
    <w:rsid w:val="00926750"/>
    <w:rsid w:val="00926DBA"/>
    <w:rsid w:val="00931615"/>
    <w:rsid w:val="00932FE0"/>
    <w:rsid w:val="00935A8E"/>
    <w:rsid w:val="00936075"/>
    <w:rsid w:val="00937558"/>
    <w:rsid w:val="0094738E"/>
    <w:rsid w:val="0095219F"/>
    <w:rsid w:val="00952BB1"/>
    <w:rsid w:val="009530CB"/>
    <w:rsid w:val="00953AC3"/>
    <w:rsid w:val="009540A5"/>
    <w:rsid w:val="009544DB"/>
    <w:rsid w:val="00960903"/>
    <w:rsid w:val="0096549E"/>
    <w:rsid w:val="00966155"/>
    <w:rsid w:val="0096712D"/>
    <w:rsid w:val="0097064C"/>
    <w:rsid w:val="009710F5"/>
    <w:rsid w:val="009724B1"/>
    <w:rsid w:val="0097451D"/>
    <w:rsid w:val="00974EB8"/>
    <w:rsid w:val="00975398"/>
    <w:rsid w:val="009764EC"/>
    <w:rsid w:val="00977A8F"/>
    <w:rsid w:val="00990D23"/>
    <w:rsid w:val="009961F2"/>
    <w:rsid w:val="009964DF"/>
    <w:rsid w:val="00997642"/>
    <w:rsid w:val="009976E8"/>
    <w:rsid w:val="009A36A3"/>
    <w:rsid w:val="009A4EB6"/>
    <w:rsid w:val="009A55AB"/>
    <w:rsid w:val="009A57FF"/>
    <w:rsid w:val="009A75D8"/>
    <w:rsid w:val="009B0928"/>
    <w:rsid w:val="009B0BFA"/>
    <w:rsid w:val="009B3BC6"/>
    <w:rsid w:val="009B3CAC"/>
    <w:rsid w:val="009B4B63"/>
    <w:rsid w:val="009B4CD4"/>
    <w:rsid w:val="009B66F5"/>
    <w:rsid w:val="009B72BE"/>
    <w:rsid w:val="009C19F9"/>
    <w:rsid w:val="009C336F"/>
    <w:rsid w:val="009C5C55"/>
    <w:rsid w:val="009D03D4"/>
    <w:rsid w:val="009D2ECC"/>
    <w:rsid w:val="009D32FC"/>
    <w:rsid w:val="009D4DDF"/>
    <w:rsid w:val="009E5200"/>
    <w:rsid w:val="009E60A3"/>
    <w:rsid w:val="009E6DDF"/>
    <w:rsid w:val="009F2A14"/>
    <w:rsid w:val="009F6D18"/>
    <w:rsid w:val="009F70C2"/>
    <w:rsid w:val="009F7A71"/>
    <w:rsid w:val="00A04566"/>
    <w:rsid w:val="00A0487D"/>
    <w:rsid w:val="00A048F1"/>
    <w:rsid w:val="00A0584D"/>
    <w:rsid w:val="00A06C85"/>
    <w:rsid w:val="00A1023A"/>
    <w:rsid w:val="00A109C8"/>
    <w:rsid w:val="00A1502F"/>
    <w:rsid w:val="00A164B2"/>
    <w:rsid w:val="00A16CB8"/>
    <w:rsid w:val="00A17933"/>
    <w:rsid w:val="00A17A04"/>
    <w:rsid w:val="00A248CB"/>
    <w:rsid w:val="00A25875"/>
    <w:rsid w:val="00A27B23"/>
    <w:rsid w:val="00A30686"/>
    <w:rsid w:val="00A33A7C"/>
    <w:rsid w:val="00A414BE"/>
    <w:rsid w:val="00A414C8"/>
    <w:rsid w:val="00A43446"/>
    <w:rsid w:val="00A4573A"/>
    <w:rsid w:val="00A46723"/>
    <w:rsid w:val="00A50E27"/>
    <w:rsid w:val="00A50E5F"/>
    <w:rsid w:val="00A545E9"/>
    <w:rsid w:val="00A5532A"/>
    <w:rsid w:val="00A555F2"/>
    <w:rsid w:val="00A56086"/>
    <w:rsid w:val="00A56123"/>
    <w:rsid w:val="00A56FA7"/>
    <w:rsid w:val="00A57635"/>
    <w:rsid w:val="00A600C6"/>
    <w:rsid w:val="00A6180C"/>
    <w:rsid w:val="00A61A19"/>
    <w:rsid w:val="00A61BD2"/>
    <w:rsid w:val="00A61DF9"/>
    <w:rsid w:val="00A620A6"/>
    <w:rsid w:val="00A622B1"/>
    <w:rsid w:val="00A64686"/>
    <w:rsid w:val="00A65BD3"/>
    <w:rsid w:val="00A65C8E"/>
    <w:rsid w:val="00A67DE2"/>
    <w:rsid w:val="00A72115"/>
    <w:rsid w:val="00A72FB9"/>
    <w:rsid w:val="00A73AD0"/>
    <w:rsid w:val="00A743E8"/>
    <w:rsid w:val="00A74A5E"/>
    <w:rsid w:val="00A74C3B"/>
    <w:rsid w:val="00A76058"/>
    <w:rsid w:val="00A77909"/>
    <w:rsid w:val="00A80C8E"/>
    <w:rsid w:val="00A8303E"/>
    <w:rsid w:val="00A840B1"/>
    <w:rsid w:val="00A84E8B"/>
    <w:rsid w:val="00A866DE"/>
    <w:rsid w:val="00A87F98"/>
    <w:rsid w:val="00A92B6D"/>
    <w:rsid w:val="00A96453"/>
    <w:rsid w:val="00A97062"/>
    <w:rsid w:val="00A97BE6"/>
    <w:rsid w:val="00AA01AE"/>
    <w:rsid w:val="00AA1D26"/>
    <w:rsid w:val="00AA2136"/>
    <w:rsid w:val="00AA28F5"/>
    <w:rsid w:val="00AA30B3"/>
    <w:rsid w:val="00AA54A3"/>
    <w:rsid w:val="00AA7592"/>
    <w:rsid w:val="00AA7911"/>
    <w:rsid w:val="00AB0B5F"/>
    <w:rsid w:val="00AB379F"/>
    <w:rsid w:val="00AB4550"/>
    <w:rsid w:val="00AB6A42"/>
    <w:rsid w:val="00AC11EE"/>
    <w:rsid w:val="00AC7FFE"/>
    <w:rsid w:val="00AD1599"/>
    <w:rsid w:val="00AD4416"/>
    <w:rsid w:val="00AD61F7"/>
    <w:rsid w:val="00AD79A3"/>
    <w:rsid w:val="00AE1133"/>
    <w:rsid w:val="00AE2B5A"/>
    <w:rsid w:val="00AE5812"/>
    <w:rsid w:val="00AE7584"/>
    <w:rsid w:val="00AF469C"/>
    <w:rsid w:val="00AF607F"/>
    <w:rsid w:val="00AF7E5C"/>
    <w:rsid w:val="00B020C8"/>
    <w:rsid w:val="00B06907"/>
    <w:rsid w:val="00B10B4E"/>
    <w:rsid w:val="00B15302"/>
    <w:rsid w:val="00B15534"/>
    <w:rsid w:val="00B212A7"/>
    <w:rsid w:val="00B21BB5"/>
    <w:rsid w:val="00B246AE"/>
    <w:rsid w:val="00B246DC"/>
    <w:rsid w:val="00B256EF"/>
    <w:rsid w:val="00B26F73"/>
    <w:rsid w:val="00B279A8"/>
    <w:rsid w:val="00B27C76"/>
    <w:rsid w:val="00B30544"/>
    <w:rsid w:val="00B318C6"/>
    <w:rsid w:val="00B366AE"/>
    <w:rsid w:val="00B366C1"/>
    <w:rsid w:val="00B40901"/>
    <w:rsid w:val="00B41D07"/>
    <w:rsid w:val="00B42A9C"/>
    <w:rsid w:val="00B42BA6"/>
    <w:rsid w:val="00B43E0F"/>
    <w:rsid w:val="00B44D2B"/>
    <w:rsid w:val="00B45946"/>
    <w:rsid w:val="00B462B9"/>
    <w:rsid w:val="00B51468"/>
    <w:rsid w:val="00B518AE"/>
    <w:rsid w:val="00B51EE2"/>
    <w:rsid w:val="00B52FFC"/>
    <w:rsid w:val="00B54639"/>
    <w:rsid w:val="00B553F7"/>
    <w:rsid w:val="00B55FA2"/>
    <w:rsid w:val="00B60435"/>
    <w:rsid w:val="00B62550"/>
    <w:rsid w:val="00B644E1"/>
    <w:rsid w:val="00B7006F"/>
    <w:rsid w:val="00B72B5E"/>
    <w:rsid w:val="00B743B8"/>
    <w:rsid w:val="00B7571E"/>
    <w:rsid w:val="00B7688F"/>
    <w:rsid w:val="00B76B7B"/>
    <w:rsid w:val="00B77577"/>
    <w:rsid w:val="00B830E7"/>
    <w:rsid w:val="00B8353C"/>
    <w:rsid w:val="00B840F8"/>
    <w:rsid w:val="00B846CE"/>
    <w:rsid w:val="00B847EC"/>
    <w:rsid w:val="00B86785"/>
    <w:rsid w:val="00B87909"/>
    <w:rsid w:val="00B92300"/>
    <w:rsid w:val="00B93768"/>
    <w:rsid w:val="00B9469B"/>
    <w:rsid w:val="00B95C7F"/>
    <w:rsid w:val="00BA01D4"/>
    <w:rsid w:val="00BA048F"/>
    <w:rsid w:val="00BA07B7"/>
    <w:rsid w:val="00BA1130"/>
    <w:rsid w:val="00BA3101"/>
    <w:rsid w:val="00BA338F"/>
    <w:rsid w:val="00BA618B"/>
    <w:rsid w:val="00BA7CE6"/>
    <w:rsid w:val="00BB079C"/>
    <w:rsid w:val="00BB27D4"/>
    <w:rsid w:val="00BB51EF"/>
    <w:rsid w:val="00BB62CE"/>
    <w:rsid w:val="00BB6330"/>
    <w:rsid w:val="00BC2DFF"/>
    <w:rsid w:val="00BC39DC"/>
    <w:rsid w:val="00BC3CCA"/>
    <w:rsid w:val="00BC5425"/>
    <w:rsid w:val="00BC5505"/>
    <w:rsid w:val="00BE44F2"/>
    <w:rsid w:val="00BE4923"/>
    <w:rsid w:val="00BF09FD"/>
    <w:rsid w:val="00BF0BB7"/>
    <w:rsid w:val="00BF245F"/>
    <w:rsid w:val="00BF2A29"/>
    <w:rsid w:val="00BF3A4E"/>
    <w:rsid w:val="00BF5641"/>
    <w:rsid w:val="00C02662"/>
    <w:rsid w:val="00C0449D"/>
    <w:rsid w:val="00C05843"/>
    <w:rsid w:val="00C06C32"/>
    <w:rsid w:val="00C1347D"/>
    <w:rsid w:val="00C14851"/>
    <w:rsid w:val="00C170F2"/>
    <w:rsid w:val="00C207ED"/>
    <w:rsid w:val="00C22EB9"/>
    <w:rsid w:val="00C2307F"/>
    <w:rsid w:val="00C25096"/>
    <w:rsid w:val="00C25B8F"/>
    <w:rsid w:val="00C26068"/>
    <w:rsid w:val="00C27657"/>
    <w:rsid w:val="00C32EC1"/>
    <w:rsid w:val="00C33C01"/>
    <w:rsid w:val="00C408E5"/>
    <w:rsid w:val="00C4353B"/>
    <w:rsid w:val="00C51062"/>
    <w:rsid w:val="00C5346E"/>
    <w:rsid w:val="00C54FD4"/>
    <w:rsid w:val="00C56BE3"/>
    <w:rsid w:val="00C579C5"/>
    <w:rsid w:val="00C633FC"/>
    <w:rsid w:val="00C67597"/>
    <w:rsid w:val="00C73A08"/>
    <w:rsid w:val="00C763DA"/>
    <w:rsid w:val="00C7743D"/>
    <w:rsid w:val="00C8016F"/>
    <w:rsid w:val="00C82B8F"/>
    <w:rsid w:val="00C96C3A"/>
    <w:rsid w:val="00CA1D1A"/>
    <w:rsid w:val="00CA3A56"/>
    <w:rsid w:val="00CA6F4D"/>
    <w:rsid w:val="00CA780A"/>
    <w:rsid w:val="00CB0B4F"/>
    <w:rsid w:val="00CB14D4"/>
    <w:rsid w:val="00CB182F"/>
    <w:rsid w:val="00CB1DA2"/>
    <w:rsid w:val="00CB66D8"/>
    <w:rsid w:val="00CC4FED"/>
    <w:rsid w:val="00CC50A4"/>
    <w:rsid w:val="00CC5721"/>
    <w:rsid w:val="00CD1838"/>
    <w:rsid w:val="00CD21E7"/>
    <w:rsid w:val="00CD37BE"/>
    <w:rsid w:val="00CD3C58"/>
    <w:rsid w:val="00CD4F6B"/>
    <w:rsid w:val="00CD506F"/>
    <w:rsid w:val="00CD54AC"/>
    <w:rsid w:val="00CD5795"/>
    <w:rsid w:val="00CD69AC"/>
    <w:rsid w:val="00CD7534"/>
    <w:rsid w:val="00CE25BB"/>
    <w:rsid w:val="00CE2C09"/>
    <w:rsid w:val="00CE31A5"/>
    <w:rsid w:val="00CF0176"/>
    <w:rsid w:val="00CF1269"/>
    <w:rsid w:val="00CF2E61"/>
    <w:rsid w:val="00CF3401"/>
    <w:rsid w:val="00CF46E4"/>
    <w:rsid w:val="00D02543"/>
    <w:rsid w:val="00D06B06"/>
    <w:rsid w:val="00D071AB"/>
    <w:rsid w:val="00D12C47"/>
    <w:rsid w:val="00D14AE6"/>
    <w:rsid w:val="00D14CD0"/>
    <w:rsid w:val="00D17356"/>
    <w:rsid w:val="00D174FF"/>
    <w:rsid w:val="00D17547"/>
    <w:rsid w:val="00D21FC5"/>
    <w:rsid w:val="00D23833"/>
    <w:rsid w:val="00D24DF3"/>
    <w:rsid w:val="00D25105"/>
    <w:rsid w:val="00D26C0C"/>
    <w:rsid w:val="00D27E5B"/>
    <w:rsid w:val="00D30FE4"/>
    <w:rsid w:val="00D325B7"/>
    <w:rsid w:val="00D3421F"/>
    <w:rsid w:val="00D37D7C"/>
    <w:rsid w:val="00D40DF7"/>
    <w:rsid w:val="00D473DA"/>
    <w:rsid w:val="00D5091F"/>
    <w:rsid w:val="00D50D12"/>
    <w:rsid w:val="00D51D99"/>
    <w:rsid w:val="00D53A14"/>
    <w:rsid w:val="00D53F64"/>
    <w:rsid w:val="00D546C5"/>
    <w:rsid w:val="00D546FB"/>
    <w:rsid w:val="00D54E8D"/>
    <w:rsid w:val="00D551EC"/>
    <w:rsid w:val="00D57B25"/>
    <w:rsid w:val="00D60C6D"/>
    <w:rsid w:val="00D60CBE"/>
    <w:rsid w:val="00D6210A"/>
    <w:rsid w:val="00D64810"/>
    <w:rsid w:val="00D725C5"/>
    <w:rsid w:val="00D75AFD"/>
    <w:rsid w:val="00D803BC"/>
    <w:rsid w:val="00D83293"/>
    <w:rsid w:val="00D8593E"/>
    <w:rsid w:val="00D9056B"/>
    <w:rsid w:val="00D94114"/>
    <w:rsid w:val="00D96B4F"/>
    <w:rsid w:val="00DA5093"/>
    <w:rsid w:val="00DA55E9"/>
    <w:rsid w:val="00DB223D"/>
    <w:rsid w:val="00DB30D1"/>
    <w:rsid w:val="00DB4A05"/>
    <w:rsid w:val="00DB5873"/>
    <w:rsid w:val="00DC0D13"/>
    <w:rsid w:val="00DC27B1"/>
    <w:rsid w:val="00DC4280"/>
    <w:rsid w:val="00DC540C"/>
    <w:rsid w:val="00DC62CE"/>
    <w:rsid w:val="00DC75A5"/>
    <w:rsid w:val="00DD1531"/>
    <w:rsid w:val="00DD482C"/>
    <w:rsid w:val="00DD7C37"/>
    <w:rsid w:val="00DE02E7"/>
    <w:rsid w:val="00DE0EEA"/>
    <w:rsid w:val="00DE1111"/>
    <w:rsid w:val="00DE3245"/>
    <w:rsid w:val="00DE3C5A"/>
    <w:rsid w:val="00DE638A"/>
    <w:rsid w:val="00DE6A40"/>
    <w:rsid w:val="00DF1D37"/>
    <w:rsid w:val="00DF25AA"/>
    <w:rsid w:val="00DF3ABB"/>
    <w:rsid w:val="00DF4B2B"/>
    <w:rsid w:val="00DF5696"/>
    <w:rsid w:val="00DF77E5"/>
    <w:rsid w:val="00E00953"/>
    <w:rsid w:val="00E029B4"/>
    <w:rsid w:val="00E02CF9"/>
    <w:rsid w:val="00E04584"/>
    <w:rsid w:val="00E07C40"/>
    <w:rsid w:val="00E1097B"/>
    <w:rsid w:val="00E136B0"/>
    <w:rsid w:val="00E1677D"/>
    <w:rsid w:val="00E16C6F"/>
    <w:rsid w:val="00E20BF2"/>
    <w:rsid w:val="00E23784"/>
    <w:rsid w:val="00E249E8"/>
    <w:rsid w:val="00E30B7A"/>
    <w:rsid w:val="00E30CBB"/>
    <w:rsid w:val="00E35139"/>
    <w:rsid w:val="00E37F59"/>
    <w:rsid w:val="00E41746"/>
    <w:rsid w:val="00E437A7"/>
    <w:rsid w:val="00E443B5"/>
    <w:rsid w:val="00E471BF"/>
    <w:rsid w:val="00E47A36"/>
    <w:rsid w:val="00E5069D"/>
    <w:rsid w:val="00E50E90"/>
    <w:rsid w:val="00E549A3"/>
    <w:rsid w:val="00E55912"/>
    <w:rsid w:val="00E62162"/>
    <w:rsid w:val="00E62630"/>
    <w:rsid w:val="00E64A50"/>
    <w:rsid w:val="00E6681F"/>
    <w:rsid w:val="00E67048"/>
    <w:rsid w:val="00E671B6"/>
    <w:rsid w:val="00E679AF"/>
    <w:rsid w:val="00E67A12"/>
    <w:rsid w:val="00E709CF"/>
    <w:rsid w:val="00E72EB2"/>
    <w:rsid w:val="00E73217"/>
    <w:rsid w:val="00E733DE"/>
    <w:rsid w:val="00E738F9"/>
    <w:rsid w:val="00E75198"/>
    <w:rsid w:val="00E773D1"/>
    <w:rsid w:val="00E77748"/>
    <w:rsid w:val="00E8024C"/>
    <w:rsid w:val="00E8481A"/>
    <w:rsid w:val="00E853DB"/>
    <w:rsid w:val="00E86476"/>
    <w:rsid w:val="00E87D87"/>
    <w:rsid w:val="00E90791"/>
    <w:rsid w:val="00E90B08"/>
    <w:rsid w:val="00E93905"/>
    <w:rsid w:val="00E945B1"/>
    <w:rsid w:val="00E94707"/>
    <w:rsid w:val="00E96F27"/>
    <w:rsid w:val="00E97244"/>
    <w:rsid w:val="00E97281"/>
    <w:rsid w:val="00E97D10"/>
    <w:rsid w:val="00EA2028"/>
    <w:rsid w:val="00EA2F31"/>
    <w:rsid w:val="00EA3784"/>
    <w:rsid w:val="00EA6919"/>
    <w:rsid w:val="00EB0FEB"/>
    <w:rsid w:val="00EB2E80"/>
    <w:rsid w:val="00EB3210"/>
    <w:rsid w:val="00EB459F"/>
    <w:rsid w:val="00EB54CA"/>
    <w:rsid w:val="00EB6005"/>
    <w:rsid w:val="00EB69A1"/>
    <w:rsid w:val="00EC00BD"/>
    <w:rsid w:val="00EC04EB"/>
    <w:rsid w:val="00EC59E8"/>
    <w:rsid w:val="00EC6D6A"/>
    <w:rsid w:val="00ED080B"/>
    <w:rsid w:val="00ED2937"/>
    <w:rsid w:val="00ED6A8C"/>
    <w:rsid w:val="00ED7030"/>
    <w:rsid w:val="00EE17D5"/>
    <w:rsid w:val="00EE2899"/>
    <w:rsid w:val="00EE2D3B"/>
    <w:rsid w:val="00EE2DD1"/>
    <w:rsid w:val="00EE5C5A"/>
    <w:rsid w:val="00EE61B5"/>
    <w:rsid w:val="00EE661F"/>
    <w:rsid w:val="00EF2C96"/>
    <w:rsid w:val="00EF4F1E"/>
    <w:rsid w:val="00EF4F86"/>
    <w:rsid w:val="00EF6FDB"/>
    <w:rsid w:val="00F02324"/>
    <w:rsid w:val="00F04503"/>
    <w:rsid w:val="00F10208"/>
    <w:rsid w:val="00F10288"/>
    <w:rsid w:val="00F1063A"/>
    <w:rsid w:val="00F115AD"/>
    <w:rsid w:val="00F120A3"/>
    <w:rsid w:val="00F134B9"/>
    <w:rsid w:val="00F134D9"/>
    <w:rsid w:val="00F1414D"/>
    <w:rsid w:val="00F1492B"/>
    <w:rsid w:val="00F15BFB"/>
    <w:rsid w:val="00F215F4"/>
    <w:rsid w:val="00F21AF7"/>
    <w:rsid w:val="00F21DC6"/>
    <w:rsid w:val="00F2420A"/>
    <w:rsid w:val="00F248E3"/>
    <w:rsid w:val="00F268BC"/>
    <w:rsid w:val="00F26DF9"/>
    <w:rsid w:val="00F27F7A"/>
    <w:rsid w:val="00F3390C"/>
    <w:rsid w:val="00F349A8"/>
    <w:rsid w:val="00F37E7C"/>
    <w:rsid w:val="00F40AEA"/>
    <w:rsid w:val="00F41743"/>
    <w:rsid w:val="00F50AAA"/>
    <w:rsid w:val="00F51B4C"/>
    <w:rsid w:val="00F57B07"/>
    <w:rsid w:val="00F600C3"/>
    <w:rsid w:val="00F7315A"/>
    <w:rsid w:val="00F73739"/>
    <w:rsid w:val="00F76ACD"/>
    <w:rsid w:val="00F77A3C"/>
    <w:rsid w:val="00F81949"/>
    <w:rsid w:val="00F81E13"/>
    <w:rsid w:val="00F81EE8"/>
    <w:rsid w:val="00F840F9"/>
    <w:rsid w:val="00F84EAA"/>
    <w:rsid w:val="00F858CB"/>
    <w:rsid w:val="00F9007D"/>
    <w:rsid w:val="00F9099E"/>
    <w:rsid w:val="00F9790A"/>
    <w:rsid w:val="00FA0B73"/>
    <w:rsid w:val="00FA148B"/>
    <w:rsid w:val="00FA2A1D"/>
    <w:rsid w:val="00FA3F42"/>
    <w:rsid w:val="00FA42FC"/>
    <w:rsid w:val="00FA48DA"/>
    <w:rsid w:val="00FA5D64"/>
    <w:rsid w:val="00FA7E8B"/>
    <w:rsid w:val="00FB0B6E"/>
    <w:rsid w:val="00FB48BE"/>
    <w:rsid w:val="00FB528B"/>
    <w:rsid w:val="00FB5B17"/>
    <w:rsid w:val="00FC14E8"/>
    <w:rsid w:val="00FC59C7"/>
    <w:rsid w:val="00FD2035"/>
    <w:rsid w:val="00FD4B7A"/>
    <w:rsid w:val="00FD7BFF"/>
    <w:rsid w:val="00FE0888"/>
    <w:rsid w:val="00FE0917"/>
    <w:rsid w:val="00FE1E42"/>
    <w:rsid w:val="00FE1EEA"/>
    <w:rsid w:val="00FE20A5"/>
    <w:rsid w:val="00FE5491"/>
    <w:rsid w:val="00FE559C"/>
    <w:rsid w:val="00FE778E"/>
    <w:rsid w:val="00FF0FD2"/>
    <w:rsid w:val="00FF1379"/>
    <w:rsid w:val="00FF1B83"/>
    <w:rsid w:val="00FF3799"/>
    <w:rsid w:val="00FF4E08"/>
    <w:rsid w:val="00FF7CC2"/>
    <w:rsid w:val="215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D270"/>
  <w15:docId w15:val="{302CD02C-6B46-4380-BAC3-25EB9390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exact"/>
      <w:ind w:firstLineChars="200" w:firstLine="200"/>
      <w:jc w:val="both"/>
    </w:pPr>
    <w:rPr>
      <w:rFonts w:ascii="Times New Roman" w:hAnsi="Times New Roman"/>
      <w:kern w:val="2"/>
      <w:sz w:val="24"/>
      <w:szCs w:val="22"/>
    </w:rPr>
  </w:style>
  <w:style w:type="paragraph" w:styleId="1">
    <w:name w:val="heading 1"/>
    <w:basedOn w:val="a"/>
    <w:next w:val="a"/>
    <w:link w:val="10"/>
    <w:uiPriority w:val="9"/>
    <w:qFormat/>
    <w:pPr>
      <w:numPr>
        <w:numId w:val="1"/>
      </w:numPr>
      <w:spacing w:line="360" w:lineRule="auto"/>
      <w:ind w:firstLineChars="0"/>
      <w:outlineLvl w:val="0"/>
    </w:pPr>
    <w:rPr>
      <w:b/>
      <w:bCs/>
      <w:sz w:val="28"/>
      <w:szCs w:val="28"/>
    </w:rPr>
  </w:style>
  <w:style w:type="paragraph" w:styleId="2">
    <w:name w:val="heading 2"/>
    <w:basedOn w:val="1"/>
    <w:next w:val="a"/>
    <w:link w:val="20"/>
    <w:uiPriority w:val="9"/>
    <w:unhideWhenUsed/>
    <w:qFormat/>
    <w:pPr>
      <w:numPr>
        <w:ilvl w:val="1"/>
      </w:numPr>
      <w:outlineLvl w:val="1"/>
    </w:pPr>
    <w:rPr>
      <w:sz w:val="24"/>
      <w:szCs w:val="24"/>
    </w:rPr>
  </w:style>
  <w:style w:type="paragraph" w:styleId="3">
    <w:name w:val="heading 3"/>
    <w:basedOn w:val="a"/>
    <w:next w:val="a"/>
    <w:link w:val="30"/>
    <w:uiPriority w:val="9"/>
    <w:unhideWhenUsed/>
    <w:qFormat/>
    <w:pPr>
      <w:numPr>
        <w:ilvl w:val="2"/>
        <w:numId w:val="1"/>
      </w:numPr>
      <w:spacing w:beforeLines="50" w:before="50"/>
      <w:ind w:firstLineChars="0"/>
      <w:outlineLvl w:val="2"/>
    </w:pPr>
    <w:rPr>
      <w:b/>
      <w:bCs/>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Chars="0" w:firstLine="0"/>
      <w:jc w:val="center"/>
    </w:pPr>
    <w:rPr>
      <w:rFonts w:eastAsia="黑体" w:cs="Times New Roman"/>
      <w:szCs w:val="24"/>
    </w:rPr>
  </w:style>
  <w:style w:type="paragraph" w:styleId="a5">
    <w:name w:val="annotation text"/>
    <w:basedOn w:val="a"/>
    <w:link w:val="a6"/>
    <w:uiPriority w:val="99"/>
    <w:unhideWhenUsed/>
    <w:qFormat/>
    <w:pPr>
      <w:jc w:val="left"/>
    </w:pPr>
  </w:style>
  <w:style w:type="paragraph" w:styleId="a7">
    <w:name w:val="footer"/>
    <w:basedOn w:val="a"/>
    <w:link w:val="a8"/>
    <w:uiPriority w:val="99"/>
    <w:unhideWhenUsed/>
    <w:qFormat/>
    <w:pPr>
      <w:tabs>
        <w:tab w:val="center" w:pos="4153"/>
        <w:tab w:val="right" w:pos="8306"/>
      </w:tabs>
      <w:jc w:val="left"/>
    </w:pPr>
    <w:rPr>
      <w:sz w:val="18"/>
      <w:szCs w:val="18"/>
    </w:rPr>
  </w:style>
  <w:style w:type="paragraph" w:styleId="a9">
    <w:name w:val="header"/>
    <w:basedOn w:val="a"/>
    <w:link w:val="aa"/>
    <w:uiPriority w:val="99"/>
    <w:unhideWhenUsed/>
    <w:qFormat/>
    <w:pPr>
      <w:tabs>
        <w:tab w:val="center" w:pos="4153"/>
        <w:tab w:val="right" w:pos="8306"/>
      </w:tabs>
      <w:jc w:val="center"/>
    </w:pPr>
    <w:rPr>
      <w:sz w:val="18"/>
      <w:szCs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5"/>
    <w:next w:val="a5"/>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qFormat/>
    <w:rPr>
      <w:color w:val="96607D" w:themeColor="followedHyperlink"/>
      <w:u w:val="single"/>
    </w:rPr>
  </w:style>
  <w:style w:type="character" w:styleId="af3">
    <w:name w:val="Hyperlink"/>
    <w:basedOn w:val="a0"/>
    <w:uiPriority w:val="99"/>
    <w:unhideWhenUsed/>
    <w:qFormat/>
    <w:rPr>
      <w:color w:val="467886" w:themeColor="hyperlink"/>
      <w:u w:val="single"/>
    </w:rPr>
  </w:style>
  <w:style w:type="character" w:styleId="af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hAnsi="Times New Roman"/>
      <w:b/>
      <w:bCs/>
      <w:sz w:val="28"/>
      <w:szCs w:val="28"/>
    </w:rPr>
  </w:style>
  <w:style w:type="character" w:customStyle="1" w:styleId="20">
    <w:name w:val="标题 2 字符"/>
    <w:basedOn w:val="a0"/>
    <w:link w:val="2"/>
    <w:uiPriority w:val="9"/>
    <w:qFormat/>
    <w:rPr>
      <w:rFonts w:ascii="Times New Roman" w:hAnsi="Times New Roman"/>
      <w:b/>
      <w:bCs/>
      <w:sz w:val="24"/>
      <w:szCs w:val="24"/>
    </w:rPr>
  </w:style>
  <w:style w:type="character" w:customStyle="1" w:styleId="30">
    <w:name w:val="标题 3 字符"/>
    <w:basedOn w:val="a0"/>
    <w:link w:val="3"/>
    <w:uiPriority w:val="9"/>
    <w:qFormat/>
    <w:rPr>
      <w:rFonts w:ascii="Times New Roman" w:hAnsi="Times New Roman"/>
      <w:b/>
      <w:bCs/>
      <w:sz w:val="24"/>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8">
    <w:name w:val="Intense Quote"/>
    <w:basedOn w:val="a"/>
    <w:next w:val="a"/>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0"/>
    <w:link w:val="af8"/>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MTEquationSection">
    <w:name w:val="MTEquationSection"/>
    <w:basedOn w:val="a0"/>
    <w:qFormat/>
    <w:rPr>
      <w:rFonts w:cs="Times New Roman"/>
      <w:b/>
      <w:bCs/>
      <w:vanish/>
      <w:color w:val="FF0000"/>
      <w:sz w:val="32"/>
      <w:szCs w:val="32"/>
    </w:rPr>
  </w:style>
  <w:style w:type="paragraph" w:customStyle="1" w:styleId="MTDisplayEquation">
    <w:name w:val="MTDisplayEquation"/>
    <w:basedOn w:val="a"/>
    <w:next w:val="a"/>
    <w:link w:val="MTDisplayEquation0"/>
    <w:qFormat/>
    <w:pPr>
      <w:tabs>
        <w:tab w:val="center" w:pos="4160"/>
        <w:tab w:val="right" w:pos="8300"/>
      </w:tabs>
      <w:ind w:firstLine="480"/>
    </w:pPr>
  </w:style>
  <w:style w:type="character" w:customStyle="1" w:styleId="MTDisplayEquation0">
    <w:name w:val="MTDisplayEquation 字符"/>
    <w:basedOn w:val="a0"/>
    <w:link w:val="MTDisplayEquation"/>
    <w:qFormat/>
    <w:rPr>
      <w:rFonts w:ascii="Times New Roman" w:hAnsi="Times New Roman"/>
      <w:sz w:val="24"/>
    </w:rPr>
  </w:style>
  <w:style w:type="table" w:customStyle="1" w:styleId="afa">
    <w:name w:val="三线表"/>
    <w:basedOn w:val="a1"/>
    <w:uiPriority w:val="99"/>
    <w:qFormat/>
    <w:rPr>
      <w:rFonts w:ascii="Times New Roman"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书目1"/>
    <w:basedOn w:val="a"/>
    <w:next w:val="a"/>
    <w:uiPriority w:val="37"/>
    <w:unhideWhenUsed/>
    <w:qFormat/>
    <w:pPr>
      <w:spacing w:after="240"/>
      <w:ind w:firstLine="0"/>
    </w:pPr>
  </w:style>
  <w:style w:type="character" w:customStyle="1" w:styleId="a6">
    <w:name w:val="批注文字 字符"/>
    <w:basedOn w:val="a0"/>
    <w:link w:val="a5"/>
    <w:uiPriority w:val="99"/>
    <w:qFormat/>
    <w:rPr>
      <w:rFonts w:ascii="Times New Roman" w:hAnsi="Times New Roman"/>
      <w:sz w:val="24"/>
    </w:rPr>
  </w:style>
  <w:style w:type="character" w:customStyle="1" w:styleId="af0">
    <w:name w:val="批注主题 字符"/>
    <w:basedOn w:val="a6"/>
    <w:link w:val="af"/>
    <w:uiPriority w:val="99"/>
    <w:semiHidden/>
    <w:qFormat/>
    <w:rPr>
      <w:rFonts w:ascii="Times New Roman" w:hAnsi="Times New Roman"/>
      <w:b/>
      <w:bCs/>
      <w:sz w:val="24"/>
    </w:rPr>
  </w:style>
  <w:style w:type="character" w:customStyle="1" w:styleId="a4">
    <w:name w:val="题注 字符"/>
    <w:link w:val="a3"/>
    <w:uiPriority w:val="35"/>
    <w:qFormat/>
    <w:rPr>
      <w:rFonts w:ascii="Times New Roman" w:eastAsia="黑体" w:hAnsi="Times New Roman" w:cs="Times New Roman"/>
      <w:sz w:val="24"/>
      <w:szCs w:val="24"/>
    </w:rPr>
  </w:style>
  <w:style w:type="paragraph" w:styleId="afb">
    <w:name w:val="Revision"/>
    <w:hidden/>
    <w:uiPriority w:val="99"/>
    <w:unhideWhenUsed/>
    <w:rsid w:val="00F115AD"/>
    <w:rPr>
      <w:rFonts w:ascii="Times New Roman" w:hAnsi="Times New Roman"/>
      <w:kern w:val="2"/>
      <w:sz w:val="24"/>
      <w:szCs w:val="22"/>
    </w:rPr>
  </w:style>
  <w:style w:type="paragraph" w:styleId="afc">
    <w:name w:val="Bibliography"/>
    <w:basedOn w:val="a"/>
    <w:next w:val="a"/>
    <w:uiPriority w:val="37"/>
    <w:unhideWhenUsed/>
    <w:rsid w:val="000A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6.png"/><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wmf"/><Relationship Id="rId17" Type="http://schemas.microsoft.com/office/2016/09/relationships/commentsIds" Target="commentsIds.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microsoft.com/office/2018/08/relationships/commentsExtensible" Target="commentsExtensible.xml"/><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A6C4C-A49D-4B46-A8E5-04541A255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109</Pages>
  <Words>274332</Words>
  <Characters>523976</Characters>
  <Application>Microsoft Office Word</Application>
  <DocSecurity>0</DocSecurity>
  <Lines>20959</Lines>
  <Paragraphs>14783</Paragraphs>
  <ScaleCrop>false</ScaleCrop>
  <Company/>
  <LinksUpToDate>false</LinksUpToDate>
  <CharactersWithSpaces>783525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国新 吴</dc:creator>
  <cp:lastModifiedBy>国新 吴</cp:lastModifiedBy>
  <cp:revision>77</cp:revision>
  <dcterms:created xsi:type="dcterms:W3CDTF">2026-07-04T06:44:00Z</dcterms:created>
  <dcterms:modified xsi:type="dcterms:W3CDTF">2026-07-04T13:09:00Z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ZOTERO_PREF_1">
    <vt:lpwstr>&lt;data data-version="3" zotero-version="9.0.5"&gt;&lt;session id="owbJ2Ida"/&gt;&lt;style id="http://www.zotero.org/styles/harvard-cite-them-right" locale="en-US" hasBibliography="1" bibliographyStyleHasBeenSet="1"/&gt;&lt;prefs&gt;&lt;pref name="fieldType" value="Field"/&gt;&lt;/prefs</vt:lpwstr>
  </property>
  <property fmtid="{D5CDD505-2E9C-101B-9397-08002B2CF9AE}" pid="6" name="ZOTERO_PREF_2">
    <vt:lpwstr>&gt;&lt;/data&gt;</vt:lpwstr>
  </property>
  <property fmtid="{D5CDD505-2E9C-101B-9397-08002B2CF9AE}" pid="7" name="KSOTemplateDocerSaveRecord">
    <vt:lpwstr>eyJoZGlkIjoiZDU2MzY0ZGUyOTRkZmI4OWY1OWY2M2Q2ODUzZGRmYWEiLCJ1c2VySWQiOiI1OTk4MTMxNjUifQ==</vt:lpwstr>
  </property>
  <property fmtid="{D5CDD505-2E9C-101B-9397-08002B2CF9AE}" pid="8" name="KSOProductBuildVer">
    <vt:lpwstr>2052-12.1.0.26895</vt:lpwstr>
  </property>
  <property fmtid="{D5CDD505-2E9C-101B-9397-08002B2CF9AE}" pid="9" name="ICV">
    <vt:lpwstr>A9D0E5EB35364EA494DE5A094711F283_12</vt:lpwstr>
  </property>
</Properties>
</file>