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A85C" w14:textId="77777777" w:rsidR="003E7760" w:rsidRDefault="003E7760">
      <w:pPr>
        <w:ind w:firstLine="640"/>
        <w:jc w:val="center"/>
        <w:rPr>
          <w:rFonts w:cs="Times New Roman"/>
          <w:b/>
          <w:bCs/>
          <w:sz w:val="32"/>
          <w:szCs w:val="32"/>
        </w:rPr>
      </w:pPr>
    </w:p>
    <w:p w14:paraId="258D8C07" w14:textId="77777777" w:rsidR="003E7760" w:rsidRDefault="003E7760">
      <w:pPr>
        <w:ind w:firstLine="640"/>
        <w:jc w:val="center"/>
        <w:rPr>
          <w:rFonts w:cs="Times New Roman"/>
          <w:b/>
          <w:bCs/>
          <w:sz w:val="32"/>
          <w:szCs w:val="32"/>
        </w:rPr>
      </w:pPr>
    </w:p>
    <w:p w14:paraId="4A4C70ED" w14:textId="178B4C5B" w:rsidR="003E7760" w:rsidRDefault="00000000">
      <w:pPr>
        <w:ind w:firstLine="640"/>
        <w:jc w:val="center"/>
        <w:rPr>
          <w:rFonts w:cs="Times New Roman"/>
          <w:b/>
          <w:bCs/>
          <w:sz w:val="32"/>
          <w:szCs w:val="32"/>
        </w:rPr>
      </w:pPr>
      <w:r>
        <w:rPr>
          <w:rFonts w:cs="Times New Roman"/>
          <w:b/>
          <w:bCs/>
          <w:sz w:val="32"/>
          <w:szCs w:val="32"/>
        </w:rPr>
        <w:fldChar w:fldCharType="begin"/>
      </w:r>
      <w:r>
        <w:rPr>
          <w:rFonts w:cs="Times New Roman"/>
          <w:b/>
          <w:bCs/>
          <w:sz w:val="32"/>
          <w:szCs w:val="32"/>
        </w:rPr>
        <w:instrText xml:space="preserve"> MACROBUTTON MTEditEquationSection2 </w:instrText>
      </w:r>
      <w:r>
        <w:rPr>
          <w:rStyle w:val="MTEquationSection"/>
        </w:rPr>
        <w:instrText>公式章</w:instrText>
      </w:r>
      <w:r>
        <w:rPr>
          <w:rStyle w:val="MTEquationSection"/>
        </w:rPr>
        <w:instrText xml:space="preserve"> 1 </w:instrText>
      </w:r>
      <w:r>
        <w:rPr>
          <w:rStyle w:val="MTEquationSection"/>
        </w:rPr>
        <w:instrText>节</w:instrText>
      </w:r>
      <w:r>
        <w:rPr>
          <w:rStyle w:val="MTEquationSection"/>
        </w:rPr>
        <w:instrText xml:space="preserve"> 1</w:instrText>
      </w:r>
      <w:r>
        <w:rPr>
          <w:rFonts w:cs="Times New Roman"/>
          <w:b/>
          <w:bCs/>
          <w:sz w:val="32"/>
          <w:szCs w:val="32"/>
        </w:rPr>
        <w:fldChar w:fldCharType="begin"/>
      </w:r>
      <w:r>
        <w:rPr>
          <w:rFonts w:cs="Times New Roman" w:hint="eastAsia"/>
          <w:b/>
          <w:bCs/>
          <w:sz w:val="32"/>
          <w:szCs w:val="32"/>
        </w:rPr>
        <w:instrText>SEQ MTEqn \r \h \* MERGEFORMAT</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MTSec \r 1 \h \* MERGEFORMAT </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MTChap \r 1 \h \* MERGEFORMAT </w:instrText>
      </w:r>
      <w:r>
        <w:rPr>
          <w:rFonts w:cs="Times New Roman"/>
          <w:b/>
          <w:bCs/>
          <w:sz w:val="32"/>
          <w:szCs w:val="32"/>
        </w:rPr>
        <w:fldChar w:fldCharType="end"/>
      </w:r>
      <w:r>
        <w:rPr>
          <w:rFonts w:cs="Times New Roman"/>
          <w:b/>
          <w:bCs/>
          <w:sz w:val="32"/>
          <w:szCs w:val="32"/>
        </w:rPr>
        <w:fldChar w:fldCharType="end"/>
      </w:r>
      <w:r w:rsidR="00BF2A29" w:rsidRPr="00BF2A29">
        <w:rPr>
          <w:rFonts w:cs="Times New Roman"/>
          <w:b/>
          <w:bCs/>
          <w:sz w:val="32"/>
          <w:szCs w:val="32"/>
        </w:rPr>
        <w:t>From Condition Assessment to State-Evolution Control: A Critical Review and Dual-Loop Framework for Intelligent Railway Infrastructure O&amp;M</w:t>
      </w:r>
    </w:p>
    <w:p w14:paraId="56548927" w14:textId="77777777" w:rsidR="003E7760" w:rsidRDefault="003E7760">
      <w:pPr>
        <w:ind w:firstLine="480"/>
      </w:pPr>
    </w:p>
    <w:p w14:paraId="1FAB9AB2" w14:textId="77777777" w:rsidR="003E7760" w:rsidRDefault="003E7760">
      <w:pPr>
        <w:ind w:firstLine="480"/>
      </w:pPr>
    </w:p>
    <w:p w14:paraId="1E52FCCB" w14:textId="77777777" w:rsidR="003E7760" w:rsidRDefault="00000000">
      <w:pPr>
        <w:pBdr>
          <w:top w:val="none" w:sz="0" w:space="1" w:color="auto"/>
          <w:left w:val="none" w:sz="0" w:space="4" w:color="auto"/>
          <w:bottom w:val="none" w:sz="0" w:space="1" w:color="auto"/>
          <w:right w:val="none" w:sz="0" w:space="4" w:color="auto"/>
        </w:pBdr>
        <w:ind w:firstLineChars="0" w:firstLine="0"/>
        <w:rPr>
          <w:rFonts w:cs="Times New Roman"/>
        </w:rPr>
      </w:pPr>
      <w:r>
        <w:rPr>
          <w:rFonts w:cs="Times New Roman"/>
        </w:rPr>
        <w:t>Abstract:</w:t>
      </w:r>
    </w:p>
    <w:p w14:paraId="17987015" w14:textId="42AABB08" w:rsidR="003E7760" w:rsidRDefault="00000000">
      <w:pPr>
        <w:ind w:firstLineChars="0" w:firstLine="0"/>
      </w:pPr>
      <w:r>
        <w:t xml:space="preserve">The global expansion of high-speed and heavy-haul railway networks has shifted the industry focus from large-scale construction to long-term sustainable operation and maintenance (O&amp;M). However, traditional O&amp;M models face critical bottlenecks, including the "spatial-temporal blind spots" in macroscopic inspections, the "surface-only" limitation of sensing technologies, and the reactive nature of maintenance decision-making. This paper provides a systematic review of the transition from traditional maintenance to an AI-empowered "State Evolution" philosophy. First, we analyze the inherent constraints of existing systems in perception, assessment, and execution. Second, </w:t>
      </w:r>
      <w:r>
        <w:t>an</w:t>
      </w:r>
      <w:r>
        <w:t xml:space="preserve"> engineering-oriented dual-loop top-level architecture is proposed: the first loop constitutes an AI-driven full-process intelligent O&amp;M closed loop, ensuring comprehensive perception and holistic health characterization; while the second loop serves as a precision intervention loop, leveraging AI agents and automated robotics for targeted execution. The feasibility of this framework is demonstrated through practical engineering case studies, including the Dazhun Heavy-Haul Railway and the development of multi-sensor integrated inspection robots. These cases illustrate a paradigm shift from "evaluating current states" to "predicting future deterioration". Finally, this study outlines future trajectories for AI integration, providing a theoretical and practical roadmap for the next generation of intelligent railway O&amp;M systems.</w:t>
      </w:r>
    </w:p>
    <w:p w14:paraId="4E108522" w14:textId="77777777" w:rsidR="003E7760" w:rsidRDefault="003E7760">
      <w:pPr>
        <w:ind w:firstLineChars="0" w:firstLine="0"/>
      </w:pPr>
    </w:p>
    <w:p w14:paraId="6AD04955" w14:textId="77777777" w:rsidR="003E7760" w:rsidRDefault="00000000">
      <w:pPr>
        <w:ind w:firstLineChars="0" w:firstLine="0"/>
      </w:pPr>
      <w:r>
        <w:rPr>
          <w:b/>
          <w:bCs/>
        </w:rPr>
        <w:t>Keywords:</w:t>
      </w:r>
      <w:r>
        <w:t xml:space="preserve"> Railway Infrastructure; Intelligent Operation and Maintenance; State Evolution; Artificial Intelligence; Predictive Maintenance.</w:t>
      </w:r>
    </w:p>
    <w:p w14:paraId="4569FC9D" w14:textId="77777777" w:rsidR="003E7760" w:rsidRDefault="003E7760">
      <w:pPr>
        <w:ind w:firstLineChars="0" w:firstLine="0"/>
      </w:pPr>
    </w:p>
    <w:p w14:paraId="52E269C3" w14:textId="77777777" w:rsidR="003E7760" w:rsidRDefault="003E7760">
      <w:pPr>
        <w:ind w:firstLineChars="0" w:firstLine="0"/>
      </w:pPr>
    </w:p>
    <w:p w14:paraId="643A6433" w14:textId="77777777" w:rsidR="003E7760" w:rsidRDefault="003E7760">
      <w:pPr>
        <w:ind w:firstLineChars="0" w:firstLine="0"/>
      </w:pPr>
    </w:p>
    <w:p w14:paraId="6873F4B8" w14:textId="77777777" w:rsidR="003E7760" w:rsidRDefault="003E7760">
      <w:pPr>
        <w:ind w:firstLineChars="0" w:firstLine="0"/>
      </w:pPr>
    </w:p>
    <w:p w14:paraId="27C1450F" w14:textId="77777777" w:rsidR="003E7760" w:rsidRDefault="003E7760">
      <w:pPr>
        <w:ind w:firstLineChars="0" w:firstLine="0"/>
      </w:pPr>
    </w:p>
    <w:p w14:paraId="0EDA8BFB" w14:textId="77777777" w:rsidR="003E7760" w:rsidRDefault="003E7760">
      <w:pPr>
        <w:ind w:firstLineChars="0" w:firstLine="0"/>
      </w:pPr>
    </w:p>
    <w:p w14:paraId="4CA6A5E3" w14:textId="77777777" w:rsidR="003E7760" w:rsidRDefault="003E7760">
      <w:pPr>
        <w:ind w:firstLineChars="0" w:firstLine="0"/>
      </w:pPr>
    </w:p>
    <w:p w14:paraId="44033AC1" w14:textId="77777777" w:rsidR="003E7760" w:rsidRDefault="00000000">
      <w:pPr>
        <w:widowControl/>
        <w:ind w:firstLineChars="0" w:firstLine="0"/>
        <w:jc w:val="left"/>
      </w:pPr>
      <w:r>
        <w:br w:type="page"/>
      </w:r>
    </w:p>
    <w:p w14:paraId="47D745BD" w14:textId="77777777" w:rsidR="003E7760" w:rsidRDefault="00000000">
      <w:pPr>
        <w:pStyle w:val="1"/>
      </w:pPr>
      <w:r>
        <w:lastRenderedPageBreak/>
        <w:t>Introduction</w:t>
      </w:r>
    </w:p>
    <w:p w14:paraId="57EC4CC7" w14:textId="233F3451" w:rsidR="003E7760" w:rsidRDefault="00000000">
      <w:pPr>
        <w:ind w:firstLine="480"/>
      </w:pPr>
      <w:r>
        <w:t xml:space="preserve">Over the past decade, China's railway network has undergone rapid and sustained expansion, producing a system of unprecedented scale and operational complexity. With the completion of the “Four Vertical and Four Horizontal” backbone network and progress toward the ambitious “Eight Vertical and Eight Horizontal” blueprint, the high-speed rail network has expanded substantially in both mileage and spatial coverage </w:t>
      </w:r>
      <w:r>
        <w:fldChar w:fldCharType="begin"/>
      </w:r>
      <w:r>
        <w:instrText xml:space="preserve"> ADDIN ZOTERO_ITEM CSL_CITATION {"citationID":"3aqVGiLn","properties":{"formattedCitation":"(Zhang {\\i{}et al.}, 2025)","plainCitation":"(Zhang et al., 2025)","dontUpdate":true,"noteIndex":0},"citationItems":[{"id":1697,"uris":["http://zotero.org/users/12349779/items/N2NDHQU7"],"itemData":{"id":1697,"type":"article-journal","abstract":"Maintenance activities on high-speed railway (HSR) facilities are essential for ensuring operational integrity, typically scheduled during the overnight window (0:00–6:00) to avoid disrupting daytime services. This practice, however, conflicts with the operation of overnight trains. To address this issue, this study develops an integrated optimization model for joint train timetabling and maintenance planning. First, we compare two minimum maintenance units (station sections and power supply sections) and justify the selection of the latter based on its superior applicability in practical scenarios. Subsequently, a mixed-integer linear programming model is formulated using linearization techniques, including the Big-M method and binary state variables. The model incorporates three categories of constraints: train operation constraints, maintenance planning constraints, and their interaction constraints. Two objective functions are established for overnight trains and maintenance plans respectively, which are normalized to a [0, 1] scale to address disparities in their numerical magnitudes. After analyzing the computational complexity of solving the model, it is determined that station track constraints will lead to a sharp increase in the number of variables and constraints, prompting the proposal of an efficient solution algorithm that ignores these constraints. A numerical example is constructed using real-world data from the Beijingxi–Guangzhounan HSR line in China, with several experiments conducted to validate the proposed model and optimization method.","container-title":"Scientific Reports","DOI":"10.1038/s41598-025-26026-9","ISSN":"2045-2322","issue":"1","journalAbbreviation":"Sci Rep","language":"en","license":"2025 The Author(s)","page":"42073","publisher":"Nature Publishing Group","source":"www.nature.com","title":"A linear programming joint optimization model of overnight train timetabling and maintenance planning on high-speed railway","volume":"15","author":[{"family":"Zhang","given":"Tianwei"},{"family":"Liang","given":"Wei"},{"family":"Ji","given":"Hangyu"},{"family":"Zhang","given":"Chuntian"}],"issued":{"date-parts":[["2025",11,26]]}}}],"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2025)</w:t>
      </w:r>
      <w:r>
        <w:fldChar w:fldCharType="end"/>
      </w:r>
      <w:r>
        <w:t>.</w:t>
      </w:r>
      <w:r>
        <w:rPr>
          <w:rFonts w:hint="eastAsia"/>
        </w:rPr>
        <w:t xml:space="preserve">  </w:t>
      </w:r>
    </w:p>
    <w:p w14:paraId="1D891340" w14:textId="124F4CAF" w:rsidR="003E7760" w:rsidRDefault="00000000">
      <w:pPr>
        <w:ind w:firstLine="480"/>
      </w:pPr>
      <w:bookmarkStart w:id="0" w:name="OLE_LINK48"/>
      <w:r>
        <w:t>China's high-speed rail network is the largest by a substantial margin</w:t>
      </w:r>
      <w:r>
        <w:rPr>
          <w:rFonts w:hint="eastAsia"/>
        </w:rPr>
        <w:t xml:space="preserve"> g</w:t>
      </w:r>
      <w:r>
        <w:t>lobally. HIGH SPEED LINES IN THE WORLD 2023, published by the International Union of Railways</w:t>
      </w:r>
      <w:r>
        <w:rPr>
          <w:rFonts w:hint="eastAsia"/>
        </w:rPr>
        <w:t xml:space="preserve"> </w:t>
      </w:r>
      <w:r>
        <w:fldChar w:fldCharType="begin"/>
      </w:r>
      <w:r>
        <w:instrText xml:space="preserve"> ADDIN ZOTERO_ITEM CSL_CITATION {"citationID":"I3aRaWFq","properties":{"formattedCitation":"(International Union of Railways, 2024)","plainCitation":"(International Union of Railways, 2024)","dontUpdate":true,"noteIndex":0},"citationItems":[{"id":1703,"uris":["http://zotero.org/users/12349779/items/V28KC8HI"],"itemData":{"id":1703,"type":"report","title":"HIGH SPEED LINES IN THE WORLD 2023 (Summary)","author":[{"literal":"International Union of Railways"}],"issued":{"date-parts":[["2024"]]}}}],"schema":"https://github.com/citation-style-language/schema/raw/master/csl-citation.json"} </w:instrText>
      </w:r>
      <w:r>
        <w:fldChar w:fldCharType="separate"/>
      </w:r>
      <w:r>
        <w:rPr>
          <w:rFonts w:cs="Times New Roman"/>
        </w:rPr>
        <w:t>(</w:t>
      </w:r>
      <w:r>
        <w:rPr>
          <w:rFonts w:cs="Times New Roman" w:hint="eastAsia"/>
        </w:rPr>
        <w:t xml:space="preserve">Accessed </w:t>
      </w:r>
      <w:r>
        <w:rPr>
          <w:rFonts w:cs="Times New Roman"/>
        </w:rPr>
        <w:t>202</w:t>
      </w:r>
      <w:r>
        <w:rPr>
          <w:rFonts w:cs="Times New Roman" w:hint="eastAsia"/>
        </w:rPr>
        <w:t>6</w:t>
      </w:r>
      <w:r>
        <w:rPr>
          <w:rFonts w:cs="Times New Roman"/>
        </w:rPr>
        <w:t>)</w:t>
      </w:r>
      <w:r>
        <w:fldChar w:fldCharType="end"/>
      </w:r>
      <w:r>
        <w:t>, demonstrates that China's railway industry leads in both absolute scale and development speed.</w:t>
      </w:r>
      <w:r>
        <w:rPr>
          <w:rFonts w:hint="eastAsia"/>
        </w:rPr>
        <w:t xml:space="preserve"> </w:t>
      </w:r>
      <w:r>
        <w:t xml:space="preserve">In terms of absolute magnitude, China's operational network represents the largest concentration of high-speed rail infrastructure in a single national system. As shown in </w:t>
      </w:r>
      <w:r>
        <w:fldChar w:fldCharType="begin"/>
      </w:r>
      <w:r>
        <w:rPr>
          <w:rFonts w:hint="eastAsia"/>
        </w:rPr>
        <w:instrText>REF _Ref220771381 \h</w:instrText>
      </w:r>
      <w:r>
        <w:fldChar w:fldCharType="separate"/>
      </w:r>
      <w:r w:rsidR="00BA048F">
        <w:t xml:space="preserve">Figure </w:t>
      </w:r>
      <w:r w:rsidR="00BA048F">
        <w:rPr>
          <w:noProof/>
        </w:rPr>
        <w:t>1</w:t>
      </w:r>
      <w:r>
        <w:fldChar w:fldCharType="end"/>
      </w:r>
      <w:r>
        <w:rPr>
          <w:rFonts w:hint="eastAsia"/>
        </w:rPr>
        <w:t xml:space="preserve">, </w:t>
      </w:r>
      <w:r>
        <w:t>China's operational network has reached 40,493 km—roughly an order of magnitude larger than the world's second-largest network. From a continental perspective, the scale of China's single-nation network is 3.2 times larger than the entire operational network of Europe</w:t>
      </w:r>
      <w:r>
        <w:rPr>
          <w:rFonts w:hint="eastAsia"/>
        </w:rPr>
        <w:t xml:space="preserve">, which is </w:t>
      </w:r>
      <w:r>
        <w:t>12,495 km.</w:t>
      </w:r>
      <w:r>
        <w:rPr>
          <w:rFonts w:hint="eastAsia"/>
        </w:rPr>
        <w:t xml:space="preserve"> </w:t>
      </w:r>
      <w:r>
        <w:t>Regarding development velocity, China continues to expand its network at a pace that exceeds all other nations. Despite its massive existing stock, the nation continues active construction at scale. The data indicates that China has 13,063 km of lines currently under construction</w:t>
      </w:r>
      <w:r>
        <w:rPr>
          <w:rFonts w:hint="eastAsia"/>
        </w:rPr>
        <w:t xml:space="preserve">, which is larger than </w:t>
      </w:r>
      <w:r>
        <w:t>the total operational mileage of all 20 European nations combined. Furthermore, China's construction volume accounts for 62.4% of the global total for lines under construction. China's network thus represents the most demanding operational environment for large-scale railway O&amp;M, making insights derived from it directly relevant to the global challenge of maintaining expanding railway infrastructure.</w:t>
      </w:r>
    </w:p>
    <w:bookmarkEnd w:id="0"/>
    <w:p w14:paraId="6842BC72" w14:textId="77777777" w:rsidR="003E7760" w:rsidRDefault="00000000">
      <w:pPr>
        <w:keepNext/>
        <w:spacing w:line="240" w:lineRule="auto"/>
        <w:ind w:firstLineChars="0" w:firstLine="0"/>
      </w:pPr>
      <w:r>
        <w:rPr>
          <w:noProof/>
        </w:rPr>
        <w:drawing>
          <wp:inline distT="0" distB="0" distL="0" distR="0" wp14:anchorId="5A7E2FAC" wp14:editId="513CCFF0">
            <wp:extent cx="5274310" cy="2264410"/>
            <wp:effectExtent l="0" t="0" r="2540" b="2540"/>
            <wp:docPr id="196499165" name="图片 1"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165" name="图片 1" descr="图表  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t="5939"/>
                    <a:stretch>
                      <a:fillRect/>
                    </a:stretch>
                  </pic:blipFill>
                  <pic:spPr>
                    <a:xfrm>
                      <a:off x="0" y="0"/>
                      <a:ext cx="5274310" cy="2264829"/>
                    </a:xfrm>
                    <a:prstGeom prst="rect">
                      <a:avLst/>
                    </a:prstGeom>
                    <a:noFill/>
                    <a:ln>
                      <a:noFill/>
                    </a:ln>
                  </pic:spPr>
                </pic:pic>
              </a:graphicData>
            </a:graphic>
          </wp:inline>
        </w:drawing>
      </w:r>
    </w:p>
    <w:p w14:paraId="715ECB14" w14:textId="0D379A22" w:rsidR="003E7760" w:rsidRDefault="00000000">
      <w:pPr>
        <w:pStyle w:val="a3"/>
      </w:pPr>
      <w:bookmarkStart w:id="1" w:name="_Ref220771381"/>
      <w:r>
        <w:t xml:space="preserve">Figure </w:t>
      </w:r>
      <w:fldSimple w:instr=" SEQ Figure \* ARABIC ">
        <w:r w:rsidR="000C69C2">
          <w:rPr>
            <w:noProof/>
          </w:rPr>
          <w:t>1</w:t>
        </w:r>
      </w:fldSimple>
      <w:bookmarkEnd w:id="1"/>
      <w:r>
        <w:rPr>
          <w:rFonts w:hint="eastAsia"/>
        </w:rPr>
        <w:t xml:space="preserve"> </w:t>
      </w:r>
      <w:r>
        <w:t>Cross-sectional comparison of HSR network scales highlighting China's dominant position</w:t>
      </w:r>
    </w:p>
    <w:p w14:paraId="428135A0" w14:textId="77777777" w:rsidR="003E7760" w:rsidRDefault="00000000">
      <w:pPr>
        <w:ind w:firstLine="480"/>
      </w:pPr>
      <w:bookmarkStart w:id="2" w:name="OLE_LINK2"/>
      <w:r>
        <w:t xml:space="preserve">However, the sustainability of high-speed rail will be a key focus in the coming </w:t>
      </w:r>
      <w:r>
        <w:lastRenderedPageBreak/>
        <w:t>years</w:t>
      </w:r>
      <w:r>
        <w:rPr>
          <w:rFonts w:hint="eastAsia"/>
        </w:rPr>
        <w:t xml:space="preserve">, </w:t>
      </w:r>
      <w:r>
        <w:t xml:space="preserve">particularly the goal of reducing its full life-cycle costs. As operational mileage continues to increase, the scale and complexity of maintenance work grow substantially, with its economic impact becoming increasingly significant. According to a report by the International Union of Railways, high-speed rail maintenance has become a major component of total lifecycle costs, with annual maintenance costs per kilometer reaching approximately 90,000 euros. In China, due to high train operating frequencies and heavy loads, the deterioration rate of track components (such as ballast) often exceeds European standards, resulting in a shortened actual service life. This further increases the frequency and cost of maintenance interventions(Koohmishi </w:t>
      </w:r>
      <w:r>
        <w:rPr>
          <w:rFonts w:cs="Times New Roman"/>
          <w:i/>
          <w:iCs/>
          <w:kern w:val="0"/>
        </w:rPr>
        <w:t>et al.</w:t>
      </w:r>
      <w:r>
        <w:rPr>
          <w:rFonts w:cs="Times New Roman"/>
          <w:kern w:val="0"/>
        </w:rPr>
        <w:t>, 2024a)</w:t>
      </w:r>
      <w:r>
        <w:t>.</w:t>
      </w:r>
      <w:r>
        <w:rPr>
          <w:rFonts w:hint="eastAsia"/>
        </w:rPr>
        <w:t xml:space="preserve"> </w:t>
      </w:r>
      <w:r>
        <w:t>Within this context, the industry's strategic priority is consequently shifting from infrastructure construction toward systematic, cost-effective operation and maintenance.</w:t>
      </w:r>
    </w:p>
    <w:bookmarkEnd w:id="2"/>
    <w:p w14:paraId="24EF6197" w14:textId="77777777" w:rsidR="003E7760" w:rsidRDefault="00000000">
      <w:pPr>
        <w:keepNext/>
        <w:spacing w:line="240" w:lineRule="auto"/>
        <w:ind w:firstLineChars="0" w:firstLine="0"/>
      </w:pPr>
      <w:r>
        <w:rPr>
          <w:noProof/>
        </w:rPr>
        <w:drawing>
          <wp:inline distT="0" distB="0" distL="0" distR="0" wp14:anchorId="7E619DE2" wp14:editId="01F2F3BF">
            <wp:extent cx="5365115" cy="2459355"/>
            <wp:effectExtent l="0" t="0" r="6985" b="0"/>
            <wp:docPr id="44243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2158"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66325" cy="2459674"/>
                    </a:xfrm>
                    <a:prstGeom prst="rect">
                      <a:avLst/>
                    </a:prstGeom>
                    <a:noFill/>
                    <a:ln>
                      <a:noFill/>
                    </a:ln>
                  </pic:spPr>
                </pic:pic>
              </a:graphicData>
            </a:graphic>
          </wp:inline>
        </w:drawing>
      </w:r>
    </w:p>
    <w:p w14:paraId="13823E1F" w14:textId="704E65CF" w:rsidR="003E7760" w:rsidRDefault="00000000">
      <w:pPr>
        <w:pStyle w:val="a3"/>
      </w:pPr>
      <w:bookmarkStart w:id="3" w:name="_Ref225757276"/>
      <w:r>
        <w:t xml:space="preserve">Figure </w:t>
      </w:r>
      <w:fldSimple w:instr=" SEQ Figure \* ARABIC ">
        <w:r w:rsidR="000C69C2">
          <w:rPr>
            <w:noProof/>
          </w:rPr>
          <w:t>2</w:t>
        </w:r>
      </w:fldSimple>
      <w:bookmarkEnd w:id="3"/>
      <w:r>
        <w:rPr>
          <w:rFonts w:hint="eastAsia"/>
        </w:rPr>
        <w:t xml:space="preserve"> </w:t>
      </w:r>
      <w:r>
        <w:t>Evolution of the railway industry's primary challenge: The pathway to predictive maintenance empowered by AI and state evolution philosophy</w:t>
      </w:r>
    </w:p>
    <w:p w14:paraId="625822CD" w14:textId="3ED88E94" w:rsidR="003E7760" w:rsidRDefault="00000000">
      <w:pPr>
        <w:ind w:firstLine="480"/>
      </w:pPr>
      <w:bookmarkStart w:id="4" w:name="OLE_LINK21"/>
      <w:r>
        <w:t>Within this context, and accompanied by rapid advances in artificial intelligence,</w:t>
      </w:r>
      <w:r>
        <w:rPr>
          <w:rFonts w:hint="eastAsia"/>
        </w:rPr>
        <w:t xml:space="preserve"> </w:t>
      </w:r>
      <w:r>
        <w:t>the railway industry's primary challenge has undergone a fundamental shift</w:t>
      </w:r>
      <w:r>
        <w:rPr>
          <w:rFonts w:hint="eastAsia"/>
        </w:rPr>
        <w:t xml:space="preserve"> as shown in </w:t>
      </w:r>
      <w:r>
        <w:fldChar w:fldCharType="begin"/>
      </w:r>
      <w:r>
        <w:rPr>
          <w:rFonts w:hint="eastAsia"/>
        </w:rPr>
        <w:instrText>REF _Ref225757276 \h</w:instrText>
      </w:r>
      <w:r>
        <w:fldChar w:fldCharType="separate"/>
      </w:r>
      <w:r w:rsidR="00BA048F">
        <w:t xml:space="preserve">Figure </w:t>
      </w:r>
      <w:r w:rsidR="00BA048F">
        <w:rPr>
          <w:noProof/>
        </w:rPr>
        <w:t>2</w:t>
      </w:r>
      <w:r>
        <w:fldChar w:fldCharType="end"/>
      </w:r>
      <w:r>
        <w:t>:</w:t>
      </w:r>
      <w:r>
        <w:rPr>
          <w:rFonts w:hint="eastAsia"/>
        </w:rPr>
        <w:t xml:space="preserve"> </w:t>
      </w:r>
      <w:r>
        <w:t>the industry’s primary technical challenge has shifted from ensuring construction quality to managing in-service degradation. During the construction era, the central question was whether infrastructure met design specifications at commissioning; in the current operational era, the critical question is how quickly performance degrades and whether intervention can be timed optimally. Facing this challenge, traditional passive or fixed-cycle O&amp;M models are proving increasingly unsustainable under the combined pressure of accumulating safety risks and rising maintenance costs. Based on a demand-oriented approach, there is an urgent need to leverage emerging technologies such as AI and edge computing to establish a new O&amp;M philosophy centered on “state evolution”. This involves building a new “survey-decision-</w:t>
      </w:r>
      <w:r>
        <w:rPr>
          <w:rFonts w:hint="eastAsia"/>
        </w:rPr>
        <w:t>maintenance</w:t>
      </w:r>
      <w:r>
        <w:t>” dual-closed-loop intelligent O&amp;M system to achieve the transition from corrective maintenance to predictive maintenance.</w:t>
      </w:r>
      <w:r>
        <w:rPr>
          <w:rFonts w:hint="eastAsia"/>
        </w:rPr>
        <w:t xml:space="preserve"> </w:t>
      </w:r>
    </w:p>
    <w:bookmarkEnd w:id="4"/>
    <w:p w14:paraId="07EA66AE" w14:textId="77777777" w:rsidR="00F10288" w:rsidRDefault="00F10288" w:rsidP="00F10288">
      <w:pPr>
        <w:ind w:firstLine="480"/>
      </w:pPr>
      <w:r>
        <w:t xml:space="preserve">To characterize the research landscape at the intersection of railway infrastructure </w:t>
      </w:r>
      <w:r>
        <w:lastRenderedPageBreak/>
        <w:t xml:space="preserve">O&amp;M and artificial intelligence, this review combines bibliometric mapping with critical synthesis. A bibliometric search was conducted in the Scopus database, targeting publications that jointly addressed railway infrastructure, operation and maintenance, and intelligent technologies. The search terms combined four groups of keywords: railway systems (“railway”, “railroad”, “high-speed railway”, “heavy-haul railway”), infrastructure assets (“track”, “bridge”, “tunnel”, “subgrade”, “ballast”, “slab track”, “fastening”), O&amp;M activities (“inspection”, “condition monitoring”, “maintenance”, “predictive maintenance”, “asset management”), and intelligent technologies (“artificial intelligence”, “machine learning”, “deep learning”, “digital twin”, “robot”, “large language model”, “agent”). The search was last updated in </w:t>
      </w:r>
      <w:r w:rsidRPr="00694E61">
        <w:t>June</w:t>
      </w:r>
      <w:r>
        <w:rPr>
          <w:rFonts w:hint="eastAsia"/>
        </w:rPr>
        <w:t xml:space="preserve"> 2026</w:t>
      </w:r>
      <w:r>
        <w:t xml:space="preserve"> and was used to identify publication trends, citation growth, and major research concentrations in this field.</w:t>
      </w:r>
    </w:p>
    <w:p w14:paraId="4671E3F9" w14:textId="07B4771D" w:rsidR="00F10288" w:rsidRDefault="00F10288" w:rsidP="00F10288">
      <w:pPr>
        <w:ind w:firstLine="480"/>
      </w:pPr>
      <w:r>
        <w:t xml:space="preserve">As shown in </w:t>
      </w:r>
      <w:r>
        <w:fldChar w:fldCharType="begin"/>
      </w:r>
      <w:r>
        <w:instrText xml:space="preserve"> REF _Ref225764422 \h </w:instrText>
      </w:r>
      <w:r>
        <w:instrText xml:space="preserve"> \* MERGEFORMAT </w:instrText>
      </w:r>
      <w:r>
        <w:fldChar w:fldCharType="separate"/>
      </w:r>
      <w:r w:rsidR="00BA048F">
        <w:t>Figure 3</w:t>
      </w:r>
      <w:r>
        <w:fldChar w:fldCharType="end"/>
      </w:r>
      <w:r>
        <w:t xml:space="preserve">, the application of AI technology in railway O&amp;M has experienced rapid growth over the past decade. The annual number of publications follows an exponential growth trajectory, with a fitted curve equation of </w:t>
      </w:r>
      <w:r>
        <w:rPr>
          <w:position w:val="-10"/>
        </w:rPr>
        <w:object w:dxaOrig="1755" w:dyaOrig="360" w14:anchorId="533E6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88.5pt;height:18pt" o:ole="">
            <v:imagedata r:id="rId10" o:title=""/>
          </v:shape>
          <o:OLEObject Type="Embed" ProgID="Equation.DSMT4" ShapeID="_x0000_i1139" DrawAspect="Content" ObjectID="_1844706209" r:id="rId11"/>
        </w:object>
      </w:r>
      <w:r>
        <w:t xml:space="preserve"> and a coefficient of determination of </w:t>
      </w:r>
      <w:r>
        <w:rPr>
          <w:position w:val="-6"/>
        </w:rPr>
        <w:object w:dxaOrig="990" w:dyaOrig="315" w14:anchorId="1AFA1AFF">
          <v:shape id="_x0000_i1140" type="#_x0000_t75" style="width:49.5pt;height:16.5pt" o:ole="">
            <v:imagedata r:id="rId12" o:title=""/>
          </v:shape>
          <o:OLEObject Type="Embed" ProgID="Equation.DSMT4" ShapeID="_x0000_i1140" DrawAspect="Content" ObjectID="_1844706210" r:id="rId13"/>
        </w:object>
      </w:r>
      <w:r>
        <w:t>. Prior to 2013, research in this interdisciplinary field progressed at a relatively steady pace; however, with the rapid development of deep learning, big data analytics, and intelligent sensing technologies, the number of related publications began to increase sharply after 2015. Cumulative citations have also grown substantially, indicating the increasing influence of this topic in both academic research and engineering practice.</w:t>
      </w:r>
    </w:p>
    <w:p w14:paraId="1A439B3B" w14:textId="77777777" w:rsidR="00F10288" w:rsidRDefault="00F10288" w:rsidP="00F10288">
      <w:pPr>
        <w:ind w:firstLine="480"/>
      </w:pPr>
      <w:r>
        <w:t>For the qualitative synthesis, the bibliometric corpus was further screened and supplemented by backward and forward citation tracing. Studies were retained if they addressed railway infrastructure sensing and inspection, condition assessment, track geometry degradation, rail and ballast defects, predictive maintenance, maintenance planning and scheduling, data-driven or physics-informed modelling, digital twins, AI-enabled decision support, robotic inspection or maintenance, or post-maintenance verification. Studies focusing mainly on rolling stock, signalling, train control, passenger service, or generic algorithm development without a clear railway infrastructure O&amp;M application were excluded from the main synthesis. In addition, highly relevant standards, books, technical reports, and foundational AI studies were included where they supported the conceptual framework or methodological discussion.</w:t>
      </w:r>
    </w:p>
    <w:p w14:paraId="2EA6DCC2" w14:textId="77777777" w:rsidR="00F10288" w:rsidRPr="00047690" w:rsidRDefault="00F10288" w:rsidP="00F10288">
      <w:pPr>
        <w:ind w:firstLine="480"/>
      </w:pPr>
      <w:r w:rsidRPr="00047690">
        <w:t xml:space="preserve">The resulting literature indicates that existing research has been concentrated mainly in several relatively narrow subdomains, especially rail defect detection, track geometry monitoring, sensor-based condition assessment, and data-driven degradation prediction. However, these advances are often discussed as separate technical tasks, with limited attention to how sensing, assessment, prediction, maintenance decision-making, field intervention, and post-maintenance verification can be connected across </w:t>
      </w:r>
      <w:r w:rsidRPr="00047690">
        <w:lastRenderedPageBreak/>
        <w:t>the infrastructure lifecycle. This fragmentation motivates the present review to move beyond a catalogue of AI techniques and to examine intelligent railway infrastructure O&amp;M as an integrated process linking data acquisition, state understanding, deterioration forecasting, maintenance planning, and feedback-based improvement.</w:t>
      </w:r>
    </w:p>
    <w:p w14:paraId="37D4B9D8" w14:textId="77777777" w:rsidR="003E7760" w:rsidRDefault="00000000">
      <w:pPr>
        <w:keepNext/>
        <w:spacing w:line="240" w:lineRule="auto"/>
        <w:ind w:firstLineChars="0" w:firstLine="0"/>
      </w:pPr>
      <w:r>
        <w:rPr>
          <w:noProof/>
        </w:rPr>
        <w:drawing>
          <wp:inline distT="0" distB="0" distL="0" distR="0" wp14:anchorId="607D979D" wp14:editId="4D2E48D7">
            <wp:extent cx="5274310" cy="2077720"/>
            <wp:effectExtent l="0" t="0" r="2540" b="0"/>
            <wp:docPr id="186020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08361" name="图片 1"/>
                    <pic:cNvPicPr>
                      <a:picLocks noChangeAspect="1"/>
                    </pic:cNvPicPr>
                  </pic:nvPicPr>
                  <pic:blipFill>
                    <a:blip r:embed="rId14"/>
                    <a:stretch>
                      <a:fillRect/>
                    </a:stretch>
                  </pic:blipFill>
                  <pic:spPr>
                    <a:xfrm>
                      <a:off x="0" y="0"/>
                      <a:ext cx="5274310" cy="2077720"/>
                    </a:xfrm>
                    <a:prstGeom prst="rect">
                      <a:avLst/>
                    </a:prstGeom>
                  </pic:spPr>
                </pic:pic>
              </a:graphicData>
            </a:graphic>
          </wp:inline>
        </w:drawing>
      </w:r>
    </w:p>
    <w:p w14:paraId="52016C36" w14:textId="06BC0EE1" w:rsidR="003E7760" w:rsidRDefault="00000000">
      <w:pPr>
        <w:pStyle w:val="a3"/>
      </w:pPr>
      <w:bookmarkStart w:id="5" w:name="_Ref225764422"/>
      <w:bookmarkStart w:id="6" w:name="OLE_LINK15"/>
      <w:r>
        <w:t xml:space="preserve">Figure </w:t>
      </w:r>
      <w:fldSimple w:instr=" SEQ Figure \* ARABIC ">
        <w:r w:rsidR="000C69C2">
          <w:rPr>
            <w:noProof/>
          </w:rPr>
          <w:t>3</w:t>
        </w:r>
      </w:fldSimple>
      <w:bookmarkEnd w:id="5"/>
      <w:r>
        <w:rPr>
          <w:rFonts w:hint="eastAsia"/>
        </w:rPr>
        <w:t xml:space="preserve"> </w:t>
      </w:r>
      <w:r>
        <w:t>Trends in Annual Publications and Citations of AI in the Field of Railway Operations and Maintenance</w:t>
      </w:r>
    </w:p>
    <w:bookmarkEnd w:id="6"/>
    <w:p w14:paraId="6DBF1E09" w14:textId="77777777" w:rsidR="003E7760" w:rsidRDefault="00000000">
      <w:pPr>
        <w:pStyle w:val="2"/>
      </w:pPr>
      <w:r>
        <w:t>Railway Lines and Their Unique Features</w:t>
      </w:r>
    </w:p>
    <w:p w14:paraId="6B4EBB88" w14:textId="77777777" w:rsidR="003E7760" w:rsidRDefault="00000000">
      <w:pPr>
        <w:pStyle w:val="3"/>
        <w:spacing w:before="156"/>
      </w:pPr>
      <w:r>
        <w:t>The Unique Characteristics of Railway Lines</w:t>
      </w:r>
    </w:p>
    <w:p w14:paraId="6FBD129E" w14:textId="77777777" w:rsidR="003E7760" w:rsidRDefault="00000000">
      <w:pPr>
        <w:ind w:firstLineChars="300" w:firstLine="720"/>
      </w:pPr>
      <w:r>
        <w:t>As a critical component of the nation’s transportation infrastructure, railway lines possess an irreplaceable uniqueness due to their operating environment and load characteristics:</w:t>
      </w:r>
    </w:p>
    <w:p w14:paraId="71C0B52D" w14:textId="77777777" w:rsidR="003E7760" w:rsidRDefault="00000000">
      <w:pPr>
        <w:pStyle w:val="af7"/>
        <w:numPr>
          <w:ilvl w:val="0"/>
          <w:numId w:val="2"/>
        </w:numPr>
        <w:ind w:firstLineChars="0"/>
        <w:rPr>
          <w:b/>
          <w:bCs/>
        </w:rPr>
      </w:pPr>
      <w:r>
        <w:rPr>
          <w:b/>
          <w:bCs/>
        </w:rPr>
        <w:t>Long-distance, large-scale linear projects that traverse complex geological and climatic zones.</w:t>
      </w:r>
      <w:r>
        <w:rPr>
          <w:rFonts w:hint="eastAsia"/>
          <w:b/>
          <w:bCs/>
        </w:rPr>
        <w:t xml:space="preserve"> </w:t>
      </w:r>
      <w:r>
        <w:t>The modern high-speed rail network spans a vast area, and individual train trips are lengthy.</w:t>
      </w:r>
      <w:r>
        <w:rPr>
          <w:rFonts w:hint="eastAsia"/>
        </w:rPr>
        <w:t xml:space="preserve"> </w:t>
      </w:r>
      <w:r>
        <w:t>For example, the Lanzhou-Xinjiang Railway in China spans a total length of</w:t>
      </w:r>
      <w:r>
        <w:rPr>
          <w:rFonts w:hint="eastAsia"/>
        </w:rPr>
        <w:t xml:space="preserve"> </w:t>
      </w:r>
      <w:r>
        <w:t>2,423 kilometers, traversing extremely complex and diverse terrain—including the Gobi Desert and mountain gorges—and is constantly exposed to harsh weather conditions such as extreme temperature fluctuations and frequent sandstorms</w:t>
      </w:r>
      <w:r>
        <w:rPr>
          <w:rFonts w:hint="eastAsia"/>
        </w:rPr>
        <w:t xml:space="preserve"> </w:t>
      </w:r>
      <w:r>
        <w:fldChar w:fldCharType="begin"/>
      </w:r>
      <w:r>
        <w:instrText xml:space="preserve"> ADDIN ZOTERO_ITEM CSL_CITATION {"citationID":"dRm7mabs","properties":{"formattedCitation":"(Luan and Liu, 2025)","plainCitation":"(Luan and Liu, 2025)","noteIndex":0},"citationItems":[{"id":1867,"uris":["http://zotero.org/users/12349779/items/Z7Y3QXVI"],"itemData":{"id":1867,"type":"article-journal","abstract":"Current risk assessment in railway track maintenance operations faces challenges (low spatiotemporal accuracy, limited adaptability to various scenari...","container-title":"Applied Sciences","DOI":"10.3390/app15137614","ISSN":"2076-3417","issue":"13","language":"en","license":"http://creativecommons.org/licenses/by/3.0/","publisher":"Multidisciplinary Digital Publishing Institute","source":"www.mdpi.com","title":"Risk assessment model for railway track maintenance operations based on combined weights and nonlinear FCE","URL":"https://www.mdpi.com/2076-3417/15/13/7614","volume":"15","author":[{"family":"Luan","given":"Rui"},{"family":"Liu","given":"Rengkui"}],"accessed":{"date-parts":[["2026",3,30]]},"issued":{"date-parts":[["2025",7,7]]}}}],"schema":"https://github.com/citation-style-language/schema/raw/master/csl-citation.json"} </w:instrText>
      </w:r>
      <w:r>
        <w:fldChar w:fldCharType="separate"/>
      </w:r>
      <w:r>
        <w:rPr>
          <w:rFonts w:cs="Times New Roman"/>
        </w:rPr>
        <w:t>(Luan and Liu, 2025)</w:t>
      </w:r>
      <w:r>
        <w:fldChar w:fldCharType="end"/>
      </w:r>
      <w:r>
        <w:rPr>
          <w:rFonts w:hint="eastAsia"/>
        </w:rPr>
        <w:t xml:space="preserve">. </w:t>
      </w:r>
      <w:r>
        <w:t>This vast geographical and climatic diversity poses severe environmental challenges for the railway infrastructure.</w:t>
      </w:r>
    </w:p>
    <w:p w14:paraId="751A9AF1" w14:textId="77777777" w:rsidR="003E7760" w:rsidRDefault="00000000">
      <w:pPr>
        <w:pStyle w:val="af7"/>
        <w:numPr>
          <w:ilvl w:val="0"/>
          <w:numId w:val="2"/>
        </w:numPr>
        <w:ind w:firstLineChars="0"/>
      </w:pPr>
      <w:bookmarkStart w:id="7" w:name="OLE_LINK1"/>
      <w:r>
        <w:rPr>
          <w:b/>
          <w:bCs/>
        </w:rPr>
        <w:t>The direct medium for wheel-rail interaction</w:t>
      </w:r>
      <w:r>
        <w:rPr>
          <w:rFonts w:hint="eastAsia"/>
          <w:b/>
          <w:bCs/>
        </w:rPr>
        <w:t>,</w:t>
      </w:r>
      <w:r>
        <w:rPr>
          <w:b/>
          <w:bCs/>
        </w:rPr>
        <w:t xml:space="preserve"> with extremely high safety sensitivity</w:t>
      </w:r>
      <w:r>
        <w:rPr>
          <w:rFonts w:hint="eastAsia"/>
          <w:b/>
          <w:bCs/>
        </w:rPr>
        <w:t xml:space="preserve">. </w:t>
      </w:r>
      <w:r>
        <w:t>Railway tracks are directly subjected to the immense dynamic forces generated by high-speed trains</w:t>
      </w:r>
      <w:r>
        <w:rPr>
          <w:rFonts w:hint="eastAsia"/>
        </w:rPr>
        <w:t>.</w:t>
      </w:r>
      <w:r>
        <w:t xml:space="preserve"> Even the slightest defect in the track geometry or physical properties can be significantly amplified by the high-speed interaction between the wheels and the rails, which not only causes severe system vibrations but also poses a direct threat to train safety and passenger comfort.</w:t>
      </w:r>
      <w:r>
        <w:rPr>
          <w:rFonts w:hint="eastAsia"/>
        </w:rPr>
        <w:t xml:space="preserve"> </w:t>
      </w:r>
      <w:r>
        <w:t>In the past few years, train derailments caused by severe track defects have occurred in many parts of the world</w:t>
      </w:r>
      <w:r>
        <w:rPr>
          <w:rFonts w:hint="eastAsia"/>
        </w:rPr>
        <w:t xml:space="preserve"> </w:t>
      </w:r>
      <w:r>
        <w:fldChar w:fldCharType="begin"/>
      </w:r>
      <w:r>
        <w:instrText xml:space="preserve"> ADDIN ZOTERO_ITEM CSL_CITATION {"citationID":"gXMxcvDh","properties":{"formattedCitation":"(Ouyang {\\i{}et al.}, 2010; Kim and Yoon, 2013)","plainCitation":"(Ouyang et al., 2010; Kim and Yoon, 2013)","noteIndex":0},"citationItems":[{"id":1875,"uris":["http://zotero.org/users/12349779/items/XI7PD5U2"],"itemData":{"id":1875,"type":"article-journal","abstract":"Each hazard analysis technique is based on a model of accident causation. Most accident models regard accidents as resulting from a chain or sequence of events, such models are fit for accidents caused by failures of physical components and for relatively simple systems, but suffer from serious deficiencies when they are applied to software-intensive, complex engineering systems. Recently, a new accident model called System-Theoretic Accident Models and Process (STAMP) for system safety has been proposed, it is based on control theory and enforces constraints on hazards and thereby prevent accidents. In this paper, taking the China–Jiaoji railway accident happened on April 28, 2008 as an example, the STAMP approach has been used to analyze the railway accident and some improvement measures have been proposed. As the occurrence of one accident can cause many other accidents happen, based on the STAMP-based analysis, the accident spreading processes have also been discussed and modeled, which will be helpful to analyze accidents spreading in a broad sense and establish effective emergent measures for accident response management.","container-title":"Safety Science","DOI":"10.1016/j.ssci.2010.01.002","ISSN":"0925-7535","issue":"5","journalAbbreviation":"Safety Science","page":"544-555","source":"ScienceDirect","title":"STAMP-based analysis on the railway accident and accident spreading: Taking the China–jiaoji railway accident for example","title-short":"STAMP-based analysis on the railway accident and accident spreading","volume":"48","author":[{"family":"Ouyang","given":"Min"},{"family":"Hong","given":"Liu"},{"family":"Yu","given":"Ming-Hui"},{"family":"Fei","given":"Qi"}],"issued":{"date-parts":[["2010",6,1]]}},"label":"page"},{"id":1873,"uris":["http://zotero.org/users/12349779/items/CDZX7TYT"],"itemData":{"id":1873,"type":"article-journal","abstract":"Although many models of accident causation have been developed and have contributed to improving our understanding of how accidents occur, relatively few published studies have evaluated such models with accident data. An accident causation model for the railway industry, proposed earlier by the authors, was reviewed, and 80 railway accident investigation reports from the UK were analyzed to evaluate the model’s usefulness and examine the presence of any significant correlations between the components of the model. Overall, it was proved that our model is useful in explaining how a railway accident/incident or near miss occurs and that every component of the model is essential. Human failures, technical failures, and external intrusions were all observed in about one half of the accidents. Human responses were observed in most cases, and responses by protective systems were also reported in many cases. The frequencies of other components such as feedback loops were not negligible. The analysis also revealed several interesting relationships between the components, some of which have implications for preventing or reducing the number of railway accidents and incidents. The results from this study can be transferred to other safety-critical domains such as aviation, maritime, and medicine.","container-title":"Safety Science","DOI":"10.1016/j.ssci.2013.06.010","ISSN":"0925-7535","journalAbbreviation":"Safety Science","page":"57-68","source":"ScienceDirect","title":"An accident causation model for the railway industry: Application of the model to 80 rail accident investigation reports from the UK","title-short":"An accident causation model for the railway industry","volume":"60","author":[{"family":"Kim","given":"Dong San"},{"family":"Yoon","given":"Wan Chul"}],"issued":{"date-parts":[["2013",12,1]]}},"label":"page"}],"schema":"https://github.com/citation-style-language/schema/raw/master/csl-citation.json"} </w:instrText>
      </w:r>
      <w:r>
        <w:fldChar w:fldCharType="separate"/>
      </w:r>
      <w:r>
        <w:rPr>
          <w:rFonts w:cs="Times New Roman"/>
          <w:kern w:val="0"/>
        </w:rPr>
        <w:t xml:space="preserve">(Ouyang </w:t>
      </w:r>
      <w:r>
        <w:rPr>
          <w:rFonts w:cs="Times New Roman"/>
          <w:i/>
          <w:iCs/>
          <w:kern w:val="0"/>
        </w:rPr>
        <w:t>et al.</w:t>
      </w:r>
      <w:r>
        <w:rPr>
          <w:rFonts w:cs="Times New Roman"/>
          <w:kern w:val="0"/>
        </w:rPr>
        <w:t>, 2010; Kim and Yoon, 2013)</w:t>
      </w:r>
      <w:r>
        <w:fldChar w:fldCharType="end"/>
      </w:r>
      <w:r>
        <w:rPr>
          <w:rFonts w:hint="eastAsia"/>
        </w:rPr>
        <w:t xml:space="preserve"> ,</w:t>
      </w:r>
      <w:r>
        <w:t xml:space="preserve"> clearly demonstrating the critical safety implications of </w:t>
      </w:r>
      <w:r>
        <w:lastRenderedPageBreak/>
        <w:t>track defects.</w:t>
      </w:r>
    </w:p>
    <w:p w14:paraId="5E18DC04" w14:textId="77777777" w:rsidR="003E7760" w:rsidRDefault="00000000">
      <w:pPr>
        <w:pStyle w:val="af7"/>
        <w:numPr>
          <w:ilvl w:val="0"/>
          <w:numId w:val="2"/>
        </w:numPr>
        <w:ind w:firstLineChars="0"/>
        <w:rPr>
          <w:b/>
          <w:bCs/>
        </w:rPr>
      </w:pPr>
      <w:r>
        <w:rPr>
          <w:b/>
          <w:bCs/>
        </w:rPr>
        <w:t>The distribution of diseases exhibits significant spatial randomness and discontinuity</w:t>
      </w:r>
      <w:r>
        <w:rPr>
          <w:rFonts w:hint="eastAsia"/>
          <w:b/>
          <w:bCs/>
        </w:rPr>
        <w:t xml:space="preserve">. </w:t>
      </w:r>
      <w:r>
        <w:t>The occurrence of railway track defects does not follow a uniform distribution pattern. It is influenced by local factors such as variations in subgrade settlement, structural discontinuities at switches and transition sections, and specific maintenance histories</w:t>
      </w:r>
      <w:r>
        <w:rPr>
          <w:rFonts w:hint="eastAsia"/>
        </w:rPr>
        <w:t xml:space="preserve"> </w:t>
      </w:r>
      <w:r>
        <w:fldChar w:fldCharType="begin"/>
      </w:r>
      <w:r>
        <w:instrText xml:space="preserve"> ADDIN ZOTERO_ITEM CSL_CITATION {"citationID":"hAnAchON","properties":{"formattedCitation":"(Nabochenko {\\i{}et al.}, 2019; Wang, Liu and Euston, 2023a)","plainCitation":"(Nabochenko et al., 2019; Wang, Liu and Euston, 2023a)","noteIndex":0},"citationItems":[{"id":1881,"uris":["http://zotero.org/users/12349779/items/WEY272G2"],"itemData":{"id":1881,"type":"article-journal","abstract":"A method for calculating impairment of the track geometry under influence of dynamic loads in the course of passing the track unevenness by the rolling stock was developed. The method takes into consideration interrelated short-term processes of dynamic interaction and long-term processes of subsidence of the ballast layer in a mutual influence on each other. Mathematical model of dynamic interaction of the track in the form of a planar three-layer continual beam system with a two-mass discrete system corresponding to the rolling stock is the basis of the first part of the method. This model makes it possible to simulate dynamic loads from individual sleepers to the ballast when the rolling stock passes geometric unevennesses and the track elasticity unevennesses.The second part of the method is based on the phenomenological mathematical model of accumulation of residual deformations formed using the results of laboratory studies of subsidence of individual sleepers in the ballast layer. Peculiarity of this model consists in taking into consideration not only uniform accumulation of residual subsidence from the passed tonnage but also presence of a plastic component of subsidence which depends on the maximum stresses in the history of ballast loading by each sleeper.A new theoretical mechanism of development of the track unevenness was proposed. It takes into consideration not only residual subsidences of the ballast layer but also appearance of gaps under sleepers resulting in a local change of the track elasticity. This mechanism enables taking into consideration the ambiguous influence of subsidences with occurrence of gaps under the sleepers. Subsidence causes an increase in dynamic loads on the track and the ballast layer on the one hand and onset of the gap causes a decrease in the track rigidity and corresponding reduction of dynamic loads on the other hand.Practical application of the developed method was demonstrated on an example of quantitative estimation of long-term uneven subsidences of the ballast layer when changing the sleeper diagram","container-title":"Eastern-European Journal of Enterprise Technologies","DOI":"10.15587/1729-4061.2019.154864","ISSN":"1729-4061","issue":"7 (97)","language":"en","license":"Copyright (c) 2019 Olga Nabochenko, Mykola Sysyn, Vitalii Kovalchuk, Yuri Kovalchuk, Andriy Pentsak, Serhii Braichenko","page":"50-59","source":"journals.uran.ua","title":"Studying the railroad track geometry deterioration as a result of an uneven subsidence of the ballast layer","volume":"1","author":[{"family":"Nabochenko","given":"Olga"},{"family":"Sysyn","given":"Mykola"},{"family":"Kovalchuk","given":"Vitalii"},{"family":"Kovalchuk","given":"Yuri"},{"family":"Pentsak","given":"Andriy"},{"family":"Braichenko","given":"Serhii"}],"issued":{"date-parts":[["2019",1,22]]}},"label":"page"},{"id":1880,"uris":["http://zotero.org/users/12349779/items/YE47I5PC"],"itemData":{"id":1880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L."}],"issued":{"date-parts":[["2023",2,15]]}},"label":"page"}],"schema":"https://github.com/citation-style-language/schema/raw/master/csl-citation.json"} </w:instrText>
      </w:r>
      <w:r>
        <w:fldChar w:fldCharType="separate"/>
      </w:r>
      <w:r>
        <w:rPr>
          <w:rFonts w:cs="Times New Roman"/>
          <w:kern w:val="0"/>
        </w:rPr>
        <w:t xml:space="preserve">(Nabochenko </w:t>
      </w:r>
      <w:r>
        <w:rPr>
          <w:rFonts w:cs="Times New Roman"/>
          <w:i/>
          <w:iCs/>
          <w:kern w:val="0"/>
        </w:rPr>
        <w:t>et al.</w:t>
      </w:r>
      <w:r>
        <w:rPr>
          <w:rFonts w:cs="Times New Roman"/>
          <w:kern w:val="0"/>
        </w:rPr>
        <w:t>, 2019; Wang, Liu and Euston, 2023a)</w:t>
      </w:r>
      <w:r>
        <w:fldChar w:fldCharType="end"/>
      </w:r>
      <w:r>
        <w:t>.</w:t>
      </w:r>
      <w:r>
        <w:rPr>
          <w:rFonts w:hint="eastAsia"/>
        </w:rPr>
        <w:t xml:space="preserve"> </w:t>
      </w:r>
      <w:r>
        <w:t>Track geometric irregularities typically exhibit a high degree of spatial randomness and diverse short-wavelength discrete characteristics</w:t>
      </w:r>
      <w:r>
        <w:rPr>
          <w:rFonts w:hint="eastAsia"/>
        </w:rPr>
        <w:t xml:space="preserve"> </w:t>
      </w:r>
      <w:r>
        <w:fldChar w:fldCharType="begin"/>
      </w:r>
      <w:r>
        <w:instrText xml:space="preserve"> ADDIN ZOTERO_ITEM CSL_CITATION {"citationID":"OSjXQDuO","properties":{"formattedCitation":"(Jin {\\i{}et al.}, 2025)","plainCitation":"(Jin et al., 2025)","noteIndex":0},"citationItems":[{"id":1854,"uris":["http://zotero.org/users/12349779/items/R4RMJ6RD"],"itemData":{"id":1854,"type":"article-journal","abstract":"Timely identification of Track Geometry Irregularities (TGIs) is essential for ensuring the safety and comfort of high-speed rail operations. Existing inspection methods rely on costly Track Recording Vehicles (TRVs) and manual trolleys, resulting in infrequent and expensive inspections. This paper proposes a data-driven approach for estimating TGIs using a Convolutional Neural Network with Multi-Head and Multi-Layer Perceptron (CNN-MH-MLP) architecture. A comprehensive vehicle-track-embankment-ground Finite Element (FE) model incorporating geometric wheel-rail nonlinearity is developed to generate the in-service train acceleration data used for training the network. The CNN-MH-MLP network demonstrates strong performance in estimating TGIs, exhibiting robustness to noise. Optimized sensor placement with three sensors achieves the best trade-off between accuracy and efficiency. Furthermore, the network's transferability highlights the significance of detailed numerical models in producing virtual databases. This work is expected to facilitate the development of intelligent systems for real-time TGI monitoring, improving inspection efficiency and reducing labor costs.","container-title":"Automation in Construction","DOI":"10.1016/j.autcon.2025.106114","ISSN":"0926-5805","journalAbbreviation":"Automation in Construction","language":"en","page":"106114","source":"ScienceDirect","title":"Estimating track geometry irregularities from in-service train accelerations using deep learning","volume":"173","author":[{"family":"Jin","given":"Zihao"},{"family":"Zhang","given":"Wei"},{"family":"Yin","given":"Zhen-Yu"},{"family":"Zhang","given":"Ning"},{"family":"Geng","given":"Xueyu"}],"issued":{"date-parts":[["2025",5,1]]}}}],"schema":"https://github.com/citation-style-language/schema/raw/master/csl-citation.json"} </w:instrText>
      </w:r>
      <w:r>
        <w:fldChar w:fldCharType="separate"/>
      </w:r>
      <w:r>
        <w:rPr>
          <w:rFonts w:cs="Times New Roman"/>
          <w:kern w:val="0"/>
        </w:rPr>
        <w:t xml:space="preserve">(Jin </w:t>
      </w:r>
      <w:r>
        <w:rPr>
          <w:rFonts w:cs="Times New Roman"/>
          <w:i/>
          <w:iCs/>
          <w:kern w:val="0"/>
        </w:rPr>
        <w:t>et al.</w:t>
      </w:r>
      <w:r>
        <w:rPr>
          <w:rFonts w:cs="Times New Roman"/>
          <w:kern w:val="0"/>
        </w:rPr>
        <w:t>, 2025)</w:t>
      </w:r>
      <w:r>
        <w:fldChar w:fldCharType="end"/>
      </w:r>
      <w:r>
        <w:t>.</w:t>
      </w:r>
    </w:p>
    <w:p w14:paraId="77462BCF" w14:textId="286757CE" w:rsidR="003E7760" w:rsidRDefault="00000000">
      <w:pPr>
        <w:pStyle w:val="af7"/>
        <w:numPr>
          <w:ilvl w:val="0"/>
          <w:numId w:val="2"/>
        </w:numPr>
        <w:ind w:firstLineChars="0"/>
        <w:rPr>
          <w:b/>
          <w:bCs/>
        </w:rPr>
      </w:pPr>
      <w:r>
        <w:rPr>
          <w:b/>
          <w:bCs/>
        </w:rPr>
        <w:t>The disease spreads rapidly, and current detection methods have “blind spots”</w:t>
      </w:r>
      <w:r>
        <w:rPr>
          <w:rFonts w:hint="eastAsia"/>
          <w:b/>
          <w:bCs/>
        </w:rPr>
        <w:t xml:space="preserve">. </w:t>
      </w:r>
      <w:r>
        <w:t>Under the combined effects of high speeds and heavy loads, the track substructure—such as the ballast—deteriorates at an extremely rapid rate.</w:t>
      </w:r>
      <w:r>
        <w:rPr>
          <w:rFonts w:hint="eastAsia"/>
        </w:rPr>
        <w:t xml:space="preserve"> </w:t>
      </w:r>
      <w:r>
        <w:t>At the same time, extreme weather conditions can easily trigger sudden structural failures, such as thermal separation at the track slab interfaces caused by high summer temperatures</w:t>
      </w:r>
      <w:r>
        <w:rPr>
          <w:rFonts w:hint="eastAsia"/>
        </w:rPr>
        <w:t xml:space="preserve"> </w:t>
      </w:r>
      <w:r>
        <w:fldChar w:fldCharType="begin"/>
      </w:r>
      <w:r>
        <w:instrText xml:space="preserve"> ADDIN ZOTERO_ITEM CSL_CITATION {"citationID":"5wqApldE","properties":{"formattedCitation":"(Davies and Andrews, 2021)","plainCitation":"(Davies and Andrews, 2021)","noteIndex":0},"citationItems":[{"id":1883,"uris":["http://zotero.org/users/12349779/items/5HUUZNDG"],"itemData":{"id":1883,"type":"article-journal","abstract":"Elevated summer temperatures are a disrupting factor on the rail network. Due to the risk of a track buckling under thermal expansion forces, geometry maintenance must be delayed during heatwaves, leading to an overall decreased network availability and reliability. Track asset management support tools are used to plan and schedule a variety of maintenance activities, with tamping and stoneblowing being the primary activities for geometry maintenance. No management tools seen in the literature consider the influences of weather on the scheduling and delivery of maintenance. This paper describes a Petri net modelling approach to railway track asset management. This is demonstrated to be a highly flexible method able to capture the complexities of degradation, inspection, and maintenance, and predict the evolution of track geometry quality over time. Different maintenance strategies are tested, varying the degradation thresholds, inspection intervals, policy decisions, and maintenance response times. Excessively hot weather is introduced as an inhibiting factor for all maintenance activities, resulting in extended periods where interventions are delayed. Simulation results show that frequent inspection and timely maintenance scheduling strategies could be followed to attain a highly performing and resilient track system. This asset management support tool could be added to the suite used by the rail industry, providing guidance on maintenance policy through a summer season where heatwave disruptions are expected.","container-title":"Proceedings of the Institution of Mechanical Engineers, Part F: Journal of Rail and Rapid Transit","DOI":"10.1177/0954409720984292","ISSN":"0954-4097","issue":"9","language":"EN","page":"1158-1171","publisher":"IMECHE","source":"SAGE Journals","title":"The impact of summer heatwaves on railway track geometry maintenance","volume":"235","author":[{"family":"Davies","given":"Ben"},{"family":"Andrews","given":"John"}],"issued":{"date-parts":[["2021",10,1]]}}}],"schema":"https://github.com/citation-style-language/schema/raw/master/csl-citation.json"} </w:instrText>
      </w:r>
      <w:r>
        <w:fldChar w:fldCharType="separate"/>
      </w:r>
      <w:r>
        <w:rPr>
          <w:rFonts w:cs="Times New Roman"/>
        </w:rPr>
        <w:t>(Davies and Andrews, 2021)</w:t>
      </w:r>
      <w:r>
        <w:fldChar w:fldCharType="end"/>
      </w:r>
      <w:r>
        <w:t>, or frost heave in the subgrade caused by low winter temperatures.</w:t>
      </w:r>
      <w:r>
        <w:rPr>
          <w:rFonts w:hint="eastAsia"/>
        </w:rPr>
        <w:t xml:space="preserve"> </w:t>
      </w:r>
      <w:r>
        <w:t xml:space="preserve">However, existing comprehensive inspection trains or manual inspections are conducted at limited intervals (such as every two weeks or once a month), making it highly likely that monitoring blind spots will arise during the intervals between inspections. </w:t>
      </w:r>
      <w:r>
        <w:rPr>
          <w:rFonts w:hint="eastAsia"/>
        </w:rPr>
        <w:t xml:space="preserve"> </w:t>
      </w:r>
      <w:r>
        <w:t>In addition, the growing number of overnight trains that depart in the evening and arrive in the morning creates a serious conflict with the traditional nighttime maintenance window (12:00 a.m.–6:00 a.m.), further limiting the time and space available for track inspection and maintenance</w:t>
      </w:r>
      <w:r>
        <w:rPr>
          <w:rFonts w:hint="eastAsia"/>
        </w:rPr>
        <w:t xml:space="preserve"> </w:t>
      </w:r>
      <w:r>
        <w:fldChar w:fldCharType="begin"/>
      </w:r>
      <w:r w:rsidR="000A3919">
        <w:instrText xml:space="preserve"> ADDIN ZOTERO_ITEM CSL_CITATION {"citationID":"N4FBfTzu","properties":{"formattedCitation":"(T. Zhang {\\i{}et al.}, 2025)","plainCitation":"(T. Zhang et al., 2025)","noteIndex":0},"citationItems":[{"id":1697,"uris":["http://zotero.org/users/12349779/items/N2NDHQU7"],"itemData":{"id":1697,"type":"article-journal","abstract":"Maintenance activities on high-speed railway (HSR) facilities are essential for ensuring operational integrity, typically scheduled during the overnight window (0:00–6:00) to avoid disrupting daytime services. This practice, however, conflicts with the operation of overnight trains. To address this issue, this study develops an integrated optimization model for joint train timetabling and maintenance planning. First, we compare two minimum maintenance units (station sections and power supply sections) and justify the selection of the latter based on its superior applicability in practical scenarios. Subsequently, a mixed-integer linear programming model is formulated using linearization techniques, including the Big-M method and binary state variables. The model incorporates three categories of constraints: train operation constraints, maintenance planning constraints, and their interaction constraints. Two objective functions are established for overnight trains and maintenance plans respectively, which are normalized to a [0, 1] scale to address disparities in their numerical magnitudes. After analyzing the computational complexity of solving the model, it is determined that station track constraints will lead to a sharp increase in the number of variables and constraints, prompting the proposal of an efficient solution algorithm that ignores these constraints. A numerical example is constructed using real-world data from the Beijingxi–Guangzhounan HSR line in China, with several experiments conducted to validate the proposed model and optimization method.","container-title":"Scientific Reports","DOI":"10.1038/s41598-025-26026-9","ISSN":"2045-2322","issue":"1","journalAbbreviation":"Sci Rep","language":"en","license":"2025 The Author(s)","page":"42073","publisher":"Nature Publishing Group","source":"www.nature.com","title":"A linear programming joint optimization model of overnight train timetabling and maintenance planning on high-speed railway","volume":"15","author":[{"family":"Zhang","given":"Tianwei"},{"family":"Liang","given":"Wei"},{"family":"Ji","given":"Hangyu"},{"family":"Zhang","given":"Chuntian"}],"issued":{"date-parts":[["2025",11,26]]}}}],"schema":"https://github.com/citation-style-language/schema/raw/master/csl-citation.json"} </w:instrText>
      </w:r>
      <w:r>
        <w:fldChar w:fldCharType="separate"/>
      </w:r>
      <w:r w:rsidR="000A3919" w:rsidRPr="000A3919">
        <w:rPr>
          <w:rFonts w:cs="Times New Roman"/>
          <w:kern w:val="0"/>
        </w:rPr>
        <w:t xml:space="preserve">(T. Zhang </w:t>
      </w:r>
      <w:r w:rsidR="000A3919" w:rsidRPr="000A3919">
        <w:rPr>
          <w:rFonts w:cs="Times New Roman"/>
          <w:i/>
          <w:iCs/>
          <w:kern w:val="0"/>
        </w:rPr>
        <w:t>et al.</w:t>
      </w:r>
      <w:r w:rsidR="000A3919" w:rsidRPr="000A3919">
        <w:rPr>
          <w:rFonts w:cs="Times New Roman"/>
          <w:kern w:val="0"/>
        </w:rPr>
        <w:t>, 2025)</w:t>
      </w:r>
      <w:r>
        <w:fldChar w:fldCharType="end"/>
      </w:r>
      <w:r>
        <w:t>.</w:t>
      </w:r>
    </w:p>
    <w:bookmarkEnd w:id="7"/>
    <w:p w14:paraId="63144F74" w14:textId="77777777" w:rsidR="003E7760" w:rsidRDefault="00000000">
      <w:pPr>
        <w:pStyle w:val="3"/>
        <w:spacing w:before="156"/>
      </w:pPr>
      <w:r>
        <w:t xml:space="preserve">Railway Lines </w:t>
      </w:r>
    </w:p>
    <w:p w14:paraId="1D3901CA" w14:textId="34B4420C" w:rsidR="003E7760" w:rsidRDefault="00000000">
      <w:pPr>
        <w:ind w:firstLine="480"/>
      </w:pPr>
      <w:r>
        <w:t>Railway tracks are highly complex linear structures primarily composed of the track superstructure and substructure. Depending on the type of track structure, there are significant differences in their components and mechanisms of condition evolution. They are mainly classified into ballasted and ballastless tracks</w:t>
      </w:r>
      <w:r>
        <w:rPr>
          <w:rFonts w:hint="eastAsia"/>
        </w:rPr>
        <w:t xml:space="preserve">. </w:t>
      </w:r>
    </w:p>
    <w:p w14:paraId="2F066465" w14:textId="77777777" w:rsidR="003E7760" w:rsidRDefault="00000000">
      <w:pPr>
        <w:ind w:firstLineChars="300" w:firstLine="720"/>
      </w:pPr>
      <w:r>
        <w:rPr>
          <w:b/>
          <w:bCs/>
        </w:rPr>
        <w:t>Ballasted Track</w:t>
      </w:r>
      <w:r>
        <w:rPr>
          <w:rFonts w:hint="eastAsia"/>
          <w:b/>
          <w:bCs/>
        </w:rPr>
        <w:t xml:space="preserve">: </w:t>
      </w:r>
      <w:r>
        <w:rPr>
          <w:rFonts w:hint="eastAsia"/>
        </w:rPr>
        <w:t>t</w:t>
      </w:r>
      <w:r>
        <w:t>he superstructure of a ballasted track primarily consists of rails (which provide guidance and bear the load), the fastening system (which connects the rails to the sleepers), and sleepers (which anchor the rails to the subgrade). The substructure, meanwhile, comprises granular layers such as ballast, sub-ballast, subgrade, and embankment.</w:t>
      </w:r>
      <w:r>
        <w:rPr>
          <w:rFonts w:hint="eastAsia"/>
        </w:rPr>
        <w:t xml:space="preserve"> </w:t>
      </w:r>
      <w:r>
        <w:fldChar w:fldCharType="begin"/>
      </w:r>
      <w:r>
        <w:instrText xml:space="preserve"> ADDIN ZOTERO_ITEM CSL_CITATION {"citationID":"frtCZ8XT","properties":{"formattedCitation":"(Sun {\\i{}et al.}, 2023a; Koohmishi {\\i{}et al.}, 2024a)","plainCitation":"(Sun et al., 2023a; Koohmishi et al., 2024a)","noteIndex":0},"citationItems":[{"id":1830,"uris":["http://zotero.org/users/12349779/items/RW6JZ4ZE"],"itemData":{"id":1830,"type":"article-journal","abstract":"Track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label":"page"},{"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label":"page"}],"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xml:space="preserve">, 2023a; Koohmishi </w:t>
      </w:r>
      <w:r>
        <w:rPr>
          <w:rFonts w:cs="Times New Roman"/>
          <w:i/>
          <w:iCs/>
          <w:kern w:val="0"/>
        </w:rPr>
        <w:t>et al.</w:t>
      </w:r>
      <w:r>
        <w:rPr>
          <w:rFonts w:cs="Times New Roman"/>
          <w:kern w:val="0"/>
        </w:rPr>
        <w:t>, 2024a)</w:t>
      </w:r>
      <w:r>
        <w:fldChar w:fldCharType="end"/>
      </w:r>
      <w:r>
        <w:rPr>
          <w:rFonts w:hint="eastAsia"/>
        </w:rPr>
        <w:t xml:space="preserve">. </w:t>
      </w:r>
      <w:r>
        <w:t>It should be noted that, depending on the perspective, the ballast layer can be classified as part of either the superstructure</w:t>
      </w:r>
      <w:r>
        <w:rPr>
          <w:rFonts w:hint="eastAsia"/>
        </w:rPr>
        <w:t xml:space="preserve"> </w:t>
      </w:r>
      <w:r>
        <w:fldChar w:fldCharType="begin"/>
      </w:r>
      <w:r>
        <w:instrText xml:space="preserve"> ADDIN ZOTERO_ITEM CSL_CITATION {"citationID":"kAGzA4N9","properties":{"formattedCitation":"(Indraratna {\\i{}et al.}, 2016; Christos N. Pygidis, 2022)","plainCitation":"(Indraratna et al., 2016; Christos N. Pygidis, 2022)","noteIndex":0},"citationItems":[{"id":1834,"uris":["http://zotero.org/users/12349779/items/R65I2HUD"],"itemData":{"id":1834,"type":"article-journal","abstract":"Large and frequent loads from heavy freight and passenger trains often lead to the progressive track deterioration. The excessive deformation and degradation of ballast and unacceptable differential settlement of track and/or pumping of underlying soft subgrade soils necessitates frequent and costly track maintenance. However, artificial inclusions such as geogrids and shockmats can mitigate ballast degradation and improve track performance. A quantitative assessment of the influence of breakage, fouling, and the effects of artificial inclusions on the shear behaviour of ballast can be performed either experimentally or numerically. Numerical modelling can simulate these aspects subject to various types of loading and boundary conditions for a range of material properties so in this study, the stress–strain and degradation response of ballast was analysed through discrete element (DEM) and finite element (FEM) methods. In DEM, irregularly shaped ballast aggregates were simulated by clumping together spheres in appropriate sizes and positions. In FEM, a composite multi-layer track system was simulated and an elasto-plastic model with a non-associative flow rule was used to capture ballast degradation. These DEM and FEM simulations showed a good agreement with large-scale laboratory tests. This paper outlines the advantages of the proposed DEM and FEM models in terms of capturing the correct stress–strain and degradation response of ballast with particular emphasis on particle breakage and fouling, as well as applications of geosynthetic grids and shockmats.","collection-title":"Use of Geosynthetics in Transportation Geotechnics","container-title":"Transportation Geotechnics","DOI":"10.1016/j.trgeo.2016.04.001","ISSN":"2214-3912","journalAbbreviation":"Transportation Geotechnics","page":"69-85","source":"ScienceDirect","title":"Performance improvement of rail track substructure using artificial inclusions – experimental and numerical studies","volume":"8","author":[{"family":"Indraratna","given":"Buddhima"},{"family":"Nimbalkar","given":"Sanjay Shrawan"},{"family":"Ngo","given":"Ngoc Trung"},{"family":"Neville","given":"Tim"}],"issued":{"date-parts":[["2016",9,1]]}},"label":"page"},{"id":1835,"uris":["http://zotero.org/users/12349779/items/UMSPCP2N"],"itemData":{"id":1835,"type":"book","edition":"Second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Pygidis"}],"issued":{"date-parts":[["2022"]]}},"label":"page"}],"schema":"https://github.com/citation-style-language/schema/raw/master/csl-citation.json"} </w:instrText>
      </w:r>
      <w:r>
        <w:fldChar w:fldCharType="separate"/>
      </w:r>
      <w:r>
        <w:rPr>
          <w:rFonts w:cs="Times New Roman"/>
          <w:kern w:val="0"/>
        </w:rPr>
        <w:t xml:space="preserve">(Indraratna </w:t>
      </w:r>
      <w:r>
        <w:rPr>
          <w:rFonts w:cs="Times New Roman"/>
          <w:i/>
          <w:iCs/>
          <w:kern w:val="0"/>
        </w:rPr>
        <w:t>et al.</w:t>
      </w:r>
      <w:r>
        <w:rPr>
          <w:rFonts w:cs="Times New Roman"/>
          <w:kern w:val="0"/>
        </w:rPr>
        <w:t>, 2016; Christos N. Pygidis, 2022)</w:t>
      </w:r>
      <w:r>
        <w:fldChar w:fldCharType="end"/>
      </w:r>
      <w:r>
        <w:t xml:space="preserve"> or the substructure</w:t>
      </w:r>
      <w:r>
        <w:rPr>
          <w:rFonts w:hint="eastAsia"/>
        </w:rPr>
        <w:t xml:space="preserve"> </w:t>
      </w:r>
      <w:r>
        <w:fldChar w:fldCharType="begin"/>
      </w:r>
      <w:r>
        <w:instrText xml:space="preserve"> ADDIN ZOTERO_ITEM CSL_CITATION {"citationID":"gNz6rFyH","properties":{"formattedCitation":"(Selig and Waters, 1994; Christos N. Pygidis, 2022)","plainCitation":"(Selig and Waters, 1994; Christos N. Pygidis, 2022)","noteIndex":0},"citationItems":[{"id":1837,"uris":["http://zotero.org/users/12349779/items/UP8LRNHK"],"itemData":{"id":1837,"type":"book","abstract":"This comprehensive study provides practical advice and guidance on the important topics of rail transport and ground engineering, the use of which will result in optimum quality with the minimum maintenance effort and the most economical use of resources. The authors have synthesized all of their international knowledge and experience in this field, and produced, for the first time, a definitive guide for the design, construction, maintenance and renewal of railway track as they relate to geotechnology.","ISBN":"978-0-7277-2013-9","language":"en","note":"Google-Books-ID: ZHxW4D6XT0MC","number-of-pages":"468","publisher":"Thomas Telford","source":"Google Books","title":"Track geotechnology and substructure management","author":[{"family":"Selig","given":"Ernest Theodore"},{"family":"Waters","given":"John M."}],"issued":{"date-parts":[["1994",10,5]]}},"label":"page"},{"id":1835,"uris":["http://zotero.org/users/12349779/items/UMSPCP2N"],"itemData":{"id":1835,"type":"book","edition":"Second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Pygidis"}],"issued":{"date-parts":[["2022"]]}}}],"schema":"https://github.com/citation-style-language/schema/raw/master/csl-citation.json"} </w:instrText>
      </w:r>
      <w:r>
        <w:fldChar w:fldCharType="separate"/>
      </w:r>
      <w:r>
        <w:rPr>
          <w:rFonts w:cs="Times New Roman"/>
        </w:rPr>
        <w:t>(Selig and Waters, 1994; Christos N. Pygidis, 2022)</w:t>
      </w:r>
      <w:r>
        <w:fldChar w:fldCharType="end"/>
      </w:r>
      <w:r>
        <w:t>.</w:t>
      </w:r>
      <w:r>
        <w:rPr>
          <w:rFonts w:hint="eastAsia"/>
        </w:rPr>
        <w:t xml:space="preserve"> </w:t>
      </w:r>
      <w:r>
        <w:t xml:space="preserve">Within railway granular ballast, ballast is the most vulnerable component and also plays a key role in </w:t>
      </w:r>
      <w:r>
        <w:lastRenderedPageBreak/>
        <w:t>adjusting track geometry</w:t>
      </w:r>
      <w:r>
        <w:rPr>
          <w:rFonts w:hint="eastAsia"/>
        </w:rPr>
        <w:t xml:space="preserve"> </w:t>
      </w:r>
      <w:r>
        <w:fldChar w:fldCharType="begin"/>
      </w:r>
      <w:r>
        <w:instrText xml:space="preserve"> ADDIN ZOTERO_ITEM CSL_CITATION {"citationID":"7L4CIk4F","properties":{"formattedCitation":"(Koohmishi {\\i{}et al.}, 2024a)","plainCitation":"(Koohmishi et al., 2024a)","noteIndex":0},"citationItems":[{"id":1704,"uris":["http://zotero.org/users/12349779/items/M5B5UVJ3"],"itemData":{"id":1704,"type":"article-journal","abstract":"Railway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2024a)</w:t>
      </w:r>
      <w:r>
        <w:fldChar w:fldCharType="end"/>
      </w:r>
      <w:r>
        <w:t>.</w:t>
      </w:r>
      <w:r>
        <w:rPr>
          <w:rFonts w:hint="eastAsia"/>
        </w:rPr>
        <w:t xml:space="preserve"> </w:t>
      </w:r>
      <w:r>
        <w:t>Under the high-frequency cyclic loads of trains, ballast is highly susceptible to initial compaction, aggregate fragmentation, and deformation-induced degradation. Combined with the intrusion of contaminants such as coal dust, this further exacerbates permanent deformation, directly leading to track geometric irregularities and subsequently accelerating the deterioration of other components</w:t>
      </w:r>
      <w:r>
        <w:rPr>
          <w:rFonts w:hint="eastAsia"/>
        </w:rPr>
        <w:t xml:space="preserve"> </w:t>
      </w:r>
      <w:r>
        <w:fldChar w:fldCharType="begin"/>
      </w:r>
      <w:r>
        <w:instrText xml:space="preserve"> ADDIN ZOTERO_ITEM CSL_CITATION {"citationID":"ePZIFzut","properties":{"formattedCitation":"(Liu and Xiao, 2010; Huang and Tutumluer, 2011; Lee {\\i{}et al.}, 2018; Meng {\\i{}et al.}, 2020)","plainCitation":"(Liu and Xiao, 2010; Huang and Tutumluer, 2011; Lee et al., 2018; Meng et al., 2020)","noteIndex":0},"citationItems":[{"id":1850,"uris":["http://zotero.org/users/12349779/items/DQ7VYW9K"],"itemData":{"id":1850,"type":"article-journal","abstract":"The comfort and safety of a moving train is largely determined by the dynamic response\nof the railway track and its foundation (i.e., subgrade). To study the dynamic stability\nof a silt subgrade subjected to train traffic loading with increasing speed, ...","container-title":"Journal of Geotechnical and Geoenvironmental Engineering","DOI":"10.1061/(ASCE)GT.1943-5606.0000282","issue":"6","language":"en","page":"833-841","publisher":"American Society of Civil Engineers","source":"ASCE","title":"Experimental study on the stability of railroad silt subgrade with increasing train speed","volume":"136","author":[{"family":"Liu","given":"Jiankun"},{"family":"Xiao","given":"Junhua"}],"issued":{"date-parts":[["2010",6,1]]}}},{"id":1842,"uris":["http://zotero.org/users/12349779/items/6TVLKKTF"],"itemData":{"id":1842,"type":"article-journal","abstract":"Fouling refers to the condition of railroad ballast when voids in this unbound aggregate layer are filled with relatively finer materials or fouling agents commonly from the ballast aggregate breakdown, outside contamination such as coal dust from coal trains, or from subgrade soil intrusion. This paper aims to investigate the effect of fouling on ballast strength and stability. Fouling mechanism was first explained followed by investigation of mechanical properties of fouling agent. Coal dust was chosen as the fouling agent due to its poor mechanical properties and it had been reported to mostly decrease aggregate assembly strength comparing to other fouling agents. An image-aided Discrete Element Modeling (DEM) approach was introduced to simulate the coal dust fouled track field settlement performance. To that end, DEM model parameters for clean and coal dust fouled ballast were validated by matching the DEM direct shear box simulation results to the laboratory shear box testing results for both samples. By assigning laboratory calibrated model parameters to the “half-track” ballast sample generated in DEM, effects of different fouling percentage as well as different fouling locations on ballast settlement performance are studied. Results from the “half-track” DEM simulation revealed that fouling could lead to unfavorable track distresses such as “hanging tie”. Further, shoulder fouling scenario was proven to be critical in track maintenance.","container-title":"Construction and Building Materials","DOI":"10.1016/j.conbuildmat.2011.03.019","ISSN":"0950-0618","issue":"8","journalAbbreviation":"Construction and Building Materials","page":"3306-3312","source":"ScienceDirect","title":"Discrete element modeling for fouled railroad ballast","volume":"25","author":[{"family":"Huang","given":"Hai"},{"family":"Tutumluer","given":"Erol"}],"issued":{"date-parts":[["2011",8,1]]}},"label":"page"},{"id":1852,"uris":["http://zotero.org/users/12349779/items/6E5WNSZL"],"itemData":{"id":1852,"type":"article-journal","abstract":"Groundwater drawdown is one of the factors that inducoe settlement in soft ground. However, the drawdown usually does not lead to a large settlement, and thus is not considered at the design stage. A few sites along the Honam High-Speed Railway experienced relatively large residual settlements, judging from residual settlement criterion of 30 mm in Korea. This settlement occurred during the dry season in Korea; accordingly, groundwater drawdown was pointed out as a cause of the settlement. This study focuses on the effect of groundwater level variation on residual settlement by field measurement and numerical analysis. The numerical simulation produced reasonably similar settlement behavior to that of the field measurements, which proves that the numerical analysis represents field performance. The comparison of numerical analysis between the constant and variable groundwater level clearly shows the effect of groundwater variation on the settlement of soft ground. The drawdown only leads to additional residual settlements of 7.3 and 8.3 mm at the surface of the natural ground and embankment. The total residual settlement is approximately 21.9 mm; thus, more than 33% of the settlement was caused by groundwater drawdown. Therefore, the groundwater variation should be considered at the design and construction stages to reduce residual settlement in the case of strict criterion.","container-title":"KSCE Journal of Civil Engineering","DOI":"10.1007/s12205-017-0472-6","ISSN":"1226-7988","issue":"9","journalAbbreviation":"KSCE Journal of Civil Engineering","page":"3312-3320","source":"ScienceDirect","title":"Effect of groundwater level variation on residual settlement of korean high-speed railway on soft ground","volume":"22","author":[{"family":"Lee","given":"Ilwha"},{"family":"Choi","given":"Yeong-Tae"},{"family":"Lee","given":"Minsoo"},{"family":"Yune","given":"Chan-Young"}],"issued":{"date-parts":[["2018",9,1]]}}},{"id":1847,"uris":["http://zotero.org/users/12349779/items/ZAMPMFM8"],"itemData":{"id":1847,"type":"article-journal","abstract":"Loess is found all over the world, accounting for about 10 % of the world’s total land area. This soil exhibits a distinctive behavior that is related to their formation history, mineralogy, and microstructure, which can cause serious geotechnical engineering problems. This paper presents the microstructural evolution of the subgrade loess of the Baozhong railway in Guyuan. Particularly, the collapse potential, shear behavior, and the influence of microstructure on them are experimentally studied. The results reveal that the top loess contains more clay content, and the grains with a size of 1–20 μm are significantly more than those of the middle loess and the bottom loess. These particles usually have the effect of combining quartz, feldspar, and other particles. In addition, the macroscopic mechanical properties of top loess are more influenced by intergrains cementation bonds and are more sensitive to water. As a comparison, the middle and bottom loess are more influenced by its loose interstructure and are more sensitive to compression. Based on the analysis of microstructure, a cyclic process model which link the pore change and particle packing is proposed. It is demonstrated that the particle packing is closely related to the change of pores. While the pores decrease to a minimum, the particle packing changes to a bridged random close packing. This mechanism can be used to explain the uneven settlement of the Baozhong railway subgrade in Ningxia.","container-title":"Bulletin of Engineering Geology and the Environment","DOI":"10.1007/s10064-020-01816-9","ISSN":"1435-9537","issue":"9","journalAbbreviation":"Bull Eng Geol Environ","language":"en","page":"4829-4840","source":"Springer Link","title":"Experimental study of the microstructure of loess on its macroscopic geotechnical properties of the baozhong railway subgrade in ningxia, China","volume":"79","author":[{"family":"Meng","given":"Zhao"},{"family":"Liyi","given":"Chen"},{"family":"Shanyong","given":"Wang"},{"family":"Honggang","given":"Wu"}],"issued":{"date-parts":[["2020",11,1]]}}}],"schema":"https://github.com/citation-style-language/schema/raw/master/csl-citation.json"} </w:instrText>
      </w:r>
      <w:r>
        <w:fldChar w:fldCharType="separate"/>
      </w:r>
      <w:r>
        <w:rPr>
          <w:rFonts w:cs="Times New Roman"/>
          <w:kern w:val="0"/>
        </w:rPr>
        <w:t xml:space="preserve">(Liu and Xiao, 2010; Huang and Tutumluer, 2011; Lee </w:t>
      </w:r>
      <w:r>
        <w:rPr>
          <w:rFonts w:cs="Times New Roman"/>
          <w:i/>
          <w:iCs/>
          <w:kern w:val="0"/>
        </w:rPr>
        <w:t>et al.</w:t>
      </w:r>
      <w:r>
        <w:rPr>
          <w:rFonts w:cs="Times New Roman"/>
          <w:kern w:val="0"/>
        </w:rPr>
        <w:t xml:space="preserve">, 2018; Meng </w:t>
      </w:r>
      <w:r>
        <w:rPr>
          <w:rFonts w:cs="Times New Roman"/>
          <w:i/>
          <w:iCs/>
          <w:kern w:val="0"/>
        </w:rPr>
        <w:t>et al.</w:t>
      </w:r>
      <w:r>
        <w:rPr>
          <w:rFonts w:cs="Times New Roman"/>
          <w:kern w:val="0"/>
        </w:rPr>
        <w:t>, 2020)</w:t>
      </w:r>
      <w:r>
        <w:fldChar w:fldCharType="end"/>
      </w:r>
      <w:r>
        <w:t>.</w:t>
      </w:r>
      <w:r>
        <w:rPr>
          <w:rFonts w:hint="eastAsia"/>
        </w:rPr>
        <w:t xml:space="preserve"> </w:t>
      </w:r>
    </w:p>
    <w:p w14:paraId="23465182" w14:textId="4789A91F" w:rsidR="003E7760" w:rsidRDefault="00000000">
      <w:pPr>
        <w:ind w:firstLineChars="300" w:firstLine="720"/>
      </w:pPr>
      <w:r>
        <w:rPr>
          <w:b/>
          <w:bCs/>
        </w:rPr>
        <w:t>Ballastless Track</w:t>
      </w:r>
      <w:r>
        <w:rPr>
          <w:rFonts w:hint="eastAsia"/>
          <w:b/>
          <w:bCs/>
        </w:rPr>
        <w:t xml:space="preserve">: </w:t>
      </w:r>
      <w:r>
        <w:t>Ballastless tracks offer good overall structural stability; the ballast layer has been eliminated and replaced with a solid foundation consisting of concrete track slabs, a cement-asphalt mortar layer, and a concrete base</w:t>
      </w:r>
      <w:r>
        <w:rPr>
          <w:rFonts w:hint="eastAsia"/>
        </w:rPr>
        <w:t xml:space="preserve"> </w:t>
      </w:r>
      <w:r>
        <w:fldChar w:fldCharType="begin"/>
      </w:r>
      <w:r>
        <w:instrText xml:space="preserve"> ADDIN ZOTERO_ITEM CSL_CITATION {"citationID":"LOv9uqy1","properties":{"formattedCitation":"(Gautier, 2015; Gr\\uc0\\u252{}tzmacher, Kang and Marx, 2025)","plainCitation":"(Gautier, 2015; Grützmacher, Kang and Marx, 2025)","noteIndex":0},"citationItems":[{"id":1862,"uris":["http://zotero.org/users/12349779/items/E5ERMLPC"],"itemData":{"id":1862,"type":"article-journal","abstract":"Slab track systems have been developed and implemented in a number of situations, including high speed, in a number of countries. A worldwide review of system types and implementations will be presented, with some focus on projects where SYSTRA was involved. Design criteria, construction techniques will be covered as well as feedback from operation for some cases. Elements and methodology for LCC assessment of some of the systems will also be included, including comparison with ballasted track systems in specific instances. A focus on very high speed will then identify the potential advantages of slab track systems in that domain, but also the attention points to focus on when thinking of slab track for very high speed, including e.g. noise questions. Finally, optimization potentials with respect to existing concepts will be presented.","collection-title":"Railway Engineering-2013","container-title":"Construction and Building Materials","DOI":"10.1016/j.conbuildmat.2015.03.102","ISSN":"0950-0618","journalAbbreviation":"Construction and Building Materials","language":"en","page":"9-15","source":"ScienceDirect","title":"Slab track: Review of existing systems and optimization potentials including very high speed","title-short":"Slab track","volume":"92","author":[{"family":"Gautier","given":"Pierre-Etienne"}],"issued":{"date-parts":[["2015",9,1]]}},"label":"page"},{"id":1858,"uris":["http://zotero.org/users/12349779/items/6IFCMD7C"],"itemData":{"id":1858,"type":"article-journal","abstract":"Since its introduction in 1967 at Hirschaid station, the ballastless track system (BTS) in Germany has developed rapidly over the last 57 years. During this time, numerous types of structures and construction methods have been developed. Since the 1990s, they have also been widely used on high-speed rail (HSR) lines in Germany. Currently, the demand for both the construction of new HSR lines and the maintenance of existing HSR lines with BTS continues to grow. Therefore, it is essential to achieve a comprehensive understanding of the BTSs within the HSR network. This study is carried out using existing data from Deutsche Bahn (German Railway) and focuses on the historical development of German BTSs. First, the motivation and state of the art of BTSs in Germany are presented. Second, the different types of BTSs are summarized and systematically categorized. Subsequently, the development of different types of ballastless track systems based on specific parameters such as construction composition, year of construction, kilometers built in the German rail network, construction height, sleeper and fastening types is analyzed and compared. Finally, some important historical developments are summarized and future prospects are discussed.","container-title":"Construction and Building Materials","DOI":"10.1016/j.conbuildmat.2024.139564","ISSN":"0950-0618","journalAbbreviation":"Construction and Building Materials","language":"en","page":"139564","source":"ScienceDirect","title":"Historical development of ballastless track systems in germany","volume":"458","author":[{"family":"Grützmacher","given":"Franz"},{"family":"Kang","given":"Chongjie"},{"family":"Marx","given":"Steffen"}],"issued":{"date-parts":[["2025",1,10]]}},"label":"page"}],"schema":"https://github.com/citation-style-language/schema/raw/master/csl-citation.json"} </w:instrText>
      </w:r>
      <w:r>
        <w:fldChar w:fldCharType="separate"/>
      </w:r>
      <w:r>
        <w:rPr>
          <w:rFonts w:cs="Times New Roman"/>
          <w:kern w:val="0"/>
        </w:rPr>
        <w:t>(Gautier, 2015; Grützmacher, Kang and Marx, 2025)</w:t>
      </w:r>
      <w:r>
        <w:fldChar w:fldCharType="end"/>
      </w:r>
      <w:r>
        <w:t>.</w:t>
      </w:r>
      <w:r>
        <w:rPr>
          <w:rFonts w:hint="eastAsia"/>
        </w:rPr>
        <w:t xml:space="preserve"> </w:t>
      </w:r>
      <w:r>
        <w:t>However, the ride quality of ballastless tracks depends heavily on the precise condition of the fastening system (including fasteners and elastic pads).</w:t>
      </w:r>
      <w:r>
        <w:rPr>
          <w:rFonts w:hint="eastAsia"/>
        </w:rPr>
        <w:t xml:space="preserve"> </w:t>
      </w:r>
      <w:r>
        <w:t>Due to the lack of elastic adjustment provided by ballast, maintenance can only be performed through millimeter-level track adjustments by modifying the thickness of the pads and the position of the fasteners at each sleeper; moreover, because of the strong physical coupling constraints between adjacent fasteners, the scope for adjustment is extremely limited</w:t>
      </w:r>
      <w:r>
        <w:rPr>
          <w:rFonts w:hint="eastAsia"/>
        </w:rPr>
        <w:t xml:space="preserve"> </w:t>
      </w:r>
      <w:r>
        <w:fldChar w:fldCharType="begin"/>
      </w:r>
      <w:r>
        <w:instrText xml:space="preserve"> ADDIN ZOTERO_ITEM CSL_CITATION {"citationID":"9DnzKfyI","properties":{"formattedCitation":"(Sun {\\i{}et al.}, 2023a)","plainCitation":"(Sun et al., 2023a)","noteIndex":0},"citationItems":[{"id":1830,"uris":["http://zotero.org/users/12349779/items/RW6JZ4ZE"],"itemData":{"id":1830,"type":"article-journal","abstract":"Track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2023a)</w:t>
      </w:r>
      <w:r>
        <w:fldChar w:fldCharType="end"/>
      </w:r>
      <w:r>
        <w:t>.</w:t>
      </w:r>
    </w:p>
    <w:p w14:paraId="78B1E559" w14:textId="77777777" w:rsidR="003E7760" w:rsidRDefault="00000000">
      <w:pPr>
        <w:pStyle w:val="2"/>
      </w:pPr>
      <w:r>
        <w:rPr>
          <w:rFonts w:hint="eastAsia"/>
        </w:rPr>
        <w:t>Research Contribution</w:t>
      </w:r>
    </w:p>
    <w:p w14:paraId="5D735389" w14:textId="318D6BA1" w:rsidR="003E7760" w:rsidRDefault="00000000">
      <w:pPr>
        <w:ind w:firstLineChars="300" w:firstLine="720"/>
      </w:pPr>
      <w:r>
        <w:t xml:space="preserve">Currently, there is a wealth of literature reviewing the application of AI technology in the railway </w:t>
      </w:r>
      <w:r>
        <w:rPr>
          <w:rFonts w:hint="eastAsia"/>
        </w:rPr>
        <w:t xml:space="preserve">field. </w:t>
      </w:r>
      <w:r>
        <w:t>We have reviewed comprehensive articles discussing the application of AI technology in the railway sector over the past four years.</w:t>
      </w:r>
      <w:r>
        <w:rPr>
          <w:rFonts w:hint="eastAsia"/>
        </w:rPr>
        <w:t xml:space="preserve"> </w:t>
      </w:r>
      <w:r>
        <w:t>As shown in</w:t>
      </w:r>
      <w:r>
        <w:rPr>
          <w:rFonts w:hint="eastAsia"/>
        </w:rPr>
        <w:t xml:space="preserve"> </w:t>
      </w:r>
      <w:r>
        <w:fldChar w:fldCharType="begin"/>
      </w:r>
      <w:r>
        <w:rPr>
          <w:rFonts w:hint="eastAsia"/>
        </w:rPr>
        <w:instrText>REF _Ref225951967 \h</w:instrText>
      </w:r>
      <w:r>
        <w:fldChar w:fldCharType="separate"/>
      </w:r>
      <w:r w:rsidR="00BA048F">
        <w:rPr>
          <w:b/>
          <w:bCs/>
        </w:rPr>
        <w:t xml:space="preserve">Table </w:t>
      </w:r>
      <w:r w:rsidR="00BA048F">
        <w:rPr>
          <w:b/>
          <w:bCs/>
          <w:noProof/>
        </w:rPr>
        <w:t>1</w:t>
      </w:r>
      <w:r>
        <w:fldChar w:fldCharType="end"/>
      </w:r>
      <w:r>
        <w:t>, these articles cover a wide range of topics, including both specialized studies focused on track defect detection and maintenance, as well as comprehensive reviews that provide an overview of the entire field.</w:t>
      </w:r>
      <w:r>
        <w:rPr>
          <w:rFonts w:hint="eastAsia"/>
        </w:rPr>
        <w:t xml:space="preserve"> </w:t>
      </w:r>
      <w:commentRangeStart w:id="8"/>
      <w:r>
        <w:t>However, unlike previous reviews that focused on summarizing AI algorithms and technological applications, the objective of this paper is not merely to list the current state of AI applications in the railway sector, but rather to conduct an in-depth analysis of the underlying limitations of existing O&amp;M systems and to explore practical engineering scenarios for the effective implementation of AI technology.</w:t>
      </w:r>
      <w:commentRangeEnd w:id="8"/>
      <w:r>
        <w:rPr>
          <w:rStyle w:val="af4"/>
          <w:sz w:val="24"/>
          <w:szCs w:val="22"/>
        </w:rPr>
        <w:commentReference w:id="8"/>
      </w:r>
    </w:p>
    <w:p w14:paraId="5C9FEC65" w14:textId="0BF7280F" w:rsidR="003E7760" w:rsidRDefault="00000000">
      <w:pPr>
        <w:pStyle w:val="a3"/>
        <w:keepNext/>
      </w:pPr>
      <w:bookmarkStart w:id="9" w:name="_Ref225951967"/>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1</w:t>
      </w:r>
      <w:r w:rsidR="000037C7">
        <w:rPr>
          <w:b/>
          <w:bCs/>
        </w:rPr>
        <w:fldChar w:fldCharType="end"/>
      </w:r>
      <w:bookmarkEnd w:id="9"/>
      <w:r>
        <w:rPr>
          <w:rFonts w:hint="eastAsia"/>
          <w:b/>
          <w:bCs/>
        </w:rPr>
        <w:t>.</w:t>
      </w:r>
      <w:r>
        <w:rPr>
          <w:rFonts w:hint="eastAsia"/>
        </w:rPr>
        <w:t xml:space="preserve"> </w:t>
      </w:r>
      <w:r>
        <w:t xml:space="preserve">Previous </w:t>
      </w:r>
      <w:r>
        <w:rPr>
          <w:rFonts w:hint="eastAsia"/>
        </w:rPr>
        <w:t>r</w:t>
      </w:r>
      <w:r>
        <w:t xml:space="preserve">eview </w:t>
      </w:r>
      <w:r>
        <w:rPr>
          <w:rFonts w:hint="eastAsia"/>
        </w:rPr>
        <w:t>a</w:t>
      </w:r>
      <w:r>
        <w:t>rticles on AI-</w:t>
      </w:r>
      <w:r>
        <w:rPr>
          <w:rFonts w:hint="eastAsia"/>
        </w:rPr>
        <w:t>b</w:t>
      </w:r>
      <w:r>
        <w:t xml:space="preserve">ased </w:t>
      </w:r>
      <w:r>
        <w:rPr>
          <w:rFonts w:hint="eastAsia"/>
        </w:rPr>
        <w:t>m</w:t>
      </w:r>
      <w:r>
        <w:t>ethods</w:t>
      </w:r>
      <w:r>
        <w:rPr>
          <w:rFonts w:hint="eastAsia"/>
        </w:rPr>
        <w:t xml:space="preserve"> application</w:t>
      </w:r>
      <w:r>
        <w:t xml:space="preserve"> for </w:t>
      </w:r>
      <w:r>
        <w:rPr>
          <w:rFonts w:hint="eastAsia"/>
        </w:rPr>
        <w:t>r</w:t>
      </w:r>
      <w:r>
        <w:t>ailway</w:t>
      </w:r>
    </w:p>
    <w:tbl>
      <w:tblPr>
        <w:tblStyle w:val="afa"/>
        <w:tblW w:w="0" w:type="auto"/>
        <w:tblLook w:val="04A0" w:firstRow="1" w:lastRow="0" w:firstColumn="1" w:lastColumn="0" w:noHBand="0" w:noVBand="1"/>
      </w:tblPr>
      <w:tblGrid>
        <w:gridCol w:w="1754"/>
        <w:gridCol w:w="2443"/>
        <w:gridCol w:w="2061"/>
        <w:gridCol w:w="1120"/>
        <w:gridCol w:w="928"/>
      </w:tblGrid>
      <w:tr w:rsidR="003E7760" w14:paraId="0EC9C888" w14:textId="77777777" w:rsidTr="003E7760">
        <w:trPr>
          <w:cnfStyle w:val="100000000000" w:firstRow="1" w:lastRow="0" w:firstColumn="0" w:lastColumn="0" w:oddVBand="0" w:evenVBand="0" w:oddHBand="0" w:evenHBand="0" w:firstRowFirstColumn="0" w:firstRowLastColumn="0" w:lastRowFirstColumn="0" w:lastRowLastColumn="0"/>
        </w:trPr>
        <w:tc>
          <w:tcPr>
            <w:tcW w:w="1754" w:type="dxa"/>
            <w:vAlign w:val="center"/>
          </w:tcPr>
          <w:p w14:paraId="7435F450" w14:textId="77777777" w:rsidR="003E7760" w:rsidRDefault="00000000">
            <w:pPr>
              <w:ind w:firstLineChars="0" w:firstLine="0"/>
              <w:jc w:val="center"/>
              <w:rPr>
                <w:b/>
                <w:bCs/>
              </w:rPr>
            </w:pPr>
            <w:r>
              <w:rPr>
                <w:rFonts w:hint="eastAsia"/>
                <w:b/>
                <w:bCs/>
              </w:rPr>
              <w:t>Ref</w:t>
            </w:r>
          </w:p>
        </w:tc>
        <w:tc>
          <w:tcPr>
            <w:tcW w:w="2443" w:type="dxa"/>
            <w:vAlign w:val="center"/>
          </w:tcPr>
          <w:p w14:paraId="5AD23213" w14:textId="77777777" w:rsidR="003E7760" w:rsidRDefault="00000000">
            <w:pPr>
              <w:ind w:firstLineChars="0" w:firstLine="0"/>
              <w:jc w:val="center"/>
              <w:rPr>
                <w:b/>
                <w:bCs/>
              </w:rPr>
            </w:pPr>
            <w:r>
              <w:rPr>
                <w:rFonts w:hint="eastAsia"/>
                <w:b/>
                <w:bCs/>
              </w:rPr>
              <w:t>Data Type</w:t>
            </w:r>
          </w:p>
        </w:tc>
        <w:tc>
          <w:tcPr>
            <w:tcW w:w="0" w:type="auto"/>
            <w:vAlign w:val="center"/>
          </w:tcPr>
          <w:p w14:paraId="44626BAE" w14:textId="77777777" w:rsidR="003E7760" w:rsidRDefault="00000000">
            <w:pPr>
              <w:ind w:firstLineChars="0" w:firstLine="0"/>
              <w:jc w:val="center"/>
              <w:rPr>
                <w:b/>
                <w:bCs/>
              </w:rPr>
            </w:pPr>
            <w:r>
              <w:rPr>
                <w:rFonts w:hint="eastAsia"/>
                <w:b/>
                <w:bCs/>
              </w:rPr>
              <w:t>Focused Area</w:t>
            </w:r>
          </w:p>
        </w:tc>
        <w:tc>
          <w:tcPr>
            <w:tcW w:w="0" w:type="auto"/>
            <w:vAlign w:val="center"/>
          </w:tcPr>
          <w:p w14:paraId="72D606C4" w14:textId="77777777" w:rsidR="003E7760" w:rsidRDefault="00000000">
            <w:pPr>
              <w:ind w:firstLineChars="0" w:firstLine="0"/>
              <w:jc w:val="center"/>
              <w:rPr>
                <w:b/>
                <w:bCs/>
              </w:rPr>
            </w:pPr>
            <w:r>
              <w:rPr>
                <w:rFonts w:hint="eastAsia"/>
                <w:b/>
                <w:bCs/>
              </w:rPr>
              <w:t>Number of Papers</w:t>
            </w:r>
          </w:p>
        </w:tc>
        <w:tc>
          <w:tcPr>
            <w:tcW w:w="0" w:type="auto"/>
            <w:vAlign w:val="center"/>
          </w:tcPr>
          <w:p w14:paraId="5663F5E9" w14:textId="77777777" w:rsidR="003E7760" w:rsidRDefault="00000000">
            <w:pPr>
              <w:ind w:firstLineChars="0" w:firstLine="0"/>
              <w:jc w:val="center"/>
              <w:rPr>
                <w:b/>
                <w:bCs/>
              </w:rPr>
            </w:pPr>
            <w:r>
              <w:rPr>
                <w:rFonts w:hint="eastAsia"/>
                <w:b/>
                <w:bCs/>
              </w:rPr>
              <w:t>Time Period</w:t>
            </w:r>
          </w:p>
        </w:tc>
      </w:tr>
      <w:tr w:rsidR="003E7760" w14:paraId="6CCB55B5" w14:textId="77777777" w:rsidTr="003E7760">
        <w:tc>
          <w:tcPr>
            <w:tcW w:w="1754" w:type="dxa"/>
            <w:vAlign w:val="center"/>
          </w:tcPr>
          <w:p w14:paraId="6E1EC678" w14:textId="77777777" w:rsidR="003E7760" w:rsidRDefault="00000000">
            <w:pPr>
              <w:ind w:firstLineChars="0" w:firstLine="0"/>
              <w:jc w:val="center"/>
            </w:pPr>
            <w:r>
              <w:fldChar w:fldCharType="begin"/>
            </w:r>
            <w:r>
              <w:instrText xml:space="preserve"> ADDIN ZOTERO_ITEM CSL_CITATION {"citationID":"yKPkYrTf","properties":{"formattedCitation":"(Peinado Gonzalo {\\i{}et al.}, 2022a)","plainCitation":"(Peinado Gonzalo et al., 2022a)","noteIndex":0},"citationItems":[{"id":1915,"uris":["http://zotero.org/users/12349779/items/QXP9BF58"],"itemData":{"id":1915,"type":"article-journal","abstract":"Railway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Systems","DOI":"10.1109/TITS.2022.3214121","ISSN":"1558-0016","issue":"12","language":"en","page":"22737-22754","source":"IEEE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fldChar w:fldCharType="separate"/>
            </w:r>
            <w:r>
              <w:rPr>
                <w:rFonts w:cs="Times New Roman"/>
                <w:kern w:val="0"/>
              </w:rPr>
              <w:t xml:space="preserve">(Peinado Gonzalo </w:t>
            </w:r>
            <w:r>
              <w:rPr>
                <w:rFonts w:cs="Times New Roman"/>
                <w:i/>
                <w:iCs/>
                <w:kern w:val="0"/>
              </w:rPr>
              <w:t>et al.</w:t>
            </w:r>
            <w:r>
              <w:rPr>
                <w:rFonts w:cs="Times New Roman"/>
                <w:kern w:val="0"/>
              </w:rPr>
              <w:t>, 2022a)</w:t>
            </w:r>
            <w:r>
              <w:fldChar w:fldCharType="end"/>
            </w:r>
          </w:p>
        </w:tc>
        <w:tc>
          <w:tcPr>
            <w:tcW w:w="2443" w:type="dxa"/>
            <w:vAlign w:val="center"/>
          </w:tcPr>
          <w:p w14:paraId="14BFC2B6" w14:textId="77777777" w:rsidR="003E7760" w:rsidRDefault="00000000">
            <w:pPr>
              <w:ind w:firstLineChars="0" w:firstLine="0"/>
              <w:jc w:val="center"/>
            </w:pPr>
            <w:r>
              <w:rPr>
                <w:rFonts w:hint="eastAsia"/>
              </w:rPr>
              <w:t>D</w:t>
            </w:r>
            <w:r>
              <w:t>ynamic measurement data, traffic/load data, maintenance records</w:t>
            </w:r>
          </w:p>
        </w:tc>
        <w:tc>
          <w:tcPr>
            <w:tcW w:w="0" w:type="auto"/>
            <w:vAlign w:val="center"/>
          </w:tcPr>
          <w:p w14:paraId="773CA679" w14:textId="77777777" w:rsidR="003E7760" w:rsidRDefault="00000000">
            <w:pPr>
              <w:ind w:firstLineChars="0" w:firstLine="0"/>
              <w:jc w:val="center"/>
            </w:pPr>
            <w:r>
              <w:t xml:space="preserve">Track </w:t>
            </w:r>
            <w:r>
              <w:rPr>
                <w:rFonts w:hint="eastAsia"/>
              </w:rPr>
              <w:t>g</w:t>
            </w:r>
            <w:r>
              <w:t xml:space="preserve">eometric </w:t>
            </w:r>
            <w:r>
              <w:rPr>
                <w:rFonts w:hint="eastAsia"/>
              </w:rPr>
              <w:t>c</w:t>
            </w:r>
            <w:r>
              <w:t xml:space="preserve">ondition </w:t>
            </w:r>
            <w:r>
              <w:rPr>
                <w:rFonts w:hint="eastAsia"/>
              </w:rPr>
              <w:t>m</w:t>
            </w:r>
            <w:r>
              <w:t>onitoring</w:t>
            </w:r>
            <w:r>
              <w:rPr>
                <w:rFonts w:hint="eastAsia"/>
              </w:rPr>
              <w:t>,</w:t>
            </w:r>
            <w:r>
              <w:t xml:space="preserve"> </w:t>
            </w:r>
            <w:r>
              <w:rPr>
                <w:rFonts w:hint="eastAsia"/>
              </w:rPr>
              <w:t>d</w:t>
            </w:r>
            <w:r>
              <w:t xml:space="preserve">eterioration </w:t>
            </w:r>
            <w:r>
              <w:rPr>
                <w:rFonts w:hint="eastAsia"/>
              </w:rPr>
              <w:t>p</w:t>
            </w:r>
            <w:r>
              <w:t xml:space="preserve">rediction and </w:t>
            </w:r>
            <w:r>
              <w:rPr>
                <w:rFonts w:hint="eastAsia"/>
              </w:rPr>
              <w:lastRenderedPageBreak/>
              <w:t>m</w:t>
            </w:r>
            <w:r>
              <w:t>aintenance</w:t>
            </w:r>
          </w:p>
        </w:tc>
        <w:tc>
          <w:tcPr>
            <w:tcW w:w="0" w:type="auto"/>
            <w:vAlign w:val="center"/>
          </w:tcPr>
          <w:p w14:paraId="6AF3D670" w14:textId="77777777" w:rsidR="003E7760" w:rsidRDefault="00000000">
            <w:pPr>
              <w:ind w:firstLineChars="0" w:firstLine="0"/>
              <w:jc w:val="center"/>
            </w:pPr>
            <w:r>
              <w:rPr>
                <w:rFonts w:hint="eastAsia"/>
              </w:rPr>
              <w:lastRenderedPageBreak/>
              <w:t>182</w:t>
            </w:r>
          </w:p>
        </w:tc>
        <w:tc>
          <w:tcPr>
            <w:tcW w:w="0" w:type="auto"/>
            <w:vAlign w:val="center"/>
          </w:tcPr>
          <w:p w14:paraId="7D38DFDD" w14:textId="77777777" w:rsidR="003E7760" w:rsidRDefault="00000000">
            <w:pPr>
              <w:ind w:firstLineChars="0" w:firstLine="0"/>
              <w:jc w:val="center"/>
            </w:pPr>
            <w:r>
              <w:rPr>
                <w:rFonts w:hint="eastAsia"/>
              </w:rPr>
              <w:t>2002-2022</w:t>
            </w:r>
          </w:p>
        </w:tc>
      </w:tr>
      <w:tr w:rsidR="003E7760" w14:paraId="0F417037" w14:textId="77777777" w:rsidTr="003E7760">
        <w:tc>
          <w:tcPr>
            <w:tcW w:w="1754" w:type="dxa"/>
            <w:vAlign w:val="center"/>
          </w:tcPr>
          <w:p w14:paraId="4FA3F45E" w14:textId="77777777" w:rsidR="003E7760" w:rsidRDefault="00000000">
            <w:pPr>
              <w:ind w:firstLineChars="0" w:firstLine="0"/>
              <w:jc w:val="center"/>
            </w:pPr>
            <w:r>
              <w:fldChar w:fldCharType="begin"/>
            </w:r>
            <w:r>
              <w:instrText xml:space="preserve"> ADDIN ZOTERO_ITEM CSL_CITATION {"citationID":"tmVq6YGN","properties":{"formattedCitation":"(Tang {\\i{}et al.}, 2022)","plainCitation":"(Tang et al., 2022)","noteIndex":0},"citationItems":[{"id":1917,"uris":["http://zotero.org/users/12349779/items/LDSE6ZYY"],"itemData":{"id":1917,"type":"article-journal","abstract":"Nowadays it is widely accepted that Artificial Intelligence (AI) is significantly influencing a large number of domains, including railways. In this paper, we present a systematic literature review of the current state-of-the-art of AI in railway transport. In particular, we analysed and discussed papers from a holistic railway perspective, covering sub-domains such as maintenance and inspection, planning and management, safety and security, autonomous driving and control, revenue management, transport policy, and passenger mobility. This review makes an initial step towards shaping the role of AI in future railways and provides a summary of the current focuses of AI research connected to rail transport. We reviewed about 139 scientific papers covering the period from 2010 to December 2020. We found that the major research efforts have been put in AI for rail maintenance and inspection, while very limited or no research has been found on AI for rail transport policy and revenue management. The remaining sub-domains received mild to moderate attention. AI applications are promising and tend to act as a game-changer in tackling multiple railway challenges. However, at the moment, AI research in railways is still mostly at its early stages. Future research can be expected towards developing advanced combined AI applications (e.g. with optimization), using AI in decision making, dealing with uncertainty and tackling newly rising cybersecurity challenges.","container-title":"Transportation Research Part C: Emerging Technologies","DOI":"10.1016/j.trc.2022.103679","ISSN":"0968-090X","journalAbbreviation":"Transportation Research Part C: Emerging Technologies","language":"en","page":"103679","source":"ScienceDirect","title":"A literature review of artificial intelligence applications in railway systems","volume":"140","author":[{"family":"Tang","given":"Ruifan"},{"family":"De Donato","given":"Lorenzo"},{"family":"Bes̆inović","given":"Nikola"},{"family":"Flammini","given":"Francesco"},{"family":"Goverde","given":"Rob M. P."},{"family":"Lin","given":"Zhiyuan"},{"family":"Liu","given":"Ronghui"},{"family":"Tang","given":"Tianli"},{"family":"Vittorini","given":"Valeria"},{"family":"Wang","given":"Ziyulong"}],"issued":{"date-parts":[["2022",7,1]]}}}],"schema":"https://github.com/citation-style-language/schema/raw/master/csl-citation.json"} </w:instrText>
            </w:r>
            <w:r>
              <w:fldChar w:fldCharType="separate"/>
            </w:r>
            <w:r>
              <w:rPr>
                <w:rFonts w:cs="Times New Roman"/>
                <w:kern w:val="0"/>
              </w:rPr>
              <w:t xml:space="preserve">(Tang </w:t>
            </w:r>
            <w:r>
              <w:rPr>
                <w:rFonts w:cs="Times New Roman"/>
                <w:i/>
                <w:iCs/>
                <w:kern w:val="0"/>
              </w:rPr>
              <w:t>et al.</w:t>
            </w:r>
            <w:r>
              <w:rPr>
                <w:rFonts w:cs="Times New Roman"/>
                <w:kern w:val="0"/>
              </w:rPr>
              <w:t>, 2022)</w:t>
            </w:r>
            <w:r>
              <w:fldChar w:fldCharType="end"/>
            </w:r>
          </w:p>
        </w:tc>
        <w:tc>
          <w:tcPr>
            <w:tcW w:w="2443" w:type="dxa"/>
            <w:vAlign w:val="center"/>
          </w:tcPr>
          <w:p w14:paraId="0148ECD4" w14:textId="77777777" w:rsidR="003E7760" w:rsidRDefault="00000000">
            <w:pPr>
              <w:ind w:firstLineChars="0" w:firstLine="0"/>
              <w:jc w:val="center"/>
            </w:pPr>
            <w:r>
              <w:t>Vehicle sensor data, audio, vibration signals, LiDAR point clouds, etc.</w:t>
            </w:r>
          </w:p>
        </w:tc>
        <w:tc>
          <w:tcPr>
            <w:tcW w:w="0" w:type="auto"/>
            <w:vAlign w:val="center"/>
          </w:tcPr>
          <w:p w14:paraId="13E6907B" w14:textId="77777777" w:rsidR="003E7760" w:rsidRDefault="00000000">
            <w:pPr>
              <w:ind w:firstLineChars="0" w:firstLine="0"/>
              <w:jc w:val="center"/>
            </w:pPr>
            <w:r>
              <w:t>Maintenance and inspection, traffic planning, safety and security, autonomous driving, etc.</w:t>
            </w:r>
          </w:p>
        </w:tc>
        <w:tc>
          <w:tcPr>
            <w:tcW w:w="0" w:type="auto"/>
            <w:vAlign w:val="center"/>
          </w:tcPr>
          <w:p w14:paraId="07EE1857" w14:textId="77777777" w:rsidR="003E7760" w:rsidRDefault="00000000">
            <w:pPr>
              <w:ind w:firstLineChars="0" w:firstLine="0"/>
              <w:jc w:val="center"/>
            </w:pPr>
            <w:r>
              <w:rPr>
                <w:rFonts w:hint="eastAsia"/>
              </w:rPr>
              <w:t>141</w:t>
            </w:r>
          </w:p>
        </w:tc>
        <w:tc>
          <w:tcPr>
            <w:tcW w:w="0" w:type="auto"/>
            <w:vAlign w:val="center"/>
          </w:tcPr>
          <w:p w14:paraId="01373A67" w14:textId="77777777" w:rsidR="003E7760" w:rsidRDefault="00000000">
            <w:pPr>
              <w:ind w:firstLineChars="0" w:firstLine="0"/>
              <w:jc w:val="center"/>
            </w:pPr>
            <w:r>
              <w:rPr>
                <w:rFonts w:hint="eastAsia"/>
              </w:rPr>
              <w:t>2010-2020</w:t>
            </w:r>
          </w:p>
        </w:tc>
      </w:tr>
      <w:tr w:rsidR="003E7760" w14:paraId="7EC65D31" w14:textId="77777777" w:rsidTr="003E7760">
        <w:tc>
          <w:tcPr>
            <w:tcW w:w="1754" w:type="dxa"/>
            <w:vAlign w:val="center"/>
          </w:tcPr>
          <w:p w14:paraId="723008D5" w14:textId="77777777" w:rsidR="003E7760" w:rsidRDefault="00000000">
            <w:pPr>
              <w:ind w:firstLineChars="0" w:firstLine="0"/>
              <w:jc w:val="center"/>
            </w:pPr>
            <w:r>
              <w:fldChar w:fldCharType="begin"/>
            </w:r>
            <w:r>
              <w:instrText xml:space="preserve"> ADDIN ZOTERO_ITEM CSL_CITATION {"citationID":"qilERz8Q","properties":{"formattedCitation":"(Aela, Chi, {\\i{}et al.}, 2024)","plainCitation":"(Aela, Chi, et al., 2024)","noteIndex":0},"citationItems":[{"id":1903,"uris":["http://zotero.org/users/12349779/items/8QCTKA99"],"itemData":{"id":1903,"type":"article-journal","abstract":"This review paper provides a comprehensive overview of Unmanned Aerial Vehicles (UAV) applications in railway infrastructure studies, with a specific focus on railway track infrastructure. The paper covers various aspects, including UAV types, flight performance, selection criteria, and regulations for railway environments. It explores sensor technologies used in drone-based inspections, such as imaging sensors, LiDAR, and infrared thermography. The application of UAVs in railway tracks, bridges, and tunnels is discussed in detail. The identified future prospects and challenges underscore the need for advancements in sensor technologies, the integration of AI and machine learning, and the importance of regularly updating regulatory frameworks. Overall, the integration of UAVs in railway infrastructure monitoring holds promise for enhancing safety, refining maintenance strategies, and improving operational efficiency in the railway industry. © 2024 Elsevier B.V.","container-title":"Automation in Construction","DOI":"10.1016/j.autcon.2024.105714","ISSN":"0926-5805","journalAbbreviation":"Autom Constr","language":"en","publisher":"Elsevier B.V.","source":"Scopus","title":"UAV-based studies in railway infrastructure monitoring","volume":"167","author":[{"family":"Aela","given":"Peyman"},{"family":"Chi","given":"Hung-Lin"},{"family":"Fares","given":"Ali"},{"family":"Zayed","given":"Tarek"},{"family":"Kim","given":"Minkoo"}],"issued":{"date-parts":[["2024"]]}}}],"schema":"https://github.com/citation-style-language/schema/raw/master/csl-citation.json"} </w:instrText>
            </w:r>
            <w:r>
              <w:fldChar w:fldCharType="separate"/>
            </w:r>
            <w:r>
              <w:rPr>
                <w:rFonts w:cs="Times New Roman"/>
                <w:kern w:val="0"/>
              </w:rPr>
              <w:t xml:space="preserve">(Aela, Chi, </w:t>
            </w:r>
            <w:r>
              <w:rPr>
                <w:rFonts w:cs="Times New Roman"/>
                <w:i/>
                <w:iCs/>
                <w:kern w:val="0"/>
              </w:rPr>
              <w:t>et al.</w:t>
            </w:r>
            <w:r>
              <w:rPr>
                <w:rFonts w:cs="Times New Roman"/>
                <w:kern w:val="0"/>
              </w:rPr>
              <w:t>, 2024)</w:t>
            </w:r>
            <w:r>
              <w:fldChar w:fldCharType="end"/>
            </w:r>
          </w:p>
        </w:tc>
        <w:tc>
          <w:tcPr>
            <w:tcW w:w="2443" w:type="dxa"/>
            <w:vAlign w:val="center"/>
          </w:tcPr>
          <w:p w14:paraId="37CFC951" w14:textId="77777777" w:rsidR="003E7760" w:rsidRDefault="00000000">
            <w:pPr>
              <w:ind w:firstLineChars="0" w:firstLine="0"/>
              <w:jc w:val="center"/>
            </w:pPr>
            <w:r>
              <w:t>Unmanned Aerial Vehicle imaging, LiDAR, infrared thermal imaging, and multispectral sensors</w:t>
            </w:r>
            <w:r>
              <w:rPr>
                <w:rFonts w:hint="eastAsia"/>
              </w:rPr>
              <w:t xml:space="preserve"> data</w:t>
            </w:r>
          </w:p>
        </w:tc>
        <w:tc>
          <w:tcPr>
            <w:tcW w:w="0" w:type="auto"/>
            <w:vAlign w:val="center"/>
          </w:tcPr>
          <w:p w14:paraId="396AFEAB" w14:textId="77777777" w:rsidR="003E7760" w:rsidRDefault="00000000">
            <w:pPr>
              <w:ind w:firstLineChars="0" w:firstLine="0"/>
              <w:jc w:val="center"/>
            </w:pPr>
            <w:r>
              <w:rPr>
                <w:rFonts w:hint="eastAsia"/>
              </w:rPr>
              <w:t>Inspection and monitoring</w:t>
            </w:r>
          </w:p>
        </w:tc>
        <w:tc>
          <w:tcPr>
            <w:tcW w:w="0" w:type="auto"/>
            <w:vAlign w:val="center"/>
          </w:tcPr>
          <w:p w14:paraId="58B8C295" w14:textId="77777777" w:rsidR="003E7760" w:rsidRDefault="00000000">
            <w:pPr>
              <w:ind w:firstLineChars="0" w:firstLine="0"/>
              <w:jc w:val="center"/>
            </w:pPr>
            <w:r>
              <w:rPr>
                <w:rFonts w:hint="eastAsia"/>
              </w:rPr>
              <w:t>115</w:t>
            </w:r>
          </w:p>
        </w:tc>
        <w:tc>
          <w:tcPr>
            <w:tcW w:w="0" w:type="auto"/>
            <w:vAlign w:val="center"/>
          </w:tcPr>
          <w:p w14:paraId="430DAD83" w14:textId="77777777" w:rsidR="003E7760" w:rsidRDefault="00000000">
            <w:pPr>
              <w:ind w:firstLineChars="0" w:firstLine="0"/>
              <w:jc w:val="center"/>
            </w:pPr>
            <w:r>
              <w:rPr>
                <w:rFonts w:hint="eastAsia"/>
              </w:rPr>
              <w:t>2000-2024</w:t>
            </w:r>
          </w:p>
        </w:tc>
      </w:tr>
      <w:tr w:rsidR="003E7760" w14:paraId="31715306" w14:textId="77777777" w:rsidTr="003E7760">
        <w:tc>
          <w:tcPr>
            <w:tcW w:w="1754" w:type="dxa"/>
            <w:vAlign w:val="center"/>
          </w:tcPr>
          <w:p w14:paraId="038659CE" w14:textId="77777777" w:rsidR="003E7760" w:rsidRDefault="00000000">
            <w:pPr>
              <w:ind w:firstLineChars="0" w:firstLine="0"/>
              <w:jc w:val="center"/>
            </w:pPr>
            <w:r>
              <w:fldChar w:fldCharType="begin"/>
            </w:r>
            <w:r>
              <w:instrText xml:space="preserve"> ADDIN ZOTERO_ITEM CSL_CITATION {"citationID":"p2xGhQjY","properties":{"formattedCitation":"(Aela, Cai, {\\i{}et al.}, 2024)","plainCitation":"(Aela, Cai, et al., 2024)","noteIndex":0},"citationItems":[{"id":1909,"uris":["http://zotero.org/users/12349779/items/SG7ZF7SP"],"itemData":{"id":1909,"type":"article-journal","abstract":"The computer vision-based analysis of railway superstructure has gained significant attention in railway engineering. This approach utilises advanced image processing and machine learning techniques to extract valuable information from visual data captured in the railway track environment. By analysing images from various sources such as cameras, drones, or sensors, computer vision algorithms can accurately detect and classify different components of the ballast superstructure, including the catenary system support, rail surface and profile, fastening system, sleeper, and ballast layer. This enables the automated assessment of the railway track's condition, stability, and maintenance needs. This paper comprehensively reviews the recent advancements, challenges, and potential applications of computer vision techniques in analysing railway superstructure. It discusses various vision-based methodologies and machine-learning approaches utilised in this context. Furthermore, it examines the benefits and limitations of computer vision-based analysis and presents future research directions for improving its applicability in railway track engineering.","container-title":"Construction and Building Materials","DOI":"10.1016/j.conbuildmat.2024.137385","ISSN":"0950-0618","journalAbbreviation":"Construction and Building Materials","language":"en","page":"137385","source":"ScienceDirect","title":"Vision-based monitoring of railway superstructure: A review","title-short":"Vision-based monitoring of railway superstructure","volume":"442","author":[{"family":"Aela","given":"Peyman"},{"family":"Cai","given":"Jiafu"},{"family":"Jing","given":"Guoqing"},{"family":"Chi","given":"Hung-Lin"}],"issued":{"date-parts":[["2024",9,6]]}}}],"schema":"https://github.com/citation-style-language/schema/raw/master/csl-citation.json"} </w:instrText>
            </w:r>
            <w:r>
              <w:fldChar w:fldCharType="separate"/>
            </w:r>
            <w:r>
              <w:rPr>
                <w:rFonts w:cs="Times New Roman"/>
                <w:kern w:val="0"/>
              </w:rPr>
              <w:t xml:space="preserve">(Aela, Cai, </w:t>
            </w:r>
            <w:r>
              <w:rPr>
                <w:rFonts w:cs="Times New Roman"/>
                <w:i/>
                <w:iCs/>
                <w:kern w:val="0"/>
              </w:rPr>
              <w:t>et al.</w:t>
            </w:r>
            <w:r>
              <w:rPr>
                <w:rFonts w:cs="Times New Roman"/>
                <w:kern w:val="0"/>
              </w:rPr>
              <w:t>, 2024)</w:t>
            </w:r>
            <w:r>
              <w:fldChar w:fldCharType="end"/>
            </w:r>
          </w:p>
        </w:tc>
        <w:tc>
          <w:tcPr>
            <w:tcW w:w="2443" w:type="dxa"/>
            <w:vAlign w:val="center"/>
          </w:tcPr>
          <w:p w14:paraId="542FE8BC" w14:textId="77777777" w:rsidR="003E7760" w:rsidRDefault="00000000">
            <w:pPr>
              <w:ind w:firstLineChars="0" w:firstLine="0"/>
              <w:jc w:val="center"/>
            </w:pPr>
            <w:r>
              <w:t>Visual data such as images, videos, X-rays, thermal imagery, LiDAR, and digital image processing</w:t>
            </w:r>
          </w:p>
        </w:tc>
        <w:tc>
          <w:tcPr>
            <w:tcW w:w="0" w:type="auto"/>
            <w:vAlign w:val="center"/>
          </w:tcPr>
          <w:p w14:paraId="4D005747" w14:textId="77777777" w:rsidR="003E7760" w:rsidRDefault="00000000">
            <w:pPr>
              <w:ind w:firstLineChars="0" w:firstLine="0"/>
              <w:jc w:val="center"/>
            </w:pPr>
            <w:r>
              <w:t xml:space="preserve">Condition </w:t>
            </w:r>
            <w:r>
              <w:rPr>
                <w:rFonts w:hint="eastAsia"/>
              </w:rPr>
              <w:t>m</w:t>
            </w:r>
            <w:r>
              <w:t xml:space="preserve">onitoring and </w:t>
            </w:r>
            <w:r>
              <w:rPr>
                <w:rFonts w:hint="eastAsia"/>
              </w:rPr>
              <w:t>d</w:t>
            </w:r>
            <w:r>
              <w:t xml:space="preserve">efect </w:t>
            </w:r>
            <w:r>
              <w:rPr>
                <w:rFonts w:hint="eastAsia"/>
              </w:rPr>
              <w:t>d</w:t>
            </w:r>
            <w:r>
              <w:t xml:space="preserve">etection of </w:t>
            </w:r>
            <w:r>
              <w:rPr>
                <w:rFonts w:hint="eastAsia"/>
              </w:rPr>
              <w:t>s</w:t>
            </w:r>
            <w:r>
              <w:t>uperstructures</w:t>
            </w:r>
          </w:p>
        </w:tc>
        <w:tc>
          <w:tcPr>
            <w:tcW w:w="0" w:type="auto"/>
            <w:vAlign w:val="center"/>
          </w:tcPr>
          <w:p w14:paraId="2121169C" w14:textId="77777777" w:rsidR="003E7760" w:rsidRDefault="00000000">
            <w:pPr>
              <w:ind w:firstLineChars="0" w:firstLine="0"/>
              <w:jc w:val="center"/>
            </w:pPr>
            <w:r>
              <w:rPr>
                <w:rFonts w:hint="eastAsia"/>
              </w:rPr>
              <w:t>124</w:t>
            </w:r>
          </w:p>
        </w:tc>
        <w:tc>
          <w:tcPr>
            <w:tcW w:w="0" w:type="auto"/>
            <w:vAlign w:val="center"/>
          </w:tcPr>
          <w:p w14:paraId="0D6D3405" w14:textId="77777777" w:rsidR="003E7760" w:rsidRDefault="00000000">
            <w:pPr>
              <w:ind w:firstLineChars="0" w:firstLine="0"/>
              <w:jc w:val="center"/>
            </w:pPr>
            <w:r>
              <w:rPr>
                <w:rFonts w:hint="eastAsia"/>
              </w:rPr>
              <w:t>2009-2023</w:t>
            </w:r>
          </w:p>
        </w:tc>
      </w:tr>
      <w:tr w:rsidR="003E7760" w14:paraId="19B19F1C" w14:textId="77777777" w:rsidTr="003E7760">
        <w:tc>
          <w:tcPr>
            <w:tcW w:w="1754" w:type="dxa"/>
            <w:vAlign w:val="center"/>
          </w:tcPr>
          <w:p w14:paraId="20F93B12" w14:textId="77777777" w:rsidR="003E7760" w:rsidRDefault="00000000">
            <w:pPr>
              <w:ind w:firstLineChars="0" w:firstLine="0"/>
              <w:jc w:val="center"/>
            </w:pPr>
            <w:r>
              <w:fldChar w:fldCharType="begin"/>
            </w:r>
            <w:r>
              <w:instrText xml:space="preserve"> ADDIN ZOTERO_ITEM CSL_CITATION {"citationID":"MHw5TyH7","properties":{"formattedCitation":"(Koohmishi {\\i{}et al.}, 2024b)","plainCitation":"(Koohmishi et al., 2024b)","noteIndex":0},"citationItems":[{"id":1907,"uris":["http://zotero.org/users/12349779/items/9H9TATNW"],"itemData":{"id":1907,"type":"article-journal","abstract":"Railway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 © 2024 The Authors","container-title":"Automation in Construction","DOI":"10.1016/j.autcon.2024.105378","ISSN":"0926-5805","journalAbbreviation":"Autom Constr","language":"en","publisher":"Elsevier B.V.","source":"Scopus","title":"Advancing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2024b)</w:t>
            </w:r>
            <w:r>
              <w:fldChar w:fldCharType="end"/>
            </w:r>
          </w:p>
        </w:tc>
        <w:tc>
          <w:tcPr>
            <w:tcW w:w="2443" w:type="dxa"/>
            <w:vAlign w:val="center"/>
          </w:tcPr>
          <w:p w14:paraId="145BE786" w14:textId="77777777" w:rsidR="003E7760" w:rsidRDefault="00000000">
            <w:pPr>
              <w:ind w:firstLineChars="0" w:firstLine="0"/>
              <w:jc w:val="center"/>
            </w:pPr>
            <w:r>
              <w:t>Ground-penetrating radar and interferometric synthetic aperture radar data</w:t>
            </w:r>
          </w:p>
        </w:tc>
        <w:tc>
          <w:tcPr>
            <w:tcW w:w="0" w:type="auto"/>
            <w:vAlign w:val="center"/>
          </w:tcPr>
          <w:p w14:paraId="24CDCC2F" w14:textId="77777777" w:rsidR="003E7760" w:rsidRDefault="00000000">
            <w:pPr>
              <w:ind w:firstLineChars="0" w:firstLine="0"/>
              <w:jc w:val="center"/>
            </w:pPr>
            <w:r>
              <w:t xml:space="preserve">Monitoring, </w:t>
            </w:r>
            <w:r>
              <w:rPr>
                <w:rFonts w:hint="eastAsia"/>
              </w:rPr>
              <w:t>a</w:t>
            </w:r>
            <w:r>
              <w:t xml:space="preserve">ssessment, and </w:t>
            </w:r>
            <w:r>
              <w:rPr>
                <w:rFonts w:hint="eastAsia"/>
              </w:rPr>
              <w:t>m</w:t>
            </w:r>
            <w:r>
              <w:t xml:space="preserve">aintenance of </w:t>
            </w:r>
            <w:r>
              <w:rPr>
                <w:rFonts w:hint="eastAsia"/>
              </w:rPr>
              <w:t>s</w:t>
            </w:r>
            <w:r>
              <w:t>ubstructures</w:t>
            </w:r>
          </w:p>
        </w:tc>
        <w:tc>
          <w:tcPr>
            <w:tcW w:w="0" w:type="auto"/>
            <w:vAlign w:val="center"/>
          </w:tcPr>
          <w:p w14:paraId="061EEC03" w14:textId="77777777" w:rsidR="003E7760" w:rsidRDefault="00000000">
            <w:pPr>
              <w:ind w:firstLineChars="0" w:firstLine="0"/>
              <w:jc w:val="center"/>
            </w:pPr>
            <w:r>
              <w:rPr>
                <w:rFonts w:hint="eastAsia"/>
              </w:rPr>
              <w:t>154</w:t>
            </w:r>
          </w:p>
        </w:tc>
        <w:tc>
          <w:tcPr>
            <w:tcW w:w="0" w:type="auto"/>
            <w:vAlign w:val="center"/>
          </w:tcPr>
          <w:p w14:paraId="6B50E6C2" w14:textId="77777777" w:rsidR="003E7760" w:rsidRDefault="00000000">
            <w:pPr>
              <w:ind w:firstLineChars="0" w:firstLine="0"/>
              <w:jc w:val="center"/>
            </w:pPr>
            <w:r>
              <w:rPr>
                <w:rFonts w:hint="eastAsia"/>
              </w:rPr>
              <w:t>2008-2023</w:t>
            </w:r>
          </w:p>
        </w:tc>
      </w:tr>
      <w:tr w:rsidR="003E7760" w14:paraId="1FD15ECE" w14:textId="77777777" w:rsidTr="003E7760">
        <w:tc>
          <w:tcPr>
            <w:tcW w:w="1754" w:type="dxa"/>
            <w:vAlign w:val="center"/>
          </w:tcPr>
          <w:p w14:paraId="71DF029A" w14:textId="540424BA" w:rsidR="003E7760" w:rsidRDefault="00000000">
            <w:pPr>
              <w:ind w:firstLineChars="0" w:firstLine="0"/>
              <w:jc w:val="center"/>
            </w:pPr>
            <w:r>
              <w:fldChar w:fldCharType="begin"/>
            </w:r>
            <w:r w:rsidR="000A3919">
              <w:instrText xml:space="preserve"> ADDIN ZOTERO_ITEM CSL_CITATION {"citationID":"xp6Polcy","properties":{"formattedCitation":"(Rahman {\\i{}et al.}, 2024a)","plainCitation":"(Rahman et al., 2024a)","noteIndex":0},"citationItems":[{"id":1912,"uris":["http://zotero.org/users/12349779/items/9TIHRIBS"],"itemData":{"id":1912,"type":"article-journal","abstract":"Accurate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Processing","language":"en","page":"110983","source":"ScienceDirect","title":"A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Sattarpanah"},{"family":"Arhamnamazi","given":"Seyyedabbas"}],"issued":{"date-parts":[["2024",2,15]]}}}],"schema":"https://github.com/citation-style-language/schema/raw/master/csl-citation.json"} </w:instrText>
            </w:r>
            <w:r>
              <w:fldChar w:fldCharType="separate"/>
            </w:r>
            <w:r w:rsidR="000A3919" w:rsidRPr="000A3919">
              <w:rPr>
                <w:rFonts w:cs="Times New Roman"/>
                <w:kern w:val="0"/>
              </w:rPr>
              <w:t xml:space="preserve">(Rahman </w:t>
            </w:r>
            <w:r w:rsidR="000A3919" w:rsidRPr="000A3919">
              <w:rPr>
                <w:rFonts w:cs="Times New Roman"/>
                <w:i/>
                <w:iCs/>
                <w:kern w:val="0"/>
              </w:rPr>
              <w:t>et al.</w:t>
            </w:r>
            <w:r w:rsidR="000A3919" w:rsidRPr="000A3919">
              <w:rPr>
                <w:rFonts w:cs="Times New Roman"/>
                <w:kern w:val="0"/>
              </w:rPr>
              <w:t>, 2024a)</w:t>
            </w:r>
            <w:r>
              <w:fldChar w:fldCharType="end"/>
            </w:r>
          </w:p>
        </w:tc>
        <w:tc>
          <w:tcPr>
            <w:tcW w:w="2443" w:type="dxa"/>
            <w:vAlign w:val="center"/>
          </w:tcPr>
          <w:p w14:paraId="1373D2CC" w14:textId="77777777" w:rsidR="003E7760" w:rsidRDefault="00000000">
            <w:pPr>
              <w:ind w:firstLineChars="0" w:firstLine="0"/>
              <w:jc w:val="center"/>
            </w:pPr>
            <w:r>
              <w:t>Distributed acoustic sensing data, fiber optic sensing data</w:t>
            </w:r>
          </w:p>
        </w:tc>
        <w:tc>
          <w:tcPr>
            <w:tcW w:w="0" w:type="auto"/>
            <w:vAlign w:val="center"/>
          </w:tcPr>
          <w:p w14:paraId="5D6A9188" w14:textId="77777777" w:rsidR="003E7760" w:rsidRDefault="00000000">
            <w:pPr>
              <w:ind w:firstLineChars="0" w:firstLine="0"/>
              <w:jc w:val="center"/>
            </w:pPr>
            <w:r>
              <w:t xml:space="preserve">Railway </w:t>
            </w:r>
            <w:r>
              <w:rPr>
                <w:rFonts w:hint="eastAsia"/>
              </w:rPr>
              <w:t>s</w:t>
            </w:r>
            <w:r>
              <w:t xml:space="preserve">tructural </w:t>
            </w:r>
            <w:r>
              <w:rPr>
                <w:rFonts w:hint="eastAsia"/>
              </w:rPr>
              <w:t>i</w:t>
            </w:r>
            <w:r>
              <w:t xml:space="preserve">nspection and </w:t>
            </w:r>
            <w:r>
              <w:rPr>
                <w:rFonts w:hint="eastAsia"/>
              </w:rPr>
              <w:t>m</w:t>
            </w:r>
            <w:r>
              <w:t>onitoring</w:t>
            </w:r>
          </w:p>
        </w:tc>
        <w:tc>
          <w:tcPr>
            <w:tcW w:w="0" w:type="auto"/>
            <w:vAlign w:val="center"/>
          </w:tcPr>
          <w:p w14:paraId="5C5DFBCD" w14:textId="77777777" w:rsidR="003E7760" w:rsidRDefault="00000000">
            <w:pPr>
              <w:ind w:firstLineChars="0" w:firstLine="0"/>
              <w:jc w:val="center"/>
            </w:pPr>
            <w:r>
              <w:rPr>
                <w:rFonts w:hint="eastAsia"/>
              </w:rPr>
              <w:t>145</w:t>
            </w:r>
          </w:p>
        </w:tc>
        <w:tc>
          <w:tcPr>
            <w:tcW w:w="0" w:type="auto"/>
            <w:vAlign w:val="center"/>
          </w:tcPr>
          <w:p w14:paraId="1C91C8CF" w14:textId="77777777" w:rsidR="003E7760" w:rsidRDefault="00000000">
            <w:pPr>
              <w:ind w:firstLineChars="0" w:firstLine="0"/>
              <w:jc w:val="center"/>
            </w:pPr>
            <w:r>
              <w:rPr>
                <w:rFonts w:hint="eastAsia"/>
              </w:rPr>
              <w:t>2002-2024</w:t>
            </w:r>
          </w:p>
        </w:tc>
      </w:tr>
      <w:tr w:rsidR="003E7760" w14:paraId="3977B8F4" w14:textId="77777777" w:rsidTr="003E7760">
        <w:tc>
          <w:tcPr>
            <w:tcW w:w="1754" w:type="dxa"/>
            <w:vAlign w:val="center"/>
          </w:tcPr>
          <w:p w14:paraId="22E5D49D" w14:textId="77777777" w:rsidR="003E7760" w:rsidRDefault="00000000">
            <w:pPr>
              <w:ind w:firstLineChars="0" w:firstLine="0"/>
              <w:jc w:val="center"/>
            </w:pPr>
            <w:r>
              <w:fldChar w:fldCharType="begin"/>
            </w:r>
            <w:r>
              <w:instrText xml:space="preserve"> ADDIN ZOTERO_ITEM CSL_CITATION {"citationID":"ZXLAPZmx","properties":{"formattedCitation":"(Khajehdezfuly, Azizipour and Kaewunruen, 2025)","plainCitation":"(Khajehdezfuly, Azizipour and Kaewunruen, 2025)","noteIndex":0},"citationItems":[{"id":1893,"uris":["http://zotero.org/users/12349779/items/TNK2SJZB"],"itemData":{"id":1893,"type":"article-journal","abstract":"With the advancement of Artificial Intelligence (AI)-based methods and the establishment of diverse databases, significant research has been conducted on the application of AI in railway track monitoring, inspection and maintenance. Although several review studies exist in this field, each has been confined to a limited scope, focusing on specific data types, data collection methods, or AI-based techniques. To date, no comprehensive review has been published that encompasses all data types, data collection methods, and AI-based approaches to assess prior research holistically. This study aims to address this critical gap by covering both passenger and freight railway transport systems. Firstly, the available databases used for AI applications in railway track inspection and maintenance were categorized and reviewed, distinguishing between peer-reviewed and non-peer-reviewed sources. Secondly, this review introduces a novel three-level classification framework, based on data acquisition method (including track response methods, on-board data approaches, and remote data methods), target railway track component or feature, and input data type, to systematically organize and analyze 567 studies the field published between 2005 and 2025. The findings reveal that the majority of research in this field (88 %) is concentrated on on-board data methods. Approximately 90 % of these studies focus on railway track components, specifically their identification or damage detection. Among the track components, rails and fastening systems, being both critical and vulnerable, have been the primary focus of most research efforts. Image data emerges as the most prevalent and widely utilized data type in on-board data approaches for all railway track components. An in-depth gap analysis was conducted on the literature to identify the limitations of previous studies and outline a roadmap for future research and open directions from multiple perspectives. A comprehensive review of the literature indicates a pressing need for the development of AI-based methods capable of processing multiple data types simultaneously to identify both internal and external damages across all railway track components. The limited number of studies addressing the integration of multiple data types underscores the significant research opportunities in this area. This review not only synthesizes AI-based methods for railway track monitoring and maintenance but also highlights their role in advancing industrial information integration by enabling scalable and intelligent fusion of multi-source data for real-time decision-making. © 2025 Elsevier Inc.","container-title":"Journal of Industrial Information Integration","DOI":"10.1016/j.jii.2025.101005","ISSN":"2452-414X","journalAbbreviation":"J.  Ind. Infor. Integr.","language":"en","publisher":"Elsevier B.V.","source":"Scopus","title":"A review of applications of AI in monitoring, inspection, and maintenance of railway tracks","volume":"48","author":[{"family":"Khajehdezfuly","given":"Amin"},{"family":"Azizipour","given":"Hadi"},{"family":"Kaewunruen","given":"Sakdirat"}],"issued":{"date-parts":[["2025"]]}}}],"schema":"https://github.com/citation-style-language/schema/raw/master/csl-citation.json"} </w:instrText>
            </w:r>
            <w:r>
              <w:fldChar w:fldCharType="separate"/>
            </w:r>
            <w:r>
              <w:rPr>
                <w:rFonts w:cs="Times New Roman"/>
              </w:rPr>
              <w:t>(Khajehdezfuly, Azizipour and Kaewunruen, 2025)</w:t>
            </w:r>
            <w:r>
              <w:fldChar w:fldCharType="end"/>
            </w:r>
          </w:p>
        </w:tc>
        <w:tc>
          <w:tcPr>
            <w:tcW w:w="2443" w:type="dxa"/>
            <w:vAlign w:val="center"/>
          </w:tcPr>
          <w:p w14:paraId="661A5C68" w14:textId="77777777" w:rsidR="003E7760" w:rsidRDefault="00000000">
            <w:pPr>
              <w:ind w:firstLineChars="0" w:firstLine="0"/>
              <w:jc w:val="center"/>
            </w:pPr>
            <w:r>
              <w:t>Images, videos, acceleration signals, acoustic data, ground-penetrating radar, InSAR, etc.</w:t>
            </w:r>
          </w:p>
        </w:tc>
        <w:tc>
          <w:tcPr>
            <w:tcW w:w="0" w:type="auto"/>
            <w:vAlign w:val="center"/>
          </w:tcPr>
          <w:p w14:paraId="1C57E5AA" w14:textId="77777777" w:rsidR="003E7760" w:rsidRDefault="00000000">
            <w:pPr>
              <w:ind w:firstLineChars="0" w:firstLine="0"/>
              <w:jc w:val="center"/>
            </w:pPr>
            <w:r>
              <w:t xml:space="preserve">Inspection, </w:t>
            </w:r>
            <w:r>
              <w:rPr>
                <w:rFonts w:hint="eastAsia"/>
              </w:rPr>
              <w:t>m</w:t>
            </w:r>
            <w:r>
              <w:t xml:space="preserve">onitoring, </w:t>
            </w:r>
            <w:r>
              <w:rPr>
                <w:rFonts w:hint="eastAsia"/>
              </w:rPr>
              <w:t>f</w:t>
            </w:r>
            <w:r>
              <w:t xml:space="preserve">ault </w:t>
            </w:r>
            <w:r>
              <w:rPr>
                <w:rFonts w:hint="eastAsia"/>
              </w:rPr>
              <w:t>d</w:t>
            </w:r>
            <w:r>
              <w:t xml:space="preserve">etection, and </w:t>
            </w:r>
            <w:r>
              <w:rPr>
                <w:rFonts w:hint="eastAsia"/>
              </w:rPr>
              <w:t>p</w:t>
            </w:r>
            <w:r>
              <w:t xml:space="preserve">redictive </w:t>
            </w:r>
            <w:r>
              <w:rPr>
                <w:rFonts w:hint="eastAsia"/>
              </w:rPr>
              <w:t>m</w:t>
            </w:r>
            <w:r>
              <w:t xml:space="preserve">aintenance </w:t>
            </w:r>
          </w:p>
        </w:tc>
        <w:tc>
          <w:tcPr>
            <w:tcW w:w="0" w:type="auto"/>
            <w:vAlign w:val="center"/>
          </w:tcPr>
          <w:p w14:paraId="7312631A" w14:textId="77777777" w:rsidR="003E7760" w:rsidRDefault="00000000">
            <w:pPr>
              <w:ind w:firstLineChars="0" w:firstLine="0"/>
              <w:jc w:val="center"/>
            </w:pPr>
            <w:r>
              <w:rPr>
                <w:rFonts w:hint="eastAsia"/>
              </w:rPr>
              <w:t>517</w:t>
            </w:r>
          </w:p>
        </w:tc>
        <w:tc>
          <w:tcPr>
            <w:tcW w:w="0" w:type="auto"/>
            <w:vAlign w:val="center"/>
          </w:tcPr>
          <w:p w14:paraId="2370CD11" w14:textId="77777777" w:rsidR="003E7760" w:rsidRDefault="00000000">
            <w:pPr>
              <w:ind w:firstLineChars="0" w:firstLine="0"/>
              <w:jc w:val="center"/>
            </w:pPr>
            <w:r>
              <w:rPr>
                <w:rFonts w:hint="eastAsia"/>
              </w:rPr>
              <w:t>2005-2025</w:t>
            </w:r>
          </w:p>
        </w:tc>
      </w:tr>
      <w:tr w:rsidR="003E7760" w14:paraId="5EB703E3" w14:textId="77777777" w:rsidTr="003E7760">
        <w:tc>
          <w:tcPr>
            <w:tcW w:w="1754" w:type="dxa"/>
            <w:vAlign w:val="center"/>
          </w:tcPr>
          <w:p w14:paraId="32C0A090" w14:textId="77777777" w:rsidR="003E7760" w:rsidRDefault="00000000">
            <w:pPr>
              <w:ind w:firstLineChars="0" w:firstLine="0"/>
              <w:jc w:val="center"/>
            </w:pPr>
            <w:r>
              <w:fldChar w:fldCharType="begin"/>
            </w:r>
            <w:r>
              <w:instrText xml:space="preserve"> ADDIN ZOTERO_ITEM CSL_CITATION {"citationID":"BYgRb2P4","properties":{"formattedCitation":"(Olivier {\\i{}et al.}, 2025)","plainCitation":"(Olivier et al., 2025)","noteIndex":0},"citationItems":[{"id":1898,"uris":["http://zotero.org/users/12349779/items/4JGJ8BNF"],"itemData":{"id":1898,"type":"article-journal","abstract":"Modern railways continue to strive for remote and automated methods to improve the visual inspection procedures for their assets. In some cases, these inspections provide new information that could not previously be collected, while in other cases they help them improve upon the quality control, safety, time and costs associated with manual inspection. As such, computer vision continues to find applications for visually inspecting the track, earthworks, tunnels, overhead line equipment and rolling stock. Considering the recent pace of computer vision related developments, this paper seeks to review the state of the art of the field for railways. First, the hardware and data requirements are discussed, focusing on the unique challenges associated with operating optical equipment in a railway environment, such as contamination, power sources and lighting. This also discusses the most common mounting arrangements for camera hardware, including rolling-stock, satellites and way-side cameras. Next, image processing algorithms are discussed, comparing classical approaches and more modern artificial intelligence approaches, for example You Only Look Once (YOLO) and Region-Based Convolutional Neural Network (R-CNN). Then the most common applications for computer vision in the rail industry are analysed. First the track is studied considering computer vision analysis for the detection of different types of rail surface defects on plain line and turnouts, fastener defects, concrete track slab cracking and ballast particle characterisation. Next, the overhead line equipment is considered with applications related to detecting contact loss between pantograph and contact wire, stagger behaviour and defective catenary components. This is followed by discussion of other applications such as rail tunnelling subsidence, tunnel inspection, level crossings, trespass and on-track safety hazards. Finally, opportunities for future research are discussed such as hyperspectral imaging and generative AI, along with possible frontier technologies such as quantum computing.","container-title":"IEEE Transactions on Intelligent Transportation Systems","DOI":"10.1109/TITS.2025.3552011","ISSN":"1558-0016","issue":"7","language":"en","page":"11034-11065","source":"IEEE Xplore","title":"A review of computer vision for railways","volume":"26","author":[{"family":"Olivier","given":"Bryan"},{"family":"Guo","given":"Feng"},{"family":"Qian","given":"Yu"},{"family":"Connolly","given":"David P."}],"issued":{"date-parts":[["2025",7]]}}}],"schema":"https://github.com/citation-style-language/schema/raw/master/csl-citation.json"} </w:instrText>
            </w:r>
            <w:r>
              <w:fldChar w:fldCharType="separate"/>
            </w:r>
            <w:r>
              <w:rPr>
                <w:rFonts w:cs="Times New Roman"/>
                <w:kern w:val="0"/>
              </w:rPr>
              <w:t xml:space="preserve">(Olivier </w:t>
            </w:r>
            <w:r>
              <w:rPr>
                <w:rFonts w:cs="Times New Roman"/>
                <w:i/>
                <w:iCs/>
                <w:kern w:val="0"/>
              </w:rPr>
              <w:t>et al.</w:t>
            </w:r>
            <w:r>
              <w:rPr>
                <w:rFonts w:cs="Times New Roman"/>
                <w:kern w:val="0"/>
              </w:rPr>
              <w:t>, 2025)</w:t>
            </w:r>
            <w:r>
              <w:fldChar w:fldCharType="end"/>
            </w:r>
          </w:p>
        </w:tc>
        <w:tc>
          <w:tcPr>
            <w:tcW w:w="2443" w:type="dxa"/>
            <w:vAlign w:val="center"/>
          </w:tcPr>
          <w:p w14:paraId="22DC8B62" w14:textId="77777777" w:rsidR="003E7760" w:rsidRDefault="00000000">
            <w:pPr>
              <w:ind w:firstLineChars="0" w:firstLine="0"/>
              <w:jc w:val="center"/>
            </w:pPr>
            <w:r>
              <w:t>Images, 3D point clouds, video, laser scanning</w:t>
            </w:r>
          </w:p>
        </w:tc>
        <w:tc>
          <w:tcPr>
            <w:tcW w:w="0" w:type="auto"/>
            <w:vAlign w:val="center"/>
          </w:tcPr>
          <w:p w14:paraId="01DBE4A1" w14:textId="77777777" w:rsidR="003E7760" w:rsidRDefault="00000000">
            <w:pPr>
              <w:ind w:firstLineChars="0" w:firstLine="0"/>
              <w:jc w:val="center"/>
            </w:pPr>
            <w:r>
              <w:t xml:space="preserve">Visual </w:t>
            </w:r>
            <w:r>
              <w:rPr>
                <w:rFonts w:hint="eastAsia"/>
              </w:rPr>
              <w:t>i</w:t>
            </w:r>
            <w:r>
              <w:t xml:space="preserve">nspection and </w:t>
            </w:r>
            <w:r>
              <w:rPr>
                <w:rFonts w:hint="eastAsia"/>
              </w:rPr>
              <w:t>m</w:t>
            </w:r>
            <w:r>
              <w:t xml:space="preserve">onitoring of </w:t>
            </w:r>
            <w:r>
              <w:rPr>
                <w:rFonts w:hint="eastAsia"/>
              </w:rPr>
              <w:t>r</w:t>
            </w:r>
            <w:r>
              <w:t xml:space="preserve">ailway </w:t>
            </w:r>
            <w:r>
              <w:rPr>
                <w:rFonts w:hint="eastAsia"/>
              </w:rPr>
              <w:t>a</w:t>
            </w:r>
            <w:r>
              <w:t>ssets</w:t>
            </w:r>
          </w:p>
        </w:tc>
        <w:tc>
          <w:tcPr>
            <w:tcW w:w="0" w:type="auto"/>
            <w:vAlign w:val="center"/>
          </w:tcPr>
          <w:p w14:paraId="6BDEA68A" w14:textId="77777777" w:rsidR="003E7760" w:rsidRDefault="00000000">
            <w:pPr>
              <w:ind w:firstLineChars="0" w:firstLine="0"/>
              <w:jc w:val="center"/>
            </w:pPr>
            <w:r>
              <w:rPr>
                <w:rFonts w:hint="eastAsia"/>
              </w:rPr>
              <w:t>191</w:t>
            </w:r>
          </w:p>
        </w:tc>
        <w:tc>
          <w:tcPr>
            <w:tcW w:w="0" w:type="auto"/>
            <w:vAlign w:val="center"/>
          </w:tcPr>
          <w:p w14:paraId="57A7E2DC" w14:textId="77777777" w:rsidR="003E7760" w:rsidRDefault="00000000">
            <w:pPr>
              <w:ind w:firstLineChars="0" w:firstLine="0"/>
              <w:jc w:val="center"/>
            </w:pPr>
            <w:r>
              <w:rPr>
                <w:rFonts w:hint="eastAsia"/>
              </w:rPr>
              <w:t>2000-2025</w:t>
            </w:r>
          </w:p>
        </w:tc>
      </w:tr>
      <w:tr w:rsidR="003E7760" w14:paraId="06E65112" w14:textId="77777777" w:rsidTr="003E7760">
        <w:tc>
          <w:tcPr>
            <w:tcW w:w="1754" w:type="dxa"/>
            <w:vAlign w:val="center"/>
          </w:tcPr>
          <w:p w14:paraId="0193DA12" w14:textId="77777777" w:rsidR="003E7760" w:rsidRDefault="00000000">
            <w:pPr>
              <w:ind w:firstLineChars="0" w:firstLine="0"/>
              <w:jc w:val="center"/>
            </w:pPr>
            <w:r>
              <w:fldChar w:fldCharType="begin"/>
            </w:r>
            <w:r>
              <w:instrText xml:space="preserve"> ADDIN ZOTERO_ITEM CSL_CITATION {"citationID":"GRZKslfT","properties":{"formattedCitation":"(Zhang, Zhang and Dinavahi, 2025)","plainCitation":"(Zhang, Zhang and Dinavahi, 2025)","noteIndex":0},"citationItems":[{"id":1896,"uris":["http://zotero.org/users/12349779/items/Q5M8LJ5T"],"itemData":{"id":1896,"type":"article-journal","abstract":"In recent years, artificial intelligence (AI) has revolutionized numerous sectors, including advanced transportation systems (ATS). This paper presents a comprehensive review of the latest machine learning (ML) applications within ATS, encompassing air, marine, and land transport modes. The review systematically categorizes and evaluates ML applications in four key subdomains: more-electric aircraft (MEA), all-electric ships (AES), high-speed rail (HSR), and electric vehicles (EV). A total of 124 articles were analyzed, spanning January 2014 to December 2023, to identify the global focus and results of ML in ATS. Our findings reveal that ML methods significantly improve predictive maintenance, energy management, fault diagnosis, and system optimization in ATS. However, the adoption and integration of ML face challenges related to data quality, model complexity, and real-time implementation. This review serves as a multidisciplinary research roadmap, considering ATS as a whole and taking a broad perspective of ML applications in ATS; highlighting open challenges and future directions, including dealing with data limitations, computational demands, applying transformers for time series forecasting, applying other emerging ML methods in ATS, and combining different ML approaches. The insights provided aim to facilitate further adoption of ML by both academia and industry, ultimately contributing to the evolution of intelligent and efficient transportation systems. © 2025 The Authors","container-title":"eTransportation","DOI":"10.1016/j.etran.2025.100417","ISSN":"2590-1168","journalAbbreviation":"eTransp.","language":"en","publisher":"Elsevier B.V.","source":"Scopus","title":"A survey of machine learning applications in advanced transportation systems: Trends, techniques, and future directions","title-short":"A survey of machine learning applications in advanced transportation systems","volume":"24","author":[{"family":"Zhang","given":"Yuzhong"},{"family":"Zhang","given":"Songyang"},{"family":"Dinavahi","given":"Venkata"}],"issued":{"date-parts":[["2025"]]}}}],"schema":"https://github.com/citation-style-language/schema/raw/master/csl-citation.json"} </w:instrText>
            </w:r>
            <w:r>
              <w:fldChar w:fldCharType="separate"/>
            </w:r>
            <w:r>
              <w:rPr>
                <w:rFonts w:cs="Times New Roman"/>
              </w:rPr>
              <w:t>(Zhang, Zhang and Dinavahi, 2025)</w:t>
            </w:r>
            <w:r>
              <w:fldChar w:fldCharType="end"/>
            </w:r>
          </w:p>
        </w:tc>
        <w:tc>
          <w:tcPr>
            <w:tcW w:w="2443" w:type="dxa"/>
            <w:vAlign w:val="center"/>
          </w:tcPr>
          <w:p w14:paraId="2021958B" w14:textId="77777777" w:rsidR="003E7760" w:rsidRDefault="00000000">
            <w:pPr>
              <w:ind w:firstLineChars="0" w:firstLine="0"/>
              <w:jc w:val="center"/>
            </w:pPr>
            <w:r>
              <w:t>Machine learning and data related to advanced transportation systems</w:t>
            </w:r>
          </w:p>
        </w:tc>
        <w:tc>
          <w:tcPr>
            <w:tcW w:w="0" w:type="auto"/>
            <w:vAlign w:val="center"/>
          </w:tcPr>
          <w:p w14:paraId="4372C765" w14:textId="77777777" w:rsidR="003E7760" w:rsidRDefault="00000000">
            <w:pPr>
              <w:ind w:firstLineChars="0" w:firstLine="0"/>
              <w:jc w:val="center"/>
            </w:pPr>
            <w:r>
              <w:t xml:space="preserve">Fault </w:t>
            </w:r>
            <w:r>
              <w:rPr>
                <w:rFonts w:hint="eastAsia"/>
              </w:rPr>
              <w:t>d</w:t>
            </w:r>
            <w:r>
              <w:t xml:space="preserve">iagnosis, </w:t>
            </w:r>
            <w:r>
              <w:rPr>
                <w:rFonts w:hint="eastAsia"/>
              </w:rPr>
              <w:t>s</w:t>
            </w:r>
            <w:r>
              <w:t xml:space="preserve">tate </w:t>
            </w:r>
            <w:r>
              <w:rPr>
                <w:rFonts w:hint="eastAsia"/>
              </w:rPr>
              <w:t>e</w:t>
            </w:r>
            <w:r>
              <w:t xml:space="preserve">stimation, </w:t>
            </w:r>
            <w:r>
              <w:rPr>
                <w:rFonts w:hint="eastAsia"/>
              </w:rPr>
              <w:t>c</w:t>
            </w:r>
            <w:r>
              <w:t xml:space="preserve">ondition </w:t>
            </w:r>
            <w:r>
              <w:rPr>
                <w:rFonts w:hint="eastAsia"/>
              </w:rPr>
              <w:t>m</w:t>
            </w:r>
            <w:r>
              <w:t>onitoring</w:t>
            </w:r>
          </w:p>
        </w:tc>
        <w:tc>
          <w:tcPr>
            <w:tcW w:w="0" w:type="auto"/>
            <w:vAlign w:val="center"/>
          </w:tcPr>
          <w:p w14:paraId="25584120" w14:textId="77777777" w:rsidR="003E7760" w:rsidRDefault="00000000">
            <w:pPr>
              <w:ind w:firstLineChars="0" w:firstLine="0"/>
              <w:jc w:val="center"/>
            </w:pPr>
            <w:r>
              <w:rPr>
                <w:rFonts w:hint="eastAsia"/>
              </w:rPr>
              <w:t>124</w:t>
            </w:r>
          </w:p>
        </w:tc>
        <w:tc>
          <w:tcPr>
            <w:tcW w:w="0" w:type="auto"/>
            <w:vAlign w:val="center"/>
          </w:tcPr>
          <w:p w14:paraId="45C73919" w14:textId="77777777" w:rsidR="003E7760" w:rsidRDefault="00000000">
            <w:pPr>
              <w:ind w:firstLineChars="0" w:firstLine="0"/>
              <w:jc w:val="center"/>
            </w:pPr>
            <w:r>
              <w:rPr>
                <w:rFonts w:hint="eastAsia"/>
              </w:rPr>
              <w:t>2014-2023</w:t>
            </w:r>
          </w:p>
        </w:tc>
      </w:tr>
      <w:tr w:rsidR="003E7760" w14:paraId="509F8FB4" w14:textId="77777777" w:rsidTr="003E7760">
        <w:tc>
          <w:tcPr>
            <w:tcW w:w="1754" w:type="dxa"/>
            <w:vAlign w:val="center"/>
          </w:tcPr>
          <w:p w14:paraId="35204D64" w14:textId="77777777" w:rsidR="003E7760" w:rsidRDefault="00000000">
            <w:pPr>
              <w:ind w:firstLineChars="0" w:firstLine="0"/>
              <w:jc w:val="center"/>
            </w:pPr>
            <w:r>
              <w:lastRenderedPageBreak/>
              <w:fldChar w:fldCharType="begin"/>
            </w:r>
            <w:r>
              <w:instrText xml:space="preserve"> ADDIN ZOTERO_ITEM CSL_CITATION {"citationID":"W5A4kr3h","properties":{"formattedCitation":"(Zhang {\\i{}et al.}, 2026)","plainCitation":"(Zhang et al., 2026)","noteIndex":0},"citationItems":[{"id":1889,"uris":["http://zotero.org/users/12349779/items/CA6655AN"],"itemData":{"id":1889,"type":"article-journal","abstract":"Point cloud technology, characterized by its high-precision 3D geometric acquisition in complex railway environments, has become a cornerstone for the...","container-title":"Sensors","DOI":"10.3390/s26041131","ISSN":"1424-8220","issue":"4","language":"en","license":"http://creativecommons.org/licenses/by/3.0/","publisher":"Multidisciplinary Digital Publishing Institute","source":"www.mdpi.com","title":"From point clouds to predictive maintenance: A review of intelligent railway infrastructure monitoring","title-short":"From Point Clouds to Predictive Maintenance","URL":"https://www.mdpi.com/1424-8220/26/4/1131","volume":"26","author":[{"family":"Zhang","given":"Yalin"},{"family":"Dai","given":"Peng"},{"family":"Sysyn","given":"Mykola"},{"family":"Hu","given":"Yuchuan"},{"family":"Kou","given":"Lei"},{"family":"Song","given":"Haoran"},{"family":"Shi","given":"Jing"}],"accessed":{"date-parts":[["2026",3,31]]},"issued":{"date-parts":[["2026",2,10]]}}}],"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2026)</w:t>
            </w:r>
            <w:r>
              <w:fldChar w:fldCharType="end"/>
            </w:r>
          </w:p>
        </w:tc>
        <w:tc>
          <w:tcPr>
            <w:tcW w:w="2443" w:type="dxa"/>
            <w:vAlign w:val="center"/>
          </w:tcPr>
          <w:p w14:paraId="3345B458" w14:textId="77777777" w:rsidR="003E7760" w:rsidRDefault="00000000">
            <w:pPr>
              <w:ind w:firstLineChars="0" w:firstLine="0"/>
              <w:jc w:val="center"/>
            </w:pPr>
            <w:r>
              <w:t>3D point cloud data</w:t>
            </w:r>
          </w:p>
        </w:tc>
        <w:tc>
          <w:tcPr>
            <w:tcW w:w="0" w:type="auto"/>
            <w:vAlign w:val="center"/>
          </w:tcPr>
          <w:p w14:paraId="14246498" w14:textId="77777777" w:rsidR="003E7760" w:rsidRDefault="00000000">
            <w:pPr>
              <w:ind w:firstLineChars="0" w:firstLine="0"/>
              <w:jc w:val="center"/>
            </w:pPr>
            <w:r>
              <w:t xml:space="preserve">Intelligent </w:t>
            </w:r>
            <w:r>
              <w:rPr>
                <w:rFonts w:hint="eastAsia"/>
              </w:rPr>
              <w:t>m</w:t>
            </w:r>
            <w:r>
              <w:t xml:space="preserve">onitoring, </w:t>
            </w:r>
            <w:r>
              <w:rPr>
                <w:rFonts w:hint="eastAsia"/>
              </w:rPr>
              <w:t>d</w:t>
            </w:r>
            <w:r>
              <w:t xml:space="preserve">igital </w:t>
            </w:r>
            <w:r>
              <w:rPr>
                <w:rFonts w:hint="eastAsia"/>
              </w:rPr>
              <w:t>t</w:t>
            </w:r>
            <w:r>
              <w:t xml:space="preserve">wins, and </w:t>
            </w:r>
            <w:r>
              <w:rPr>
                <w:rFonts w:hint="eastAsia"/>
              </w:rPr>
              <w:t>m</w:t>
            </w:r>
            <w:r>
              <w:t xml:space="preserve">aintenance of </w:t>
            </w:r>
            <w:r>
              <w:rPr>
                <w:rFonts w:hint="eastAsia"/>
              </w:rPr>
              <w:t>r</w:t>
            </w:r>
            <w:r>
              <w:t xml:space="preserve">ailway </w:t>
            </w:r>
            <w:r>
              <w:rPr>
                <w:rFonts w:hint="eastAsia"/>
              </w:rPr>
              <w:t>i</w:t>
            </w:r>
            <w:r>
              <w:t>nfrastructure</w:t>
            </w:r>
          </w:p>
        </w:tc>
        <w:tc>
          <w:tcPr>
            <w:tcW w:w="0" w:type="auto"/>
            <w:vAlign w:val="center"/>
          </w:tcPr>
          <w:p w14:paraId="5333DFC7" w14:textId="77777777" w:rsidR="003E7760" w:rsidRDefault="00000000">
            <w:pPr>
              <w:ind w:firstLineChars="0" w:firstLine="0"/>
              <w:jc w:val="center"/>
            </w:pPr>
            <w:r>
              <w:rPr>
                <w:rFonts w:hint="eastAsia"/>
              </w:rPr>
              <w:t>234</w:t>
            </w:r>
          </w:p>
        </w:tc>
        <w:tc>
          <w:tcPr>
            <w:tcW w:w="0" w:type="auto"/>
            <w:vAlign w:val="center"/>
          </w:tcPr>
          <w:p w14:paraId="081CB6DA" w14:textId="77777777" w:rsidR="003E7760" w:rsidRDefault="00000000">
            <w:pPr>
              <w:ind w:firstLineChars="0" w:firstLine="0"/>
              <w:jc w:val="center"/>
            </w:pPr>
            <w:r>
              <w:rPr>
                <w:rFonts w:hint="eastAsia"/>
              </w:rPr>
              <w:t>2000-2024</w:t>
            </w:r>
          </w:p>
        </w:tc>
      </w:tr>
    </w:tbl>
    <w:p w14:paraId="4B105CD1" w14:textId="77777777" w:rsidR="003E7760" w:rsidRDefault="003E7760">
      <w:pPr>
        <w:ind w:firstLine="480"/>
      </w:pPr>
    </w:p>
    <w:p w14:paraId="41915EA2" w14:textId="77777777" w:rsidR="003E7760" w:rsidRDefault="00000000">
      <w:pPr>
        <w:pStyle w:val="2"/>
      </w:pPr>
      <w:r>
        <w:rPr>
          <w:rFonts w:hint="eastAsia"/>
        </w:rPr>
        <w:t>Research Objectives</w:t>
      </w:r>
    </w:p>
    <w:p w14:paraId="54923377" w14:textId="77777777" w:rsidR="003E7760" w:rsidRDefault="00000000">
      <w:pPr>
        <w:ind w:firstLineChars="300" w:firstLine="720"/>
      </w:pPr>
      <w:r>
        <w:t>This paper pursues four objectives: (1) To systematically review and analyze the inherent limitations of traditional railway operation and maintenance systems in areas such as perception, assessment, and execution.</w:t>
      </w:r>
      <w:r>
        <w:rPr>
          <w:rFonts w:hint="eastAsia"/>
        </w:rPr>
        <w:t xml:space="preserve"> </w:t>
      </w:r>
      <w:r>
        <w:t>(2) To propose and justify a dual-loop intelligent O&amp;M architecture that integrates an AI-driven decision loop — spanning the full infrastructure lifecycle — with a highly automated physical execution loop. (3) To evaluate the feasibility and performance of the proposed architecture through engineering case studies drawn from operational long-distance railway lines. (4) To identify open research challenges and outline a development roadmap for AI-driven intelligent O&amp;M in large-scale railway networks.</w:t>
      </w:r>
    </w:p>
    <w:p w14:paraId="16672DA6" w14:textId="77777777" w:rsidR="003E7760" w:rsidRDefault="00000000">
      <w:pPr>
        <w:pStyle w:val="2"/>
      </w:pPr>
      <w:r>
        <w:rPr>
          <w:rFonts w:hint="eastAsia"/>
        </w:rPr>
        <w:t>Section Description</w:t>
      </w:r>
    </w:p>
    <w:p w14:paraId="720D8259" w14:textId="77777777" w:rsidR="003E7760" w:rsidRDefault="00000000">
      <w:pPr>
        <w:ind w:firstLineChars="300" w:firstLine="720"/>
      </w:pPr>
      <w:r>
        <w:t>The subsequent sections of this paper are organized as follows: Section 2 analyzes the inherent limitations of existing railway operation and maintenance systems, discussing bottlenecks in current sensing, precise measurement, condition assessment, and traditional maintenance methods. Section 3 elaborates on the design logic and key technologies of the “dual-loop” intelligent operation and maintenance system, including the artificial intelligence decision-making loop covering the entire lifecycle and the highly automated precise execution loop. Section 4 evaluates the deployment and performance of the AI methods reviewed in Section 3 through engineering case studies drawn from operational railway lines. Finally, Section 5 summarizes the main research conclusions of this paper and outlines future development directions in the field of intelligent railway O&amp;M.</w:t>
      </w:r>
    </w:p>
    <w:p w14:paraId="3319AD3D" w14:textId="77777777" w:rsidR="003E7760" w:rsidRDefault="00000000">
      <w:pPr>
        <w:pStyle w:val="1"/>
      </w:pPr>
      <w:bookmarkStart w:id="10" w:name="OLE_LINK6"/>
      <w:r>
        <w:t xml:space="preserve">Inherent Constraints in the Existing O&amp;M </w:t>
      </w:r>
      <w:r>
        <w:rPr>
          <w:rFonts w:hint="eastAsia"/>
        </w:rPr>
        <w:t>System</w:t>
      </w:r>
      <w:bookmarkEnd w:id="10"/>
    </w:p>
    <w:p w14:paraId="0508F0FF" w14:textId="77777777" w:rsidR="003E7760" w:rsidRDefault="00000000">
      <w:pPr>
        <w:ind w:firstLine="480"/>
      </w:pPr>
      <w:r>
        <w:t>This section reviews railway infrastructure O&amp;M from four main aspects: perception, assessment, decision-making, and maintenance. It summarizes the representative technologies and methods at each stage, covering condition detection, state evaluation, maintenance decision support, and maintenance implementation. These aspects provide a systematic view of the technical chain in railway infrastructure O&amp;M.</w:t>
      </w:r>
    </w:p>
    <w:p w14:paraId="62F284AD" w14:textId="77777777" w:rsidR="003E7760" w:rsidRDefault="00000000">
      <w:pPr>
        <w:pStyle w:val="2"/>
      </w:pPr>
      <w:r>
        <w:t>Perception</w:t>
      </w:r>
    </w:p>
    <w:p w14:paraId="3F32A849" w14:textId="77777777" w:rsidR="003E7760" w:rsidRDefault="00000000">
      <w:pPr>
        <w:pStyle w:val="3"/>
        <w:spacing w:before="156"/>
      </w:pPr>
      <w:bookmarkStart w:id="11" w:name="OLE_LINK24"/>
      <w:r>
        <w:lastRenderedPageBreak/>
        <w:t>Precision Measurement Technologies</w:t>
      </w:r>
    </w:p>
    <w:bookmarkEnd w:id="11"/>
    <w:p w14:paraId="565D6543" w14:textId="6A28AD99" w:rsidR="003E7760" w:rsidRDefault="00000000">
      <w:pPr>
        <w:ind w:firstLine="480"/>
      </w:pPr>
      <w:r>
        <w:t xml:space="preserve">Precision measurement technologies for railway infrastructure can be categorized by their observation targets into two complementary groups: explicit surface defects detectable via direct sensing, and implicit subsurface conditions requiring indirect non-destructive methods. </w:t>
      </w:r>
      <w:r>
        <w:fldChar w:fldCharType="begin"/>
      </w:r>
      <w:r>
        <w:instrText xml:space="preserve"> REF _Ref229833378 \h  \* MERGEFORMAT </w:instrText>
      </w:r>
      <w:r>
        <w:fldChar w:fldCharType="separate"/>
      </w:r>
      <w:r w:rsidR="00BA048F">
        <w:t>Table 2</w:t>
      </w:r>
      <w:r>
        <w:fldChar w:fldCharType="end"/>
      </w:r>
      <w:r>
        <w:t xml:space="preserve"> provides a systematic comparison</w:t>
      </w:r>
      <w:r>
        <w:rPr>
          <w:rFonts w:hint="eastAsia"/>
        </w:rPr>
        <w:t>, and</w:t>
      </w:r>
      <w:r>
        <w:t xml:space="preserve"> key technologies are summarized in the following paragraphs.</w:t>
      </w:r>
    </w:p>
    <w:p w14:paraId="4478100E" w14:textId="6983641A" w:rsidR="003E7760" w:rsidRDefault="00000000">
      <w:pPr>
        <w:pStyle w:val="a3"/>
        <w:keepNext/>
      </w:pPr>
      <w:bookmarkStart w:id="12" w:name="_Ref229833378"/>
      <w:r>
        <w:t xml:space="preserve">Table </w:t>
      </w:r>
      <w:fldSimple w:instr=" SEQ Table \* ARABIC ">
        <w:r w:rsidR="00BA048F">
          <w:rPr>
            <w:noProof/>
          </w:rPr>
          <w:t>2</w:t>
        </w:r>
      </w:fldSimple>
      <w:bookmarkEnd w:id="12"/>
      <w:r>
        <w:rPr>
          <w:rFonts w:hint="eastAsia"/>
        </w:rPr>
        <w:t>.</w:t>
      </w:r>
      <w:r>
        <w:rPr>
          <w:rFonts w:hint="eastAsia"/>
          <w:b/>
          <w:bCs/>
        </w:rPr>
        <w:t xml:space="preserve"> </w:t>
      </w:r>
      <w:r>
        <w:t>Comparison of Precision Detection Technologies for Railway Infrastructure</w:t>
      </w:r>
    </w:p>
    <w:tbl>
      <w:tblPr>
        <w:tblStyle w:val="afa"/>
        <w:tblW w:w="5000" w:type="pct"/>
        <w:tblLayout w:type="fixed"/>
        <w:tblLook w:val="04A0" w:firstRow="1" w:lastRow="0" w:firstColumn="1" w:lastColumn="0" w:noHBand="0" w:noVBand="1"/>
      </w:tblPr>
      <w:tblGrid>
        <w:gridCol w:w="1560"/>
        <w:gridCol w:w="1417"/>
        <w:gridCol w:w="1558"/>
        <w:gridCol w:w="1419"/>
        <w:gridCol w:w="1417"/>
        <w:gridCol w:w="935"/>
      </w:tblGrid>
      <w:tr w:rsidR="003E7760" w14:paraId="3BF06E53" w14:textId="77777777" w:rsidTr="003E7760">
        <w:trPr>
          <w:cnfStyle w:val="100000000000" w:firstRow="1" w:lastRow="0" w:firstColumn="0" w:lastColumn="0" w:oddVBand="0" w:evenVBand="0" w:oddHBand="0" w:evenHBand="0" w:firstRowFirstColumn="0" w:firstRowLastColumn="0" w:lastRowFirstColumn="0" w:lastRowLastColumn="0"/>
        </w:trPr>
        <w:tc>
          <w:tcPr>
            <w:tcW w:w="939" w:type="pct"/>
            <w:vAlign w:val="center"/>
          </w:tcPr>
          <w:p w14:paraId="23B7B969" w14:textId="77777777" w:rsidR="003E7760" w:rsidRDefault="00000000">
            <w:pPr>
              <w:ind w:firstLineChars="0" w:firstLine="0"/>
              <w:jc w:val="center"/>
              <w:rPr>
                <w:b/>
                <w:bCs/>
              </w:rPr>
            </w:pPr>
            <w:r>
              <w:rPr>
                <w:b/>
                <w:bCs/>
              </w:rPr>
              <w:t>Technology</w:t>
            </w:r>
          </w:p>
        </w:tc>
        <w:tc>
          <w:tcPr>
            <w:tcW w:w="853" w:type="pct"/>
            <w:vAlign w:val="center"/>
          </w:tcPr>
          <w:p w14:paraId="5A50C4D7" w14:textId="77777777" w:rsidR="003E7760" w:rsidRDefault="00000000">
            <w:pPr>
              <w:ind w:firstLineChars="0" w:firstLine="0"/>
              <w:jc w:val="center"/>
              <w:rPr>
                <w:b/>
                <w:bCs/>
              </w:rPr>
            </w:pPr>
            <w:r>
              <w:rPr>
                <w:b/>
                <w:bCs/>
              </w:rPr>
              <w:t xml:space="preserve">Detection Target </w:t>
            </w:r>
          </w:p>
        </w:tc>
        <w:tc>
          <w:tcPr>
            <w:tcW w:w="938" w:type="pct"/>
            <w:vAlign w:val="center"/>
          </w:tcPr>
          <w:p w14:paraId="679C41D2" w14:textId="77777777" w:rsidR="003E7760" w:rsidRDefault="00000000">
            <w:pPr>
              <w:ind w:firstLineChars="0" w:firstLine="0"/>
              <w:jc w:val="center"/>
              <w:rPr>
                <w:b/>
                <w:bCs/>
              </w:rPr>
            </w:pPr>
            <w:r>
              <w:rPr>
                <w:b/>
                <w:bCs/>
              </w:rPr>
              <w:t xml:space="preserve">Principle </w:t>
            </w:r>
          </w:p>
        </w:tc>
        <w:tc>
          <w:tcPr>
            <w:tcW w:w="854" w:type="pct"/>
            <w:vAlign w:val="center"/>
          </w:tcPr>
          <w:p w14:paraId="70960DB2" w14:textId="77777777" w:rsidR="003E7760" w:rsidRDefault="00000000">
            <w:pPr>
              <w:ind w:firstLineChars="0" w:firstLine="0"/>
              <w:jc w:val="center"/>
              <w:rPr>
                <w:b/>
                <w:bCs/>
              </w:rPr>
            </w:pPr>
            <w:r>
              <w:rPr>
                <w:b/>
                <w:bCs/>
              </w:rPr>
              <w:t xml:space="preserve">Advantages </w:t>
            </w:r>
          </w:p>
        </w:tc>
        <w:tc>
          <w:tcPr>
            <w:tcW w:w="853" w:type="pct"/>
            <w:vAlign w:val="center"/>
          </w:tcPr>
          <w:p w14:paraId="479861E5" w14:textId="77777777" w:rsidR="003E7760" w:rsidRDefault="00000000">
            <w:pPr>
              <w:ind w:firstLineChars="0" w:firstLine="0"/>
              <w:jc w:val="center"/>
              <w:rPr>
                <w:b/>
                <w:bCs/>
              </w:rPr>
            </w:pPr>
            <w:r>
              <w:rPr>
                <w:b/>
                <w:bCs/>
              </w:rPr>
              <w:t xml:space="preserve">Limitations </w:t>
            </w:r>
          </w:p>
        </w:tc>
        <w:tc>
          <w:tcPr>
            <w:tcW w:w="563" w:type="pct"/>
          </w:tcPr>
          <w:p w14:paraId="5F856D07" w14:textId="77777777" w:rsidR="003E7760" w:rsidRDefault="00000000">
            <w:pPr>
              <w:ind w:firstLineChars="0" w:firstLine="0"/>
              <w:jc w:val="center"/>
              <w:rPr>
                <w:b/>
                <w:bCs/>
              </w:rPr>
            </w:pPr>
            <w:r>
              <w:rPr>
                <w:b/>
                <w:bCs/>
              </w:rPr>
              <w:t>Key References</w:t>
            </w:r>
          </w:p>
        </w:tc>
      </w:tr>
      <w:tr w:rsidR="003E7760" w14:paraId="29CABE01" w14:textId="77777777" w:rsidTr="003E7760">
        <w:tc>
          <w:tcPr>
            <w:tcW w:w="939" w:type="pct"/>
          </w:tcPr>
          <w:p w14:paraId="11C541B8" w14:textId="77777777" w:rsidR="003E7760" w:rsidRDefault="00000000">
            <w:pPr>
              <w:ind w:firstLineChars="0" w:firstLine="0"/>
              <w:jc w:val="center"/>
            </w:pPr>
            <w:r>
              <w:t>Eddy Current Testing</w:t>
            </w:r>
          </w:p>
        </w:tc>
        <w:tc>
          <w:tcPr>
            <w:tcW w:w="853" w:type="pct"/>
          </w:tcPr>
          <w:p w14:paraId="5776E1F8" w14:textId="77777777" w:rsidR="003E7760" w:rsidRDefault="00000000">
            <w:pPr>
              <w:ind w:firstLineChars="0" w:firstLine="0"/>
              <w:jc w:val="center"/>
            </w:pPr>
            <w:r>
              <w:t>Rail surface defects</w:t>
            </w:r>
          </w:p>
        </w:tc>
        <w:tc>
          <w:tcPr>
            <w:tcW w:w="938" w:type="pct"/>
          </w:tcPr>
          <w:p w14:paraId="06C7D4CB" w14:textId="77777777" w:rsidR="003E7760" w:rsidRDefault="00000000">
            <w:pPr>
              <w:ind w:firstLineChars="0" w:firstLine="0"/>
              <w:jc w:val="center"/>
            </w:pPr>
            <w:r>
              <w:t>Electromagnetic induction</w:t>
            </w:r>
          </w:p>
        </w:tc>
        <w:tc>
          <w:tcPr>
            <w:tcW w:w="854" w:type="pct"/>
          </w:tcPr>
          <w:p w14:paraId="3B3B203A" w14:textId="77777777" w:rsidR="003E7760" w:rsidRDefault="00000000">
            <w:pPr>
              <w:ind w:firstLineChars="0" w:firstLine="0"/>
              <w:jc w:val="center"/>
            </w:pPr>
            <w:r>
              <w:t>Non-contact</w:t>
            </w:r>
            <w:r>
              <w:rPr>
                <w:rFonts w:hint="eastAsia"/>
              </w:rPr>
              <w:t>,</w:t>
            </w:r>
            <w:r>
              <w:t xml:space="preserve"> high speed</w:t>
            </w:r>
          </w:p>
        </w:tc>
        <w:tc>
          <w:tcPr>
            <w:tcW w:w="853" w:type="pct"/>
          </w:tcPr>
          <w:p w14:paraId="6650188D" w14:textId="77777777" w:rsidR="003E7760" w:rsidRDefault="00000000">
            <w:pPr>
              <w:ind w:firstLineChars="0" w:firstLine="0"/>
              <w:jc w:val="center"/>
            </w:pPr>
            <w:r>
              <w:t>Applicable to conductive surfaces only</w:t>
            </w:r>
            <w:r>
              <w:rPr>
                <w:rFonts w:hint="eastAsia"/>
              </w:rPr>
              <w:t xml:space="preserve">, </w:t>
            </w:r>
            <w:r>
              <w:t>sensitive to rail surface roughness</w:t>
            </w:r>
          </w:p>
        </w:tc>
        <w:tc>
          <w:tcPr>
            <w:tcW w:w="563" w:type="pct"/>
          </w:tcPr>
          <w:p w14:paraId="56C65EE6" w14:textId="3E178D20" w:rsidR="003E7760" w:rsidRDefault="00000000">
            <w:pPr>
              <w:ind w:firstLineChars="0" w:firstLine="0"/>
              <w:jc w:val="center"/>
            </w:pPr>
            <w:r>
              <w:fldChar w:fldCharType="begin"/>
            </w:r>
            <w:r w:rsidR="000A3919">
              <w:instrText xml:space="preserve"> ADDIN ZOTERO_ITEM CSL_CITATION {"citationID":"vDaJp7LK","properties":{"unsorted":false,"formattedCitation":"(Peng,Jianping, 2017)","plainCitation":"(Peng,Jianping, 2017)","noteIndex":0},"citationItems":[{"id":"owbJ2Ida/v3anQf3O","uris":["http://zotero.or</w:instrText>
            </w:r>
            <w:r w:rsidR="000A3919">
              <w:rPr>
                <w:rFonts w:hint="eastAsia"/>
              </w:rPr>
              <w:instrText>g/users/18998733/items/MNSSBXFV"],"itemData":{"id":236,"type":"thesis","abstract":"</w:instrText>
            </w:r>
            <w:r w:rsidR="000A3919">
              <w:rPr>
                <w:rFonts w:hint="eastAsia"/>
              </w:rPr>
              <w:instrText>步入</w:instrText>
            </w:r>
            <w:r w:rsidR="000A3919">
              <w:rPr>
                <w:rFonts w:hint="eastAsia"/>
              </w:rPr>
              <w:instrText>21</w:instrText>
            </w:r>
            <w:r w:rsidR="000A3919">
              <w:rPr>
                <w:rFonts w:hint="eastAsia"/>
              </w:rPr>
              <w:instrText>世纪</w:instrText>
            </w:r>
            <w:r w:rsidR="000A3919">
              <w:rPr>
                <w:rFonts w:hint="eastAsia"/>
              </w:rPr>
              <w:instrText>,</w:instrText>
            </w:r>
            <w:r w:rsidR="000A3919">
              <w:rPr>
                <w:rFonts w:hint="eastAsia"/>
              </w:rPr>
              <w:instrText>铁路作为重要的交通运输工具</w:instrText>
            </w:r>
            <w:r w:rsidR="000A3919">
              <w:rPr>
                <w:rFonts w:hint="eastAsia"/>
              </w:rPr>
              <w:instrText>,</w:instrText>
            </w:r>
            <w:r w:rsidR="000A3919">
              <w:rPr>
                <w:rFonts w:hint="eastAsia"/>
              </w:rPr>
              <w:instrText>迎来了蓬勃发展机遇。钢轨滚动接触疲劳裂纹</w:instrText>
            </w:r>
            <w:r w:rsidR="000A3919">
              <w:rPr>
                <w:rFonts w:hint="eastAsia"/>
              </w:rPr>
              <w:instrText>(RCF)</w:instrText>
            </w:r>
            <w:r w:rsidR="000A3919">
              <w:rPr>
                <w:rFonts w:hint="eastAsia"/>
              </w:rPr>
              <w:instrText>存在于各类铁路钢轨中的一种普遍的安全隐患</w:instrText>
            </w:r>
            <w:r w:rsidR="000A3919">
              <w:rPr>
                <w:rFonts w:hint="eastAsia"/>
              </w:rPr>
              <w:instrText>,</w:instrText>
            </w:r>
            <w:r w:rsidR="000A3919">
              <w:rPr>
                <w:rFonts w:hint="eastAsia"/>
              </w:rPr>
              <w:instrText>备受关注。在重载运输铁路中直接导致钢轨维护和更换量的增加</w:instrText>
            </w:r>
            <w:r w:rsidR="000A3919">
              <w:rPr>
                <w:rFonts w:hint="eastAsia"/>
              </w:rPr>
              <w:instrText>,</w:instrText>
            </w:r>
            <w:r w:rsidR="000A3919">
              <w:rPr>
                <w:rFonts w:hint="eastAsia"/>
              </w:rPr>
              <w:instrText>在高铁领域</w:instrText>
            </w:r>
            <w:r w:rsidR="000A3919">
              <w:rPr>
                <w:rFonts w:hint="eastAsia"/>
              </w:rPr>
              <w:instrText>,</w:instrText>
            </w:r>
            <w:r w:rsidR="000A3919">
              <w:rPr>
                <w:rFonts w:hint="eastAsia"/>
              </w:rPr>
              <w:instrText>由于缺乏足够的检测时间而成为铁路安全的重要隐患。本论文旨在研究和改善一种新颖的兼具涡流和热成像优势的无损检测方法——涡流脉冲热成像方法</w:instrText>
            </w:r>
            <w:r w:rsidR="000A3919">
              <w:rPr>
                <w:rFonts w:hint="eastAsia"/>
              </w:rPr>
              <w:instrText>,</w:instrText>
            </w:r>
            <w:r w:rsidR="000A3919">
              <w:rPr>
                <w:rFonts w:hint="eastAsia"/>
              </w:rPr>
              <w:instrText>开展早期钢轨</w:instrText>
            </w:r>
            <w:r w:rsidR="000A3919">
              <w:rPr>
                <w:rFonts w:hint="eastAsia"/>
              </w:rPr>
              <w:instrText>RCF</w:instrText>
            </w:r>
            <w:r w:rsidR="000A3919">
              <w:rPr>
                <w:rFonts w:hint="eastAsia"/>
              </w:rPr>
              <w:instrText>裂纹检测</w:instrText>
            </w:r>
            <w:r w:rsidR="000A3919">
              <w:rPr>
                <w:rFonts w:hint="eastAsia"/>
              </w:rPr>
              <w:instrText>,</w:instrText>
            </w:r>
            <w:r w:rsidR="000A3919">
              <w:rPr>
                <w:rFonts w:hint="eastAsia"/>
              </w:rPr>
              <w:instrText>提高钢轨运营安全性。钢轨</w:instrText>
            </w:r>
            <w:r w:rsidR="000A3919">
              <w:rPr>
                <w:rFonts w:hint="eastAsia"/>
              </w:rPr>
              <w:instrText>RCF</w:instrText>
            </w:r>
            <w:r w:rsidR="000A3919">
              <w:rPr>
                <w:rFonts w:hint="eastAsia"/>
              </w:rPr>
              <w:instrText>裂纹分布在钢轨轨面表层</w:instrText>
            </w:r>
            <w:r w:rsidR="000A3919">
              <w:rPr>
                <w:rFonts w:hint="eastAsia"/>
              </w:rPr>
              <w:instrText>,</w:instrText>
            </w:r>
            <w:r w:rsidR="000A3919">
              <w:rPr>
                <w:rFonts w:hint="eastAsia"/>
              </w:rPr>
              <w:instrText>向轨头以一定倾角度生长且密集分布</w:instrText>
            </w:r>
            <w:r w:rsidR="000A3919">
              <w:rPr>
                <w:rFonts w:hint="eastAsia"/>
              </w:rPr>
              <w:instrText>,</w:instrText>
            </w:r>
            <w:r w:rsidR="000A3919">
              <w:rPr>
                <w:rFonts w:hint="eastAsia"/>
              </w:rPr>
              <w:instrText>对常规的钢轨探伤技术</w:instrText>
            </w:r>
            <w:r w:rsidR="000A3919">
              <w:rPr>
                <w:rFonts w:hint="eastAsia"/>
              </w:rPr>
              <w:instrText>,</w:instrText>
            </w:r>
            <w:r w:rsidR="000A3919">
              <w:rPr>
                <w:rFonts w:hint="eastAsia"/>
              </w:rPr>
              <w:instrText>如超声、电磁方法都面临巨大的挑战。本文基于涡流脉冲热成像方法</w:instrText>
            </w:r>
            <w:r w:rsidR="000A3919">
              <w:rPr>
                <w:rFonts w:hint="eastAsia"/>
              </w:rPr>
              <w:instrText>,</w:instrText>
            </w:r>
            <w:r w:rsidR="000A3919">
              <w:rPr>
                <w:rFonts w:hint="eastAsia"/>
              </w:rPr>
              <w:instrText>研究钢轨</w:instrText>
            </w:r>
            <w:r w:rsidR="000A3919">
              <w:rPr>
                <w:rFonts w:hint="eastAsia"/>
              </w:rPr>
              <w:instrText>RCF</w:instrText>
            </w:r>
            <w:r w:rsidR="000A3919">
              <w:rPr>
                <w:rFonts w:hint="eastAsia"/>
              </w:rPr>
              <w:instrText>裂纹的特征</w:instrText>
            </w:r>
            <w:r w:rsidR="000A3919">
              <w:rPr>
                <w:rFonts w:hint="eastAsia"/>
              </w:rPr>
              <w:instrText>,</w:instrText>
            </w:r>
            <w:r w:rsidR="000A3919">
              <w:rPr>
                <w:rFonts w:hint="eastAsia"/>
              </w:rPr>
              <w:instrText>以角度裂纹模型为基础</w:instrText>
            </w:r>
            <w:r w:rsidR="000A3919">
              <w:rPr>
                <w:rFonts w:hint="eastAsia"/>
              </w:rPr>
              <w:instrText>,</w:instrText>
            </w:r>
            <w:r w:rsidR="000A3919">
              <w:rPr>
                <w:rFonts w:hint="eastAsia"/>
              </w:rPr>
              <w:instrText>基于仿真和实验方法开展热响应特征研究和验证；在此基础上</w:instrText>
            </w:r>
            <w:r w:rsidR="000A3919">
              <w:rPr>
                <w:rFonts w:hint="eastAsia"/>
              </w:rPr>
              <w:instrText>,</w:instrText>
            </w:r>
            <w:r w:rsidR="000A3919">
              <w:rPr>
                <w:rFonts w:hint="eastAsia"/>
              </w:rPr>
              <w:instrText>提出了闭合型角度裂纹模型</w:instrText>
            </w:r>
            <w:r w:rsidR="000A3919">
              <w:rPr>
                <w:rFonts w:hint="eastAsia"/>
              </w:rPr>
              <w:instrText>,</w:instrText>
            </w:r>
            <w:r w:rsidR="000A3919">
              <w:rPr>
                <w:rFonts w:hint="eastAsia"/>
              </w:rPr>
              <w:instrText>研究自然</w:instrText>
            </w:r>
            <w:r w:rsidR="000A3919">
              <w:rPr>
                <w:rFonts w:hint="eastAsia"/>
              </w:rPr>
              <w:instrText>RCF</w:instrText>
            </w:r>
            <w:r w:rsidR="000A3919">
              <w:rPr>
                <w:rFonts w:hint="eastAsia"/>
              </w:rPr>
              <w:instrText>裂纹存在的局部接触、受力形变等问题；其次针对自然裂纹存在方向随机性和裂纹缝隙的异物填充对热特征的影响开展研究</w:instrText>
            </w:r>
            <w:r w:rsidR="000A3919">
              <w:rPr>
                <w:rFonts w:hint="eastAsia"/>
              </w:rPr>
              <w:instrText>,</w:instrText>
            </w:r>
            <w:r w:rsidR="000A3919">
              <w:rPr>
                <w:rFonts w:hint="eastAsia"/>
              </w:rPr>
              <w:instrText>进一步验证了自然裂纹的温度场特征；最后</w:instrText>
            </w:r>
            <w:r w:rsidR="000A3919">
              <w:rPr>
                <w:rFonts w:hint="eastAsia"/>
              </w:rPr>
              <w:instrText>,</w:instrText>
            </w:r>
            <w:r w:rsidR="000A3919">
              <w:rPr>
                <w:rFonts w:hint="eastAsia"/>
              </w:rPr>
              <w:instrText>开展了钢轨自然</w:instrText>
            </w:r>
            <w:r w:rsidR="000A3919">
              <w:rPr>
                <w:rFonts w:hint="eastAsia"/>
              </w:rPr>
              <w:instrText>RCF</w:instrText>
            </w:r>
            <w:r w:rsidR="000A3919">
              <w:rPr>
                <w:rFonts w:hint="eastAsia"/>
              </w:rPr>
              <w:instrText>缺陷的检测和热特征提取和验证实验。论文的主要贡献如下：</w:instrText>
            </w:r>
            <w:r w:rsidR="000A3919">
              <w:rPr>
                <w:rFonts w:hint="eastAsia"/>
              </w:rPr>
              <w:instrText>(1)</w:instrText>
            </w:r>
            <w:r w:rsidR="000A3919">
              <w:rPr>
                <w:rFonts w:hint="eastAsia"/>
              </w:rPr>
              <w:instrText>分析了涡流脉冲热成像方法理论基础</w:instrText>
            </w:r>
            <w:r w:rsidR="000A3919">
              <w:rPr>
                <w:rFonts w:hint="eastAsia"/>
              </w:rPr>
              <w:instrText>,</w:instrText>
            </w:r>
            <w:r w:rsidR="000A3919">
              <w:rPr>
                <w:rFonts w:hint="eastAsia"/>
              </w:rPr>
              <w:instrText>以铁磁性材料表面开口裂纹为例</w:instrText>
            </w:r>
            <w:r w:rsidR="000A3919">
              <w:rPr>
                <w:rFonts w:hint="eastAsia"/>
              </w:rPr>
              <w:instrText>,</w:instrText>
            </w:r>
            <w:r w:rsidR="000A3919">
              <w:rPr>
                <w:rFonts w:hint="eastAsia"/>
              </w:rPr>
              <w:instrText>分析了表面裂纹的热传导模</w:instrText>
            </w:r>
            <w:r w:rsidR="000A3919">
              <w:rPr>
                <w:rFonts w:hint="eastAsia"/>
              </w:rPr>
              <w:instrText xml:space="preserve">...","genre":"PhD thesis","language":"en","note":"Major: </w:instrText>
            </w:r>
            <w:r w:rsidR="000A3919">
              <w:rPr>
                <w:rFonts w:hint="eastAsia"/>
              </w:rPr>
              <w:instrText>电磁场与微波技术</w:instrText>
            </w:r>
            <w:r w:rsidR="000A3919">
              <w:rPr>
                <w:rFonts w:hint="eastAsia"/>
              </w:rPr>
              <w:instrText xml:space="preserve">\nFund: </w:instrText>
            </w:r>
            <w:r w:rsidR="000A3919">
              <w:rPr>
                <w:rFonts w:hint="eastAsia"/>
              </w:rPr>
              <w:instrText>国家自然基金</w:instrText>
            </w:r>
            <w:r w:rsidR="000A3919">
              <w:rPr>
                <w:rFonts w:hint="eastAsia"/>
              </w:rPr>
              <w:instrText>;</w:instrText>
            </w:r>
            <w:r w:rsidR="000A3919">
              <w:rPr>
                <w:rFonts w:hint="eastAsia"/>
              </w:rPr>
              <w:instrText>中国留学基金</w:instrText>
            </w:r>
            <w:r w:rsidR="000A3919">
              <w:rPr>
                <w:rFonts w:hint="eastAsia"/>
              </w:rPr>
              <w:instrText>;</w:instrText>
            </w:r>
            <w:r w:rsidR="000A3919">
              <w:rPr>
                <w:rFonts w:hint="eastAsia"/>
              </w:rPr>
              <w:instrText>；</w:instrText>
            </w:r>
            <w:r w:rsidR="000A3919">
              <w:rPr>
                <w:rFonts w:hint="eastAsia"/>
              </w:rPr>
              <w:instrText>","publisher":"Southwest Jiaotong University","source":"CNKI","title":"Research on the method</w:instrText>
            </w:r>
            <w:r w:rsidR="000A3919">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fldChar w:fldCharType="separate"/>
            </w:r>
            <w:r>
              <w:rPr>
                <w:rFonts w:cs="Times New Roman"/>
              </w:rPr>
              <w:t>(Peng,Jianping, 2017)</w:t>
            </w:r>
            <w:r>
              <w:fldChar w:fldCharType="end"/>
            </w:r>
          </w:p>
        </w:tc>
      </w:tr>
      <w:tr w:rsidR="003E7760" w14:paraId="6B411B5B" w14:textId="77777777" w:rsidTr="003E7760">
        <w:tc>
          <w:tcPr>
            <w:tcW w:w="939" w:type="pct"/>
          </w:tcPr>
          <w:p w14:paraId="61E7EB9A" w14:textId="77777777" w:rsidR="003E7760" w:rsidRDefault="00000000">
            <w:pPr>
              <w:ind w:firstLineChars="0" w:firstLine="0"/>
              <w:jc w:val="center"/>
            </w:pPr>
            <w:r>
              <w:t xml:space="preserve">Magnetic Flux Leakage </w:t>
            </w:r>
          </w:p>
        </w:tc>
        <w:tc>
          <w:tcPr>
            <w:tcW w:w="853" w:type="pct"/>
          </w:tcPr>
          <w:p w14:paraId="1946587A" w14:textId="77777777" w:rsidR="003E7760" w:rsidRDefault="00000000">
            <w:pPr>
              <w:ind w:firstLineChars="0" w:firstLine="0"/>
              <w:jc w:val="center"/>
            </w:pPr>
            <w:r>
              <w:t>Rail surface / near-surface</w:t>
            </w:r>
          </w:p>
        </w:tc>
        <w:tc>
          <w:tcPr>
            <w:tcW w:w="938" w:type="pct"/>
          </w:tcPr>
          <w:p w14:paraId="3ABCF884" w14:textId="77777777" w:rsidR="003E7760" w:rsidRDefault="00000000">
            <w:pPr>
              <w:ind w:firstLineChars="0" w:firstLine="0"/>
              <w:jc w:val="center"/>
            </w:pPr>
            <w:r>
              <w:t>Magnetic field distortion</w:t>
            </w:r>
          </w:p>
        </w:tc>
        <w:tc>
          <w:tcPr>
            <w:tcW w:w="854" w:type="pct"/>
          </w:tcPr>
          <w:p w14:paraId="7E96C2A1" w14:textId="77777777" w:rsidR="003E7760" w:rsidRDefault="00000000">
            <w:pPr>
              <w:ind w:firstLineChars="0" w:firstLine="0"/>
              <w:jc w:val="center"/>
            </w:pPr>
            <w:r>
              <w:t>High sensitivity</w:t>
            </w:r>
          </w:p>
        </w:tc>
        <w:tc>
          <w:tcPr>
            <w:tcW w:w="853" w:type="pct"/>
          </w:tcPr>
          <w:p w14:paraId="78B5A328" w14:textId="77777777" w:rsidR="003E7760" w:rsidRDefault="00000000">
            <w:pPr>
              <w:ind w:firstLineChars="0" w:firstLine="0"/>
              <w:jc w:val="center"/>
            </w:pPr>
            <w:r>
              <w:t>Susceptible to rust and oil contamination</w:t>
            </w:r>
            <w:r>
              <w:rPr>
                <w:rFonts w:hint="eastAsia"/>
              </w:rPr>
              <w:t xml:space="preserve">, </w:t>
            </w:r>
            <w:r>
              <w:t>accuracy fluctuates</w:t>
            </w:r>
          </w:p>
        </w:tc>
        <w:tc>
          <w:tcPr>
            <w:tcW w:w="563" w:type="pct"/>
          </w:tcPr>
          <w:p w14:paraId="3824D31D" w14:textId="173147D1" w:rsidR="003E7760" w:rsidRDefault="00000000">
            <w:pPr>
              <w:ind w:firstLineChars="0" w:firstLine="0"/>
              <w:jc w:val="center"/>
            </w:pPr>
            <w:r>
              <w:fldChar w:fldCharType="begin"/>
            </w:r>
            <w:r w:rsidR="000A3919">
              <w:instrText xml:space="preserve"> ADDIN ZOTERO_ITEM CSL_CITATION {"citationID":"mJrQoEGM","properties":{"unsorted":false,"formattedCitation":"(Wang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p>
        </w:tc>
      </w:tr>
      <w:tr w:rsidR="003E7760" w14:paraId="6E04EB82" w14:textId="77777777" w:rsidTr="003E7760">
        <w:tc>
          <w:tcPr>
            <w:tcW w:w="939" w:type="pct"/>
          </w:tcPr>
          <w:p w14:paraId="3BC36C91" w14:textId="77777777" w:rsidR="003E7760" w:rsidRDefault="00000000">
            <w:pPr>
              <w:ind w:firstLineChars="0" w:firstLine="0"/>
              <w:jc w:val="center"/>
            </w:pPr>
            <w:r>
              <w:t>Visual Inspection</w:t>
            </w:r>
          </w:p>
        </w:tc>
        <w:tc>
          <w:tcPr>
            <w:tcW w:w="853" w:type="pct"/>
          </w:tcPr>
          <w:p w14:paraId="5328CFEA" w14:textId="77777777" w:rsidR="003E7760" w:rsidRDefault="00000000">
            <w:pPr>
              <w:ind w:firstLineChars="0" w:firstLine="0"/>
              <w:jc w:val="center"/>
            </w:pPr>
            <w:r>
              <w:t>Rail surface, fasteners</w:t>
            </w:r>
          </w:p>
        </w:tc>
        <w:tc>
          <w:tcPr>
            <w:tcW w:w="938" w:type="pct"/>
          </w:tcPr>
          <w:p w14:paraId="5FBD2AA8" w14:textId="77777777" w:rsidR="003E7760" w:rsidRDefault="00000000">
            <w:pPr>
              <w:ind w:firstLineChars="0" w:firstLine="0"/>
              <w:jc w:val="center"/>
            </w:pPr>
            <w:r>
              <w:t xml:space="preserve">Image recognition </w:t>
            </w:r>
          </w:p>
        </w:tc>
        <w:tc>
          <w:tcPr>
            <w:tcW w:w="854" w:type="pct"/>
          </w:tcPr>
          <w:p w14:paraId="771A6963" w14:textId="77777777" w:rsidR="003E7760" w:rsidRDefault="00000000">
            <w:pPr>
              <w:ind w:firstLineChars="0" w:firstLine="0"/>
              <w:jc w:val="center"/>
            </w:pPr>
            <w:r>
              <w:t>Intuitive</w:t>
            </w:r>
            <w:r>
              <w:rPr>
                <w:rFonts w:hint="eastAsia"/>
              </w:rPr>
              <w:t xml:space="preserve">, </w:t>
            </w:r>
            <w:r>
              <w:t>recordable</w:t>
            </w:r>
            <w:r>
              <w:rPr>
                <w:rFonts w:hint="eastAsia"/>
              </w:rPr>
              <w:t>,</w:t>
            </w:r>
            <w:r>
              <w:t xml:space="preserve"> scalable</w:t>
            </w:r>
          </w:p>
        </w:tc>
        <w:tc>
          <w:tcPr>
            <w:tcW w:w="853" w:type="pct"/>
          </w:tcPr>
          <w:p w14:paraId="4B49EC8E" w14:textId="77777777" w:rsidR="003E7760" w:rsidRDefault="00000000">
            <w:pPr>
              <w:ind w:firstLineChars="0" w:firstLine="0"/>
              <w:jc w:val="center"/>
            </w:pPr>
            <w:r>
              <w:t>Cannot detect subsurface defects</w:t>
            </w:r>
            <w:r>
              <w:rPr>
                <w:rFonts w:hint="eastAsia"/>
              </w:rPr>
              <w:t>,</w:t>
            </w:r>
            <w:r>
              <w:t xml:space="preserve"> sensitive to illumination and occlusion</w:t>
            </w:r>
          </w:p>
        </w:tc>
        <w:tc>
          <w:tcPr>
            <w:tcW w:w="563" w:type="pct"/>
          </w:tcPr>
          <w:p w14:paraId="300F62B2" w14:textId="459B6AA2" w:rsidR="003E7760" w:rsidRDefault="00000000">
            <w:pPr>
              <w:ind w:firstLineChars="0" w:firstLine="0"/>
              <w:jc w:val="center"/>
            </w:pPr>
            <w:r>
              <w:fldChar w:fldCharType="begin"/>
            </w:r>
            <w:r w:rsidR="000A3919">
              <w:instrText xml:space="preserve"> ADDIN ZOTERO_ITEM CSL_CITATION {"citationID":"XdoNgifj","properties":{"unsorted":false,"formattedCitation":"(Zhang,Xiangyang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p>
        </w:tc>
      </w:tr>
      <w:tr w:rsidR="003E7760" w14:paraId="345503AB" w14:textId="77777777" w:rsidTr="003E7760">
        <w:tc>
          <w:tcPr>
            <w:tcW w:w="939" w:type="pct"/>
          </w:tcPr>
          <w:p w14:paraId="4DCBD7F5" w14:textId="77777777" w:rsidR="003E7760" w:rsidRDefault="00000000">
            <w:pPr>
              <w:ind w:firstLineChars="0" w:firstLine="0"/>
              <w:jc w:val="center"/>
            </w:pPr>
            <w:r>
              <w:t xml:space="preserve">Ultrasonic Testing </w:t>
            </w:r>
          </w:p>
        </w:tc>
        <w:tc>
          <w:tcPr>
            <w:tcW w:w="853" w:type="pct"/>
          </w:tcPr>
          <w:p w14:paraId="2028A40D" w14:textId="77777777" w:rsidR="003E7760" w:rsidRDefault="00000000">
            <w:pPr>
              <w:ind w:firstLineChars="0" w:firstLine="0"/>
              <w:jc w:val="center"/>
            </w:pPr>
            <w:r>
              <w:t>Internal cracks, rail breaks</w:t>
            </w:r>
          </w:p>
        </w:tc>
        <w:tc>
          <w:tcPr>
            <w:tcW w:w="938" w:type="pct"/>
          </w:tcPr>
          <w:p w14:paraId="522A5C97" w14:textId="77777777" w:rsidR="003E7760" w:rsidRDefault="00000000">
            <w:pPr>
              <w:ind w:firstLineChars="0" w:firstLine="0"/>
              <w:jc w:val="center"/>
            </w:pPr>
            <w:r>
              <w:t>Acoustic wave reflection</w:t>
            </w:r>
          </w:p>
        </w:tc>
        <w:tc>
          <w:tcPr>
            <w:tcW w:w="854" w:type="pct"/>
          </w:tcPr>
          <w:p w14:paraId="3E2EECD7" w14:textId="77777777" w:rsidR="003E7760" w:rsidRDefault="00000000">
            <w:pPr>
              <w:ind w:firstLineChars="0" w:firstLine="0"/>
              <w:jc w:val="center"/>
            </w:pPr>
            <w:r>
              <w:t>High penetration</w:t>
            </w:r>
            <w:r>
              <w:rPr>
                <w:rFonts w:hint="eastAsia"/>
              </w:rPr>
              <w:t>,</w:t>
            </w:r>
            <w:r>
              <w:t xml:space="preserve"> high sensitivity</w:t>
            </w:r>
          </w:p>
        </w:tc>
        <w:tc>
          <w:tcPr>
            <w:tcW w:w="853" w:type="pct"/>
          </w:tcPr>
          <w:p w14:paraId="2940C1BC" w14:textId="77777777" w:rsidR="003E7760" w:rsidRDefault="00000000">
            <w:pPr>
              <w:ind w:firstLineChars="0" w:firstLine="0"/>
              <w:jc w:val="center"/>
            </w:pPr>
            <w:r>
              <w:t>Incomplete cross-sectional coverage</w:t>
            </w:r>
            <w:r>
              <w:rPr>
                <w:rFonts w:hint="eastAsia"/>
              </w:rPr>
              <w:t xml:space="preserve">, </w:t>
            </w:r>
            <w:r>
              <w:t>blind zones</w:t>
            </w:r>
            <w:r>
              <w:rPr>
                <w:rFonts w:hint="eastAsia"/>
              </w:rPr>
              <w:t>,</w:t>
            </w:r>
            <w:r>
              <w:t xml:space="preserve"> </w:t>
            </w:r>
            <w:r>
              <w:lastRenderedPageBreak/>
              <w:t xml:space="preserve">low speed </w:t>
            </w:r>
          </w:p>
        </w:tc>
        <w:tc>
          <w:tcPr>
            <w:tcW w:w="563" w:type="pct"/>
          </w:tcPr>
          <w:p w14:paraId="07C2F519" w14:textId="76078873" w:rsidR="003E7760" w:rsidRDefault="00000000">
            <w:pPr>
              <w:ind w:firstLineChars="0" w:firstLine="0"/>
              <w:jc w:val="center"/>
            </w:pPr>
            <w:r>
              <w:lastRenderedPageBreak/>
              <w:fldChar w:fldCharType="begin"/>
            </w:r>
            <w:r w:rsidR="000A3919">
              <w:rPr>
                <w:rFonts w:hint="eastAsia"/>
              </w:rPr>
              <w:instrText xml:space="preserve"> ADDIN ZOTERO_ITEM CSL_CITATION {"citationID":"I20JlLhG","properties":{"unsorted":false,"formattedCitation":"(Han\\uc0\\u65292{}Xue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w:t>
            </w:r>
            <w:r>
              <w:rPr>
                <w:szCs w:val="24"/>
              </w:rPr>
              <w:lastRenderedPageBreak/>
              <w:t>g, 2021)</w:t>
            </w:r>
            <w:r>
              <w:fldChar w:fldCharType="end"/>
            </w:r>
          </w:p>
        </w:tc>
      </w:tr>
      <w:tr w:rsidR="003E7760" w14:paraId="2BD3A5F1" w14:textId="77777777" w:rsidTr="003E7760">
        <w:tc>
          <w:tcPr>
            <w:tcW w:w="939" w:type="pct"/>
          </w:tcPr>
          <w:p w14:paraId="3C7A7DB4" w14:textId="77777777" w:rsidR="003E7760" w:rsidRDefault="00000000">
            <w:pPr>
              <w:ind w:firstLineChars="0" w:firstLine="0"/>
              <w:jc w:val="center"/>
            </w:pPr>
            <w:r>
              <w:lastRenderedPageBreak/>
              <w:t>Ground Penetrating Radar</w:t>
            </w:r>
          </w:p>
        </w:tc>
        <w:tc>
          <w:tcPr>
            <w:tcW w:w="853" w:type="pct"/>
          </w:tcPr>
          <w:p w14:paraId="42354047" w14:textId="77777777" w:rsidR="003E7760" w:rsidRDefault="00000000">
            <w:pPr>
              <w:ind w:firstLineChars="0" w:firstLine="0"/>
              <w:jc w:val="center"/>
            </w:pPr>
            <w:r>
              <w:t>Ballast fouling, voids under slab</w:t>
            </w:r>
          </w:p>
        </w:tc>
        <w:tc>
          <w:tcPr>
            <w:tcW w:w="938" w:type="pct"/>
          </w:tcPr>
          <w:p w14:paraId="0FEFAE20" w14:textId="77777777" w:rsidR="003E7760" w:rsidRDefault="00000000">
            <w:pPr>
              <w:ind w:firstLineChars="0" w:firstLine="0"/>
              <w:jc w:val="center"/>
            </w:pPr>
            <w:r>
              <w:t>Electromagnetic wave reflection</w:t>
            </w:r>
          </w:p>
        </w:tc>
        <w:tc>
          <w:tcPr>
            <w:tcW w:w="854" w:type="pct"/>
          </w:tcPr>
          <w:p w14:paraId="78F7BC4A" w14:textId="77777777" w:rsidR="003E7760" w:rsidRDefault="00000000">
            <w:pPr>
              <w:ind w:firstLineChars="0" w:firstLine="0"/>
              <w:jc w:val="center"/>
            </w:pPr>
            <w:r>
              <w:t>Continuous acquisition</w:t>
            </w:r>
            <w:r>
              <w:rPr>
                <w:rFonts w:hint="eastAsia"/>
              </w:rPr>
              <w:t>,</w:t>
            </w:r>
            <w:r>
              <w:t xml:space="preserve"> non-destructive</w:t>
            </w:r>
          </w:p>
        </w:tc>
        <w:tc>
          <w:tcPr>
            <w:tcW w:w="853" w:type="pct"/>
          </w:tcPr>
          <w:p w14:paraId="52FF6BB3" w14:textId="77777777" w:rsidR="003E7760" w:rsidRDefault="00000000">
            <w:pPr>
              <w:ind w:firstLineChars="0" w:firstLine="0"/>
              <w:jc w:val="center"/>
            </w:pPr>
            <w:r>
              <w:t>Multi-path effects from granular media</w:t>
            </w:r>
            <w:r>
              <w:rPr>
                <w:rFonts w:hint="eastAsia"/>
              </w:rPr>
              <w:t>,</w:t>
            </w:r>
            <w:r>
              <w:t xml:space="preserve"> relies on manual interpretation</w:t>
            </w:r>
          </w:p>
        </w:tc>
        <w:tc>
          <w:tcPr>
            <w:tcW w:w="563" w:type="pct"/>
          </w:tcPr>
          <w:p w14:paraId="3106DD20" w14:textId="02C192A9" w:rsidR="003E7760" w:rsidRDefault="00000000">
            <w:pPr>
              <w:ind w:firstLineChars="0" w:firstLine="0"/>
              <w:jc w:val="center"/>
            </w:pPr>
            <w:r>
              <w:fldChar w:fldCharType="begin"/>
            </w:r>
            <w:r w:rsidR="000A3919">
              <w:rPr>
                <w:rFonts w:hint="eastAsia"/>
              </w:rPr>
              <w:instrText xml:space="preserve"> ADDIN ZOTERO_ITEM CSL_CITATION {"citationID":"F8Ps6P7c","properties":{"unsorted":false,"formattedCitation":"(Wang\\uc0\\u65292{}Shilei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p>
        </w:tc>
      </w:tr>
      <w:tr w:rsidR="003E7760" w14:paraId="3AF796E1" w14:textId="77777777" w:rsidTr="003E7760">
        <w:tc>
          <w:tcPr>
            <w:tcW w:w="939" w:type="pct"/>
          </w:tcPr>
          <w:p w14:paraId="7191E850" w14:textId="77777777" w:rsidR="003E7760" w:rsidRDefault="00000000">
            <w:pPr>
              <w:ind w:firstLineChars="0" w:firstLine="0"/>
              <w:jc w:val="center"/>
            </w:pPr>
            <w:r>
              <w:t>Absolute Measurement (GNSS/InSAR)</w:t>
            </w:r>
          </w:p>
        </w:tc>
        <w:tc>
          <w:tcPr>
            <w:tcW w:w="853" w:type="pct"/>
          </w:tcPr>
          <w:p w14:paraId="058A3622" w14:textId="77777777" w:rsidR="003E7760" w:rsidRDefault="00000000">
            <w:pPr>
              <w:ind w:firstLineChars="0" w:firstLine="0"/>
              <w:jc w:val="center"/>
            </w:pPr>
            <w:r>
              <w:t>Long-wave irregularity, spatial coordinates</w:t>
            </w:r>
          </w:p>
        </w:tc>
        <w:tc>
          <w:tcPr>
            <w:tcW w:w="938" w:type="pct"/>
          </w:tcPr>
          <w:p w14:paraId="224B6D93" w14:textId="77777777" w:rsidR="003E7760" w:rsidRDefault="00000000">
            <w:pPr>
              <w:ind w:firstLineChars="0" w:firstLine="0"/>
              <w:jc w:val="center"/>
            </w:pPr>
            <w:r>
              <w:t xml:space="preserve">Inertial navigation </w:t>
            </w:r>
            <w:r>
              <w:rPr>
                <w:rFonts w:hint="eastAsia"/>
              </w:rPr>
              <w:t>and</w:t>
            </w:r>
            <w:r>
              <w:t xml:space="preserve"> control network</w:t>
            </w:r>
          </w:p>
        </w:tc>
        <w:tc>
          <w:tcPr>
            <w:tcW w:w="854" w:type="pct"/>
          </w:tcPr>
          <w:p w14:paraId="42B77539" w14:textId="77777777" w:rsidR="003E7760" w:rsidRDefault="00000000">
            <w:pPr>
              <w:ind w:firstLineChars="0" w:firstLine="0"/>
              <w:jc w:val="center"/>
            </w:pPr>
            <w:r>
              <w:t>High absolute accuracy</w:t>
            </w:r>
          </w:p>
        </w:tc>
        <w:tc>
          <w:tcPr>
            <w:tcW w:w="853" w:type="pct"/>
          </w:tcPr>
          <w:p w14:paraId="1318D6DD" w14:textId="77777777" w:rsidR="003E7760" w:rsidRDefault="00000000">
            <w:pPr>
              <w:ind w:firstLineChars="0" w:firstLine="0"/>
              <w:jc w:val="center"/>
            </w:pPr>
            <w:r>
              <w:t>Extremely low speed (0.3-0.5 km/h)</w:t>
            </w:r>
            <w:r>
              <w:rPr>
                <w:rFonts w:hint="eastAsia"/>
              </w:rPr>
              <w:t>,</w:t>
            </w:r>
            <w:r>
              <w:t xml:space="preserve"> GPS signal loss in tunnels/urban areas</w:t>
            </w:r>
          </w:p>
        </w:tc>
        <w:tc>
          <w:tcPr>
            <w:tcW w:w="563" w:type="pct"/>
          </w:tcPr>
          <w:p w14:paraId="7FBAB21C" w14:textId="44345514" w:rsidR="003E7760" w:rsidRDefault="00000000">
            <w:pPr>
              <w:ind w:firstLineChars="0" w:firstLine="0"/>
              <w:jc w:val="center"/>
            </w:pPr>
            <w:r>
              <w:fldChar w:fldCharType="begin"/>
            </w:r>
            <w:r w:rsidR="000A3919">
              <w:instrText xml:space="preserve"> ADDIN ZOTERO_ITEM CSL_CITATION {"citationID":"QZSNnBDV","properties":{"unsorted":false,"formattedCitation":"(Y.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p>
        </w:tc>
      </w:tr>
      <w:tr w:rsidR="003E7760" w14:paraId="53D0D109" w14:textId="77777777" w:rsidTr="003E7760">
        <w:tc>
          <w:tcPr>
            <w:tcW w:w="939" w:type="pct"/>
          </w:tcPr>
          <w:p w14:paraId="4764113A" w14:textId="77777777" w:rsidR="003E7760" w:rsidRDefault="00000000">
            <w:pPr>
              <w:ind w:firstLineChars="0" w:firstLine="0"/>
              <w:jc w:val="center"/>
            </w:pPr>
            <w:r>
              <w:t>Chord Measurement</w:t>
            </w:r>
          </w:p>
        </w:tc>
        <w:tc>
          <w:tcPr>
            <w:tcW w:w="853" w:type="pct"/>
          </w:tcPr>
          <w:p w14:paraId="64F5AF97" w14:textId="77777777" w:rsidR="003E7760" w:rsidRDefault="00000000">
            <w:pPr>
              <w:ind w:firstLineChars="0" w:firstLine="0"/>
              <w:jc w:val="center"/>
            </w:pPr>
            <w:r>
              <w:t>Medium/short-wave irregularity</w:t>
            </w:r>
          </w:p>
        </w:tc>
        <w:tc>
          <w:tcPr>
            <w:tcW w:w="938" w:type="pct"/>
          </w:tcPr>
          <w:p w14:paraId="405E25AC" w14:textId="77777777" w:rsidR="003E7760" w:rsidRDefault="00000000">
            <w:pPr>
              <w:ind w:firstLineChars="0" w:firstLine="0"/>
              <w:jc w:val="center"/>
            </w:pPr>
            <w:r>
              <w:t>Relative displacement</w:t>
            </w:r>
          </w:p>
        </w:tc>
        <w:tc>
          <w:tcPr>
            <w:tcW w:w="854" w:type="pct"/>
          </w:tcPr>
          <w:p w14:paraId="76D80DF3" w14:textId="77777777" w:rsidR="003E7760" w:rsidRDefault="00000000">
            <w:pPr>
              <w:ind w:firstLineChars="0" w:firstLine="0"/>
              <w:jc w:val="center"/>
            </w:pPr>
            <w:r>
              <w:t>High speed (&gt;3 km/h)</w:t>
            </w:r>
            <w:r>
              <w:rPr>
                <w:rFonts w:hint="eastAsia"/>
              </w:rPr>
              <w:t xml:space="preserve">, </w:t>
            </w:r>
            <w:r>
              <w:t>cost-effective</w:t>
            </w:r>
          </w:p>
        </w:tc>
        <w:tc>
          <w:tcPr>
            <w:tcW w:w="853" w:type="pct"/>
          </w:tcPr>
          <w:p w14:paraId="599C14A5" w14:textId="77777777" w:rsidR="003E7760" w:rsidRDefault="00000000">
            <w:pPr>
              <w:ind w:firstLineChars="0" w:firstLine="0"/>
              <w:jc w:val="center"/>
            </w:pPr>
            <w:r>
              <w:t>TICE error accumulation</w:t>
            </w:r>
            <w:r>
              <w:rPr>
                <w:rFonts w:hint="eastAsia"/>
              </w:rPr>
              <w:t xml:space="preserve">, </w:t>
            </w:r>
            <w:r>
              <w:t>results depend on chord length selection</w:t>
            </w:r>
          </w:p>
        </w:tc>
        <w:tc>
          <w:tcPr>
            <w:tcW w:w="563" w:type="pct"/>
          </w:tcPr>
          <w:p w14:paraId="68873A7C" w14:textId="0CF09ADE" w:rsidR="003E7760" w:rsidRDefault="00000000">
            <w:pPr>
              <w:ind w:firstLineChars="0" w:firstLine="0"/>
              <w:jc w:val="center"/>
            </w:pPr>
            <w:r>
              <w:fldChar w:fldCharType="begin"/>
            </w:r>
            <w:r w:rsidR="000A3919">
              <w:instrText xml:space="preserve"> ADDIN ZOTERO_ITEM CSL_CITATION {"citationID":"fGykq3Y0","properties":{"unsorted":false,"formattedCitation":"(YAZAWA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t>(YAZAWA and TAKESHITA, 2002)</w:t>
            </w:r>
            <w:r>
              <w:fldChar w:fldCharType="end"/>
            </w:r>
          </w:p>
        </w:tc>
      </w:tr>
    </w:tbl>
    <w:p w14:paraId="58029973" w14:textId="5027665B" w:rsidR="003E7760" w:rsidRDefault="00000000">
      <w:pPr>
        <w:ind w:firstLineChars="0" w:firstLine="420"/>
      </w:pPr>
      <w:bookmarkStart w:id="13" w:name="OLE_LINK50"/>
      <w:r>
        <w:t>Among them, surface defects such as rail surface damage, slab track cracks, and missing fastening systems can be explicitly detected via visual inspection or various types of sensing signals including images, giving rise to a series of non-contact, non-destructive precision detection technologies such as eddy current testing</w:t>
      </w:r>
      <w:bookmarkStart w:id="14" w:name="OLE_LINK23"/>
      <w:r>
        <w:t xml:space="preserve"> </w:t>
      </w:r>
      <w:bookmarkStart w:id="15" w:name="OLE_LINK27"/>
      <w:bookmarkEnd w:id="14"/>
      <w:r>
        <w:rPr>
          <w:kern w:val="0"/>
        </w:rPr>
        <w:fldChar w:fldCharType="begin"/>
      </w:r>
      <w:r w:rsidR="000A3919">
        <w:rPr>
          <w:kern w:val="0"/>
        </w:rPr>
        <w:instrText xml:space="preserve"> ADDIN ZOTERO_ITEM CSL_CITATION {"citationID":"UQWSRUTD","properties":{"unsorted":false,"formattedCitation":"(Peng,Jianping, 2017)","plainCitation":"(Peng,Jianping, 2017)","noteIndex":0},"citationItems":[{"id":"owbJ2Ida/v3anQf3O","uris":["http://zotero.or</w:instrText>
      </w:r>
      <w:r w:rsidR="000A3919">
        <w:rPr>
          <w:rFonts w:hint="eastAsia"/>
          <w:kern w:val="0"/>
        </w:rPr>
        <w:instrText>g/users/18998733/items/MNSSBXFV"],"itemData":{"id":236,"type":"thesis","abstract":"</w:instrText>
      </w:r>
      <w:r w:rsidR="000A3919">
        <w:rPr>
          <w:rFonts w:hint="eastAsia"/>
          <w:kern w:val="0"/>
        </w:rPr>
        <w:instrText>步入</w:instrText>
      </w:r>
      <w:r w:rsidR="000A3919">
        <w:rPr>
          <w:rFonts w:hint="eastAsia"/>
          <w:kern w:val="0"/>
        </w:rPr>
        <w:instrText>21</w:instrText>
      </w:r>
      <w:r w:rsidR="000A3919">
        <w:rPr>
          <w:rFonts w:hint="eastAsia"/>
          <w:kern w:val="0"/>
        </w:rPr>
        <w:instrText>世纪</w:instrText>
      </w:r>
      <w:r w:rsidR="000A3919">
        <w:rPr>
          <w:rFonts w:hint="eastAsia"/>
          <w:kern w:val="0"/>
        </w:rPr>
        <w:instrText>,</w:instrText>
      </w:r>
      <w:r w:rsidR="000A3919">
        <w:rPr>
          <w:rFonts w:hint="eastAsia"/>
          <w:kern w:val="0"/>
        </w:rPr>
        <w:instrText>铁路作为重要的交通运输工具</w:instrText>
      </w:r>
      <w:r w:rsidR="000A3919">
        <w:rPr>
          <w:rFonts w:hint="eastAsia"/>
          <w:kern w:val="0"/>
        </w:rPr>
        <w:instrText>,</w:instrText>
      </w:r>
      <w:r w:rsidR="000A3919">
        <w:rPr>
          <w:rFonts w:hint="eastAsia"/>
          <w:kern w:val="0"/>
        </w:rPr>
        <w:instrText>迎来了蓬勃发展机遇。钢轨滚动接触疲劳裂纹</w:instrText>
      </w:r>
      <w:r w:rsidR="000A3919">
        <w:rPr>
          <w:rFonts w:hint="eastAsia"/>
          <w:kern w:val="0"/>
        </w:rPr>
        <w:instrText>(RCF)</w:instrText>
      </w:r>
      <w:r w:rsidR="000A3919">
        <w:rPr>
          <w:rFonts w:hint="eastAsia"/>
          <w:kern w:val="0"/>
        </w:rPr>
        <w:instrText>存在于各类铁路钢轨中的一种普遍的安全隐患</w:instrText>
      </w:r>
      <w:r w:rsidR="000A3919">
        <w:rPr>
          <w:rFonts w:hint="eastAsia"/>
          <w:kern w:val="0"/>
        </w:rPr>
        <w:instrText>,</w:instrText>
      </w:r>
      <w:r w:rsidR="000A3919">
        <w:rPr>
          <w:rFonts w:hint="eastAsia"/>
          <w:kern w:val="0"/>
        </w:rPr>
        <w:instrText>备受关注。在重载运输铁路中直接导致钢轨维护和更换量的增加</w:instrText>
      </w:r>
      <w:r w:rsidR="000A3919">
        <w:rPr>
          <w:rFonts w:hint="eastAsia"/>
          <w:kern w:val="0"/>
        </w:rPr>
        <w:instrText>,</w:instrText>
      </w:r>
      <w:r w:rsidR="000A3919">
        <w:rPr>
          <w:rFonts w:hint="eastAsia"/>
          <w:kern w:val="0"/>
        </w:rPr>
        <w:instrText>在高铁领域</w:instrText>
      </w:r>
      <w:r w:rsidR="000A3919">
        <w:rPr>
          <w:rFonts w:hint="eastAsia"/>
          <w:kern w:val="0"/>
        </w:rPr>
        <w:instrText>,</w:instrText>
      </w:r>
      <w:r w:rsidR="000A3919">
        <w:rPr>
          <w:rFonts w:hint="eastAsia"/>
          <w:kern w:val="0"/>
        </w:rPr>
        <w:instrText>由于缺乏足够的检测时间而成为铁路安全的重要隐患。本论文旨在研究和改善一种新颖的兼具涡流和热成像优势的无损检测方法——涡流脉冲热成像方法</w:instrText>
      </w:r>
      <w:r w:rsidR="000A3919">
        <w:rPr>
          <w:rFonts w:hint="eastAsia"/>
          <w:kern w:val="0"/>
        </w:rPr>
        <w:instrText>,</w:instrText>
      </w:r>
      <w:r w:rsidR="000A3919">
        <w:rPr>
          <w:rFonts w:hint="eastAsia"/>
          <w:kern w:val="0"/>
        </w:rPr>
        <w:instrText>开展早期钢轨</w:instrText>
      </w:r>
      <w:r w:rsidR="000A3919">
        <w:rPr>
          <w:rFonts w:hint="eastAsia"/>
          <w:kern w:val="0"/>
        </w:rPr>
        <w:instrText>RCF</w:instrText>
      </w:r>
      <w:r w:rsidR="000A3919">
        <w:rPr>
          <w:rFonts w:hint="eastAsia"/>
          <w:kern w:val="0"/>
        </w:rPr>
        <w:instrText>裂纹检测</w:instrText>
      </w:r>
      <w:r w:rsidR="000A3919">
        <w:rPr>
          <w:rFonts w:hint="eastAsia"/>
          <w:kern w:val="0"/>
        </w:rPr>
        <w:instrText>,</w:instrText>
      </w:r>
      <w:r w:rsidR="000A3919">
        <w:rPr>
          <w:rFonts w:hint="eastAsia"/>
          <w:kern w:val="0"/>
        </w:rPr>
        <w:instrText>提高钢轨运营安全性。钢轨</w:instrText>
      </w:r>
      <w:r w:rsidR="000A3919">
        <w:rPr>
          <w:rFonts w:hint="eastAsia"/>
          <w:kern w:val="0"/>
        </w:rPr>
        <w:instrText>RCF</w:instrText>
      </w:r>
      <w:r w:rsidR="000A3919">
        <w:rPr>
          <w:rFonts w:hint="eastAsia"/>
          <w:kern w:val="0"/>
        </w:rPr>
        <w:instrText>裂纹分布在钢轨轨面表层</w:instrText>
      </w:r>
      <w:r w:rsidR="000A3919">
        <w:rPr>
          <w:rFonts w:hint="eastAsia"/>
          <w:kern w:val="0"/>
        </w:rPr>
        <w:instrText>,</w:instrText>
      </w:r>
      <w:r w:rsidR="000A3919">
        <w:rPr>
          <w:rFonts w:hint="eastAsia"/>
          <w:kern w:val="0"/>
        </w:rPr>
        <w:instrText>向轨头以一定倾角度生长且密集分布</w:instrText>
      </w:r>
      <w:r w:rsidR="000A3919">
        <w:rPr>
          <w:rFonts w:hint="eastAsia"/>
          <w:kern w:val="0"/>
        </w:rPr>
        <w:instrText>,</w:instrText>
      </w:r>
      <w:r w:rsidR="000A3919">
        <w:rPr>
          <w:rFonts w:hint="eastAsia"/>
          <w:kern w:val="0"/>
        </w:rPr>
        <w:instrText>对常规的钢轨探伤技术</w:instrText>
      </w:r>
      <w:r w:rsidR="000A3919">
        <w:rPr>
          <w:rFonts w:hint="eastAsia"/>
          <w:kern w:val="0"/>
        </w:rPr>
        <w:instrText>,</w:instrText>
      </w:r>
      <w:r w:rsidR="000A3919">
        <w:rPr>
          <w:rFonts w:hint="eastAsia"/>
          <w:kern w:val="0"/>
        </w:rPr>
        <w:instrText>如超声、电磁方法都面临巨大的挑战。本文基于涡流脉冲热成像方法</w:instrText>
      </w:r>
      <w:r w:rsidR="000A3919">
        <w:rPr>
          <w:rFonts w:hint="eastAsia"/>
          <w:kern w:val="0"/>
        </w:rPr>
        <w:instrText>,</w:instrText>
      </w:r>
      <w:r w:rsidR="000A3919">
        <w:rPr>
          <w:rFonts w:hint="eastAsia"/>
          <w:kern w:val="0"/>
        </w:rPr>
        <w:instrText>研究钢轨</w:instrText>
      </w:r>
      <w:r w:rsidR="000A3919">
        <w:rPr>
          <w:rFonts w:hint="eastAsia"/>
          <w:kern w:val="0"/>
        </w:rPr>
        <w:instrText>RCF</w:instrText>
      </w:r>
      <w:r w:rsidR="000A3919">
        <w:rPr>
          <w:rFonts w:hint="eastAsia"/>
          <w:kern w:val="0"/>
        </w:rPr>
        <w:instrText>裂纹的特征</w:instrText>
      </w:r>
      <w:r w:rsidR="000A3919">
        <w:rPr>
          <w:rFonts w:hint="eastAsia"/>
          <w:kern w:val="0"/>
        </w:rPr>
        <w:instrText>,</w:instrText>
      </w:r>
      <w:r w:rsidR="000A3919">
        <w:rPr>
          <w:rFonts w:hint="eastAsia"/>
          <w:kern w:val="0"/>
        </w:rPr>
        <w:instrText>以角度裂纹模型为基础</w:instrText>
      </w:r>
      <w:r w:rsidR="000A3919">
        <w:rPr>
          <w:rFonts w:hint="eastAsia"/>
          <w:kern w:val="0"/>
        </w:rPr>
        <w:instrText>,</w:instrText>
      </w:r>
      <w:r w:rsidR="000A3919">
        <w:rPr>
          <w:rFonts w:hint="eastAsia"/>
          <w:kern w:val="0"/>
        </w:rPr>
        <w:instrText>基于仿真和实验方法开展热响应特征研究和验证；在此基础上</w:instrText>
      </w:r>
      <w:r w:rsidR="000A3919">
        <w:rPr>
          <w:rFonts w:hint="eastAsia"/>
          <w:kern w:val="0"/>
        </w:rPr>
        <w:instrText>,</w:instrText>
      </w:r>
      <w:r w:rsidR="000A3919">
        <w:rPr>
          <w:rFonts w:hint="eastAsia"/>
          <w:kern w:val="0"/>
        </w:rPr>
        <w:instrText>提出了闭合型角度裂纹模型</w:instrText>
      </w:r>
      <w:r w:rsidR="000A3919">
        <w:rPr>
          <w:rFonts w:hint="eastAsia"/>
          <w:kern w:val="0"/>
        </w:rPr>
        <w:instrText>,</w:instrText>
      </w:r>
      <w:r w:rsidR="000A3919">
        <w:rPr>
          <w:rFonts w:hint="eastAsia"/>
          <w:kern w:val="0"/>
        </w:rPr>
        <w:instrText>研究自然</w:instrText>
      </w:r>
      <w:r w:rsidR="000A3919">
        <w:rPr>
          <w:rFonts w:hint="eastAsia"/>
          <w:kern w:val="0"/>
        </w:rPr>
        <w:instrText>RCF</w:instrText>
      </w:r>
      <w:r w:rsidR="000A3919">
        <w:rPr>
          <w:rFonts w:hint="eastAsia"/>
          <w:kern w:val="0"/>
        </w:rPr>
        <w:instrText>裂纹存在的局部接触、受力形变等问题；其次针对自然裂纹存在方向随机性和裂纹缝隙的异物填充对热特征的影响开展研究</w:instrText>
      </w:r>
      <w:r w:rsidR="000A3919">
        <w:rPr>
          <w:rFonts w:hint="eastAsia"/>
          <w:kern w:val="0"/>
        </w:rPr>
        <w:instrText>,</w:instrText>
      </w:r>
      <w:r w:rsidR="000A3919">
        <w:rPr>
          <w:rFonts w:hint="eastAsia"/>
          <w:kern w:val="0"/>
        </w:rPr>
        <w:instrText>进一步验证了自然裂纹的温度场特征；最后</w:instrText>
      </w:r>
      <w:r w:rsidR="000A3919">
        <w:rPr>
          <w:rFonts w:hint="eastAsia"/>
          <w:kern w:val="0"/>
        </w:rPr>
        <w:instrText>,</w:instrText>
      </w:r>
      <w:r w:rsidR="000A3919">
        <w:rPr>
          <w:rFonts w:hint="eastAsia"/>
          <w:kern w:val="0"/>
        </w:rPr>
        <w:instrText>开展了钢轨自然</w:instrText>
      </w:r>
      <w:r w:rsidR="000A3919">
        <w:rPr>
          <w:rFonts w:hint="eastAsia"/>
          <w:kern w:val="0"/>
        </w:rPr>
        <w:instrText>RCF</w:instrText>
      </w:r>
      <w:r w:rsidR="000A3919">
        <w:rPr>
          <w:rFonts w:hint="eastAsia"/>
          <w:kern w:val="0"/>
        </w:rPr>
        <w:instrText>缺陷的检测和热特征提取和验证实验。论文的主要贡献如下：</w:instrText>
      </w:r>
      <w:r w:rsidR="000A3919">
        <w:rPr>
          <w:rFonts w:hint="eastAsia"/>
          <w:kern w:val="0"/>
        </w:rPr>
        <w:instrText>(1)</w:instrText>
      </w:r>
      <w:r w:rsidR="000A3919">
        <w:rPr>
          <w:rFonts w:hint="eastAsia"/>
          <w:kern w:val="0"/>
        </w:rPr>
        <w:instrText>分析了涡流脉冲热成像方法理论基础</w:instrText>
      </w:r>
      <w:r w:rsidR="000A3919">
        <w:rPr>
          <w:rFonts w:hint="eastAsia"/>
          <w:kern w:val="0"/>
        </w:rPr>
        <w:instrText>,</w:instrText>
      </w:r>
      <w:r w:rsidR="000A3919">
        <w:rPr>
          <w:rFonts w:hint="eastAsia"/>
          <w:kern w:val="0"/>
        </w:rPr>
        <w:instrText>以铁磁性材料表面开口裂纹为例</w:instrText>
      </w:r>
      <w:r w:rsidR="000A3919">
        <w:rPr>
          <w:rFonts w:hint="eastAsia"/>
          <w:kern w:val="0"/>
        </w:rPr>
        <w:instrText>,</w:instrText>
      </w:r>
      <w:r w:rsidR="000A3919">
        <w:rPr>
          <w:rFonts w:hint="eastAsia"/>
          <w:kern w:val="0"/>
        </w:rPr>
        <w:instrText>分析了表面裂纹的热传导模</w:instrText>
      </w:r>
      <w:r w:rsidR="000A3919">
        <w:rPr>
          <w:rFonts w:hint="eastAsia"/>
          <w:kern w:val="0"/>
        </w:rPr>
        <w:instrText xml:space="preserve">...","genre":"PhD thesis","language":"en","note":"Major: </w:instrText>
      </w:r>
      <w:r w:rsidR="000A3919">
        <w:rPr>
          <w:rFonts w:hint="eastAsia"/>
          <w:kern w:val="0"/>
        </w:rPr>
        <w:instrText>电磁场与微波技术</w:instrText>
      </w:r>
      <w:r w:rsidR="000A3919">
        <w:rPr>
          <w:rFonts w:hint="eastAsia"/>
          <w:kern w:val="0"/>
        </w:rPr>
        <w:instrText xml:space="preserve">\nFund: </w:instrText>
      </w:r>
      <w:r w:rsidR="000A3919">
        <w:rPr>
          <w:rFonts w:hint="eastAsia"/>
          <w:kern w:val="0"/>
        </w:rPr>
        <w:instrText>国家自然基金</w:instrText>
      </w:r>
      <w:r w:rsidR="000A3919">
        <w:rPr>
          <w:rFonts w:hint="eastAsia"/>
          <w:kern w:val="0"/>
        </w:rPr>
        <w:instrText>;</w:instrText>
      </w:r>
      <w:r w:rsidR="000A3919">
        <w:rPr>
          <w:rFonts w:hint="eastAsia"/>
          <w:kern w:val="0"/>
        </w:rPr>
        <w:instrText>中国留学基金</w:instrText>
      </w:r>
      <w:r w:rsidR="000A3919">
        <w:rPr>
          <w:rFonts w:hint="eastAsia"/>
          <w:kern w:val="0"/>
        </w:rPr>
        <w:instrText>;</w:instrText>
      </w:r>
      <w:r w:rsidR="000A3919">
        <w:rPr>
          <w:rFonts w:hint="eastAsia"/>
          <w:kern w:val="0"/>
        </w:rPr>
        <w:instrText>；</w:instrText>
      </w:r>
      <w:r w:rsidR="000A3919">
        <w:rPr>
          <w:rFonts w:hint="eastAsia"/>
          <w:kern w:val="0"/>
        </w:rPr>
        <w:instrText>","publisher":"Southwest Jiaotong University","source":"CNKI","title":"Research on the method</w:instrText>
      </w:r>
      <w:r w:rsidR="000A3919">
        <w:rPr>
          <w:kern w:val="0"/>
        </w:rPr>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rPr>
          <w:kern w:val="0"/>
        </w:rPr>
        <w:fldChar w:fldCharType="separate"/>
      </w:r>
      <w:r>
        <w:rPr>
          <w:kern w:val="0"/>
        </w:rPr>
        <w:t>(Peng,Jianping, 2017)</w:t>
      </w:r>
      <w:bookmarkEnd w:id="15"/>
      <w:r>
        <w:rPr>
          <w:kern w:val="0"/>
        </w:rPr>
        <w:fldChar w:fldCharType="end"/>
      </w:r>
      <w:r>
        <w:t>, magnetic flux leakage testing</w:t>
      </w:r>
      <w:bookmarkStart w:id="16" w:name="OLE_LINK28"/>
      <w:r>
        <w:t xml:space="preserve"> </w:t>
      </w:r>
      <w:r>
        <w:fldChar w:fldCharType="begin"/>
      </w:r>
      <w:r w:rsidR="000A3919">
        <w:instrText xml:space="preserve"> ADDIN ZOTERO_ITEM CSL_CITATION {"citationID":"7nOSya4a","properties":{"unsorted":false,"formattedCitation":"(Wang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r>
        <w:t>,</w:t>
      </w:r>
      <w:bookmarkEnd w:id="16"/>
      <w:r>
        <w:t xml:space="preserve"> and visual inspection </w:t>
      </w:r>
      <w:bookmarkStart w:id="17" w:name="OLE_LINK29"/>
      <w:r>
        <w:fldChar w:fldCharType="begin"/>
      </w:r>
      <w:r w:rsidR="000A3919">
        <w:instrText xml:space="preserve"> ADDIN ZOTERO_ITEM CSL_CITATION {"citationID":"QiDILVLR","properties":{"unsorted":false,"formattedCitation":"(Zhang,Xiangyang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bookmarkEnd w:id="17"/>
      <w:r>
        <w:t>. The limitations of each single-source method are summarized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 In brief: eddy current testing is restricted to conductive surfaces and is sensitive to rail roughness; magnetic flux leakage is susceptible to rust and surface contamination; visual inspection cannot resolve subsurface damage or provide depth information. These individual limitations motivate multi-source fusion approaches.</w:t>
      </w:r>
    </w:p>
    <w:p w14:paraId="76C5B002" w14:textId="1A8ADCCC" w:rsidR="003E7760" w:rsidRDefault="00000000">
      <w:pPr>
        <w:ind w:firstLineChars="0" w:firstLine="420"/>
      </w:pPr>
      <w:r>
        <w:t xml:space="preserve">Obviously, defect detection methods based on a single data source suffer from a high missed detection rate, which will inevitably cause continuous degradation of the </w:t>
      </w:r>
      <w:r>
        <w:lastRenderedPageBreak/>
        <w:t>dynamic performance of rails, worsen train running quality, and even induce potential safety hazards. With long-term service of line infrastructures, deep-seated defects such as rail fractures, ballast consolidation, and subgrade voids will occur in track structures. These hidden defects lack obvious external characteristics at the initial formation stage; if not identified in a timely manner, they will accumulate under long-term dynamic loads and trigger abrupt changes in structural stiffness or even local instability. Most precision measurement technologies for such conditions rely on non-destructive non-contact testing methods such as radar or electromagnetic waves to obtain "indirect signals" reflecting structural states. For example, in the detection of internal rail defects, ultrasonic testing</w:t>
      </w:r>
      <w:bookmarkStart w:id="18" w:name="OLE_LINK31"/>
      <w:r>
        <w:t xml:space="preserve"> </w:t>
      </w:r>
      <w:r>
        <w:fldChar w:fldCharType="begin"/>
      </w:r>
      <w:r w:rsidR="000A3919">
        <w:rPr>
          <w:rFonts w:hint="eastAsia"/>
        </w:rPr>
        <w:instrText xml:space="preserve"> ADDIN ZOTERO_ITEM CSL_CITATION {"citationID":"PlGFiNDv","properties":{"unsorted":false,"formattedCitation":"(Han\\uc0\\u65292{}Xue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Huilong, 2021)</w:t>
      </w:r>
      <w:r>
        <w:fldChar w:fldCharType="end"/>
      </w:r>
      <w:bookmarkEnd w:id="18"/>
      <w:r>
        <w:t xml:space="preserve"> is one of the most widely used non-destructive testing methods at present, with advantages including strong penetration capability, high sensitivity, low cost, rapid detection, and harmlessness to human bodies. Ultrasonic testing exploits differential sound-wave propagation to locate and size internal defects</w:t>
      </w:r>
      <w:r>
        <w:rPr>
          <w:rFonts w:hint="eastAsia"/>
        </w:rPr>
        <w:t xml:space="preserve"> </w:t>
      </w:r>
      <w:r>
        <w:fldChar w:fldCharType="begin"/>
      </w:r>
      <w:r w:rsidR="000A3919">
        <w:instrText xml:space="preserve"> ADDIN ZOTERO_ITEM CSL_CITATION {"citationID":"8TtREn7M","properties":{"unsorted":false,"formattedCitation":"(Hu,Jinping and Ren,Jianping, 2006)","plainCitation":"(Hu,Jinping and Ren,Jianping, 2006)","noteIndex":0},"citationItems":[{"id":"owbJ2Ida/vXNCn5q</w:instrText>
      </w:r>
      <w:r w:rsidR="000A3919">
        <w:rPr>
          <w:rFonts w:hint="eastAsia"/>
        </w:rPr>
        <w:instrText>J","uris":["http://zotero.org/users/18998733/items/CIHLBZW9"],"itemData":{"id":233,"type":"article-journal","abstract":"</w:instrText>
      </w:r>
      <w:r w:rsidR="000A3919">
        <w:rPr>
          <w:rFonts w:hint="eastAsia"/>
        </w:rPr>
        <w:instrText>超声波探伤技术是超声波特性与现代电子技术以及微电脑技术相结合的产物。从钢轨探伤的实际出发</w:instrText>
      </w:r>
      <w:r w:rsidR="000A3919">
        <w:rPr>
          <w:rFonts w:hint="eastAsia"/>
        </w:rPr>
        <w:instrText>,</w:instrText>
      </w:r>
      <w:r w:rsidR="000A3919">
        <w:rPr>
          <w:rFonts w:hint="eastAsia"/>
        </w:rPr>
        <w:instrText>将超声波技术运用于现代钢轨探伤中</w:instrText>
      </w:r>
      <w:r w:rsidR="000A3919">
        <w:rPr>
          <w:rFonts w:hint="eastAsia"/>
        </w:rPr>
        <w:instrText>,</w:instrText>
      </w:r>
      <w:r w:rsidR="000A3919">
        <w:rPr>
          <w:rFonts w:hint="eastAsia"/>
        </w:rPr>
        <w:instrText>阐述了超声波探伤的一般原理</w:instrText>
      </w:r>
      <w:r w:rsidR="000A3919">
        <w:rPr>
          <w:rFonts w:hint="eastAsia"/>
        </w:rPr>
        <w:instrText>,</w:instrText>
      </w:r>
      <w:r w:rsidR="000A3919">
        <w:rPr>
          <w:rFonts w:hint="eastAsia"/>
        </w:rPr>
        <w:instrText>分析了超声波在钢轨探伤中优越性</w:instrText>
      </w:r>
      <w:r w:rsidR="000A3919">
        <w:rPr>
          <w:rFonts w:hint="eastAsia"/>
        </w:rPr>
        <w:instrText>,</w:instrText>
      </w:r>
      <w:r w:rsidR="000A3919">
        <w:rPr>
          <w:rFonts w:hint="eastAsia"/>
        </w:rPr>
        <w:instrText>以及今后的发展方向。</w:instrText>
      </w:r>
      <w:r w:rsidR="000A3919">
        <w:rPr>
          <w:rFonts w:hint="eastAsia"/>
        </w:rPr>
        <w:instrText>","container-title":"Shanxi Elect</w:instrText>
      </w:r>
      <w:r w:rsidR="000A3919">
        <w:instrText xml:space="preserve">ronic Technology","issue":"3","language":"zh","page":"52-53","source":"CNKI","title":"Application of ultrasonic waves in rail flaw detection","author":[{"literal":"Hu,Jinping"},{"literal":"Ren,Jianping"}],"issued":{"date-parts":[["2006"]]}}}],"schema":"https://github.com/citation-style-language/schema/raw/master/csl-citation.json"} </w:instrText>
      </w:r>
      <w:r>
        <w:fldChar w:fldCharType="separate"/>
      </w:r>
      <w:r>
        <w:rPr>
          <w:rFonts w:cs="Times New Roman"/>
        </w:rPr>
        <w:t>(Hu,Jinping and Ren,Jianping, 2006)</w:t>
      </w:r>
      <w:r>
        <w:fldChar w:fldCharType="end"/>
      </w:r>
      <w:r>
        <w:t>. Current limitations — low precision in vehicle-mounted systems, low speed in portable units, and incomplete cross-sectional coverage — are detailed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w:t>
      </w:r>
    </w:p>
    <w:p w14:paraId="18FE37C3" w14:textId="6BC7ECED" w:rsidR="003E7760" w:rsidRDefault="00000000">
      <w:pPr>
        <w:ind w:firstLineChars="0" w:firstLine="420"/>
      </w:pPr>
      <w:bookmarkStart w:id="19" w:name="OLE_LINK51"/>
      <w:bookmarkEnd w:id="13"/>
      <w:r>
        <w:t>In ballast detection, ground penetrating radar (GPR) is one of the important means for detecting the internal conditions of slab tracks or ballast layers. It features rapid detection, non-destructiveness, and continuous data acquisition; vehicle-mounted GPR further offers the advantages of simple operation, high detection speed, and no interference with train operation, effectively solving the difficulty in rapidly and continuously acquiring ballast condition data for existing lines</w:t>
      </w:r>
      <w:bookmarkStart w:id="20" w:name="OLE_LINK32"/>
      <w:r>
        <w:t xml:space="preserve"> </w:t>
      </w:r>
      <w:r>
        <w:fldChar w:fldCharType="begin"/>
      </w:r>
      <w:r w:rsidR="000A3919">
        <w:rPr>
          <w:rFonts w:hint="eastAsia"/>
        </w:rPr>
        <w:instrText xml:space="preserve"> ADDIN ZOTERO_ITEM CSL_CITATION {"citationID":"LYk46R3B","properties":{"unsorted":false,"formattedCitation":"(Wang\\uc0\\u65292{}Shilei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bookmarkEnd w:id="20"/>
      <w:r>
        <w:t xml:space="preserve">. Its fundamental principle is that a transmitting antenna emits electromagnetic waves into the ballast; when the waves encounter regions with different dielectric properties, reflection and scattering occur, and a receiving antenna records the relevant signals to form A-scan and B-scan data. The basic condition of the ballast is then judged by analyzing differences in the data </w:t>
      </w:r>
      <w:r>
        <w:fldChar w:fldCharType="begin"/>
      </w:r>
      <w:r w:rsidR="000A3919">
        <w:instrText xml:space="preserve"> ADDIN ZOTERO_ITEM CSL_CITATION {"citationID":"xv6f7Zyk","properties":{"unsorted":false,"formattedCitation":"(Huang,Xing, 2022)","plainCitation":"(Huang,Xing, 2022)","noteIndex":0},"citationItems":[{"id":"owbJ2Ida/h6YUA4jX","uris":["http://zotero.org/user</w:instrText>
      </w:r>
      <w:r w:rsidR="000A3919">
        <w:rPr>
          <w:rFonts w:hint="eastAsia"/>
        </w:rPr>
        <w:instrText>s/18998733/items/PUDEZA7W"],"itemData":{"id":231,"type":"article-journal","abstract":"</w:instrText>
      </w:r>
      <w:r w:rsidR="000A3919">
        <w:rPr>
          <w:rFonts w:hint="eastAsia"/>
        </w:rPr>
        <w:instrText>针对有砟铁路道床缺砟快速无损检测需求，本文基于空气耦合探地雷达，建立了探地雷达理论分析模型，并同步设计对应的电磁仿真数值模型，从理论及数值计算两方面分析道床缺砟的雷达回波特性，在此基础上提出雷达波与道床缺砟特征点位置相互关系判断表达式，从而采用探地雷达方法，实现有砟铁路道床缺砟病害的快速无损检测。经一段有砟铁路的应用实践表明该方法是可行的。</w:instrText>
      </w:r>
      <w:r w:rsidR="000A3919">
        <w:rPr>
          <w:rFonts w:hint="eastAsia"/>
        </w:rPr>
        <w:instrText>","container-title":"railway construction","issue":"3","language":"zh","page":"61-65","source":"CNKI","title":"Rapid non-destructive testing method for ballast defects in ballasted railway track bed using ground-penetrating radar","volume":"62","author"</w:instrText>
      </w:r>
      <w:r w:rsidR="000A3919">
        <w:instrText xml:space="preserve">:[{"literal":"Huang,Xing"}],"issued":{"date-parts":[["2022"]]}}}],"schema":"https://github.com/citation-style-language/schema/raw/master/csl-citation.json"} </w:instrText>
      </w:r>
      <w:r>
        <w:fldChar w:fldCharType="separate"/>
      </w:r>
      <w:r>
        <w:rPr>
          <w:rFonts w:cs="Times New Roman"/>
        </w:rPr>
        <w:t>(Huang,Xing, 2022)</w:t>
      </w:r>
      <w:r>
        <w:fldChar w:fldCharType="end"/>
      </w:r>
      <w:r>
        <w:t>. Meanwhile, relevant explorations mainly focus on ballast cleanliness, interlayer structures, and local defect identification. Signal feature and data processing methods such as</w:t>
      </w:r>
      <w:r>
        <w:rPr>
          <w:rFonts w:hint="eastAsia"/>
        </w:rPr>
        <w:t xml:space="preserve"> </w:t>
      </w:r>
      <w:r>
        <w:t xml:space="preserve">time-frequency analysis </w:t>
      </w:r>
      <w:r>
        <w:fldChar w:fldCharType="begin"/>
      </w:r>
      <w:r w:rsidR="000A3919">
        <w:instrText xml:space="preserve"> ADDIN ZOTERO_ITEM CSL_CITATION {"citationID":"7ix3rIOx","properties":{"unsorted":false,"formattedCitation":"(Yu and Wang, 2016)","plainCitation":"(Yu and Wang, 2016)","noteIndex":0},"citationItems":[{"id":"owbJ2Ida/lTkPv797","uris":["http://zotero.org/users/18998733/items/A925WRG7"],"itemData":{"id":224,"type":"paper-conference","container-title":"2016 International Forum on Management, Education and Information Technology Application","page":"678–681","publisher":"Atlantis Press","source":"Google Scholar","title":"Ultrasonic signal processing using wavelet transform for automatic rail defect detection","URL":"https://www.atlantis-press.com/proceedings/ifmeita-16/25850430","author":[{"family":"Yu","given":"Gang"},{"family":"Wang","given":"Xiaoman"}],"accessed":{"date-parts":[["2026",4,3]]},"issued":{"date-parts":[["2016"]]}}}],"schema":"https://github.com/citation-style-language/schema/raw/master/csl-citation.json"} </w:instrText>
      </w:r>
      <w:r>
        <w:fldChar w:fldCharType="separate"/>
      </w:r>
      <w:r>
        <w:rPr>
          <w:rFonts w:cs="Times New Roman"/>
        </w:rPr>
        <w:t>(Yu and Wang, 2016)</w:t>
      </w:r>
      <w:r>
        <w:fldChar w:fldCharType="end"/>
      </w:r>
      <w:r>
        <w:t>, machine learning</w:t>
      </w:r>
      <w:r>
        <w:fldChar w:fldCharType="begin"/>
      </w:r>
      <w:r w:rsidR="000A3919">
        <w:instrText xml:space="preserve"> ADDIN ZOTERO_ITEM CSL_CITATION {"citationID":"qQ8bEyB2","properties":{"unsorted":false,"formattedCitation":"(Hao, 2009)","plainCitation":"(Hao, 2009)","noteIndex":0},"citationItems":[{"id":"owbJ2Ida/ZKJAqh24","uris":["http://zotero.org/users/18998733/ite</w:instrText>
      </w:r>
      <w:r w:rsidR="000A3919">
        <w:rPr>
          <w:rFonts w:hint="eastAsia"/>
        </w:rPr>
        <w:instrText>ms/ZU9HQLPU"],"itemData":{"id":223,"type":"article-journal","abstract":"&lt;p&gt;</w:instrText>
      </w:r>
      <w:r w:rsidR="000A3919">
        <w:rPr>
          <w:rFonts w:hint="eastAsia"/>
        </w:rPr>
        <w:instrText>介绍了一个更有效的基于支持向量机的实时超声波钢轨伤损自动检测分类系统</w:instrText>
      </w:r>
      <w:r w:rsidR="000A3919">
        <w:rPr>
          <w:rFonts w:hint="eastAsia"/>
        </w:rPr>
        <w:instrText>.</w:instrText>
      </w:r>
      <w:r w:rsidR="000A3919">
        <w:rPr>
          <w:rFonts w:hint="eastAsia"/>
        </w:rPr>
        <w:instrText>根据钢轨伤损的特点提取特征量</w:instrText>
      </w:r>
      <w:r w:rsidR="000A3919">
        <w:rPr>
          <w:rFonts w:hint="eastAsia"/>
        </w:rPr>
        <w:instrText>,</w:instrText>
      </w:r>
      <w:r w:rsidR="000A3919">
        <w:rPr>
          <w:rFonts w:hint="eastAsia"/>
        </w:rPr>
        <w:instrText>利用基于支持向量机的分类预测算法实现钢轨伤损的实时检测分类</w:instrText>
      </w:r>
      <w:r w:rsidR="000A3919">
        <w:rPr>
          <w:rFonts w:hint="eastAsia"/>
        </w:rPr>
        <w:instrText>,</w:instrText>
      </w:r>
      <w:r w:rsidR="000A3919">
        <w:rPr>
          <w:rFonts w:hint="eastAsia"/>
        </w:rPr>
        <w:instrText>并基于统计处理的计算伤损尺寸</w:instrText>
      </w:r>
      <w:r w:rsidR="000A3919">
        <w:rPr>
          <w:rFonts w:hint="eastAsia"/>
        </w:rPr>
        <w:instrText>.</w:instrText>
      </w:r>
      <w:r w:rsidR="000A3919">
        <w:rPr>
          <w:rFonts w:hint="eastAsia"/>
        </w:rPr>
        <w:instrText>在嵌入式系统</w:instrText>
      </w:r>
      <w:r w:rsidR="000A3919">
        <w:rPr>
          <w:rFonts w:hint="eastAsia"/>
        </w:rPr>
        <w:instrText>DSP</w:instrText>
      </w:r>
      <w:r w:rsidR="000A3919">
        <w:rPr>
          <w:rFonts w:hint="eastAsia"/>
        </w:rPr>
        <w:instrText>中利用该机器学习算法实现了伤损的实时处理和测试</w:instrText>
      </w:r>
      <w:r w:rsidR="000A3919">
        <w:rPr>
          <w:rFonts w:hint="eastAsia"/>
        </w:rPr>
        <w:instrText>.</w:instrText>
      </w:r>
      <w:r w:rsidR="000A3919">
        <w:rPr>
          <w:rFonts w:hint="eastAsia"/>
        </w:rPr>
        <w:instrText>实现了钢轨伤损实时报警、显示伤损类型、所处轨内位置及程度</w:instrText>
      </w:r>
      <w:r w:rsidR="000A3919">
        <w:rPr>
          <w:rFonts w:hint="eastAsia"/>
        </w:rPr>
        <w:instrText>.&lt;/p&gt;","container-title"</w:instrText>
      </w:r>
      <w:r w:rsidR="000A3919">
        <w:instrText xml:space="preserve">:"Journal of University of Chinese Academy of Sciences","DOI":"10.7523/j.issn.2095-6134.2009.4.013","issue":"4","page":"517","source":"DOI.org (CSL JSON)","title":"Real-time Automatic Ultrasonic Rail Damage Detection and Classification System Based on SVM","volume":"26","author":[{"family":"Hao","given":"Wei"}],"issued":{"date-parts":[["2009"]]}}}],"schema":"https://github.com/citation-style-language/schema/raw/master/csl-citation.json"} </w:instrText>
      </w:r>
      <w:r>
        <w:fldChar w:fldCharType="separate"/>
      </w:r>
      <w:r>
        <w:rPr>
          <w:rFonts w:cs="Times New Roman"/>
        </w:rPr>
        <w:t>(Hao, 2009)</w:t>
      </w:r>
      <w:r>
        <w:fldChar w:fldCharType="end"/>
      </w:r>
      <w:r>
        <w:t xml:space="preserve">, and deep learning </w:t>
      </w:r>
      <w:r>
        <w:fldChar w:fldCharType="begin"/>
      </w:r>
      <w:r w:rsidR="000A3919">
        <w:instrText xml:space="preserve"> ADDIN ZOTERO_ITEM CSL_CITATION {"citationID":"a0GG73pD","properties":{"unsorted":false,"formattedCitation":"(Xu, Zhang and Sun, 2021)","plainCitation":"(Xu, Zhang and Sun, 2021)","noteIndex":0},"citationItems":[{"id":"owbJ2Ida/OQIQy8Uq","uris":["http://zotero.org/users/18998733/items/EQMNSGJT"],"itemData":{"id":283,"type":"article-journal","container-title":"Remote Sensing","issue":"12","page":"2375","publisher":"MDPI","source":"Google Scholar","title":"Recognition of the typical distress in concrete pavement based on GPR and 1D-CNN","volume":"13","author":[{"family":"Xu","given":"Juncai"},{"family":"Zhang","given":"Jingkui"},{"family":"Sun","given":"Weigang"}],"issued":{"date-parts":[["2021"]]}}}],"schema":"https://github.com/citation-style-language/schema/raw/master/csl-citation.json"} </w:instrText>
      </w:r>
      <w:r>
        <w:fldChar w:fldCharType="separate"/>
      </w:r>
      <w:r>
        <w:rPr>
          <w:rFonts w:cs="Times New Roman"/>
        </w:rPr>
        <w:t>(Xu, Zhang and Sun, 2021)</w:t>
      </w:r>
      <w:r>
        <w:fldChar w:fldCharType="end"/>
      </w:r>
      <w:r>
        <w:t xml:space="preserve"> have been successively introduced into the interactive process of "structural defect characteristics–radar signal processing", promoting the gradual extension of related technologies toward refined perception of multiple types of internal conditions of ballast layers.</w:t>
      </w:r>
    </w:p>
    <w:p w14:paraId="6BADF134" w14:textId="2108ADB9" w:rsidR="003E7760" w:rsidRDefault="00000000">
      <w:pPr>
        <w:ind w:firstLineChars="0" w:firstLine="420"/>
      </w:pPr>
      <w:r>
        <w:t xml:space="preserve">GPR limitations include multi-path effects from ballast granular media, reliance on manual signal interpretation, and blurred defect boundaries in slab-track applications — see </w:t>
      </w:r>
      <w:r>
        <w:fldChar w:fldCharType="begin"/>
      </w:r>
      <w:r>
        <w:instrText xml:space="preserve"> REF _Ref229833378 \h </w:instrText>
      </w:r>
      <w:r>
        <w:fldChar w:fldCharType="separate"/>
      </w:r>
      <w:r w:rsidR="00BA048F">
        <w:t xml:space="preserve">Table </w:t>
      </w:r>
      <w:r w:rsidR="00BA048F">
        <w:rPr>
          <w:noProof/>
        </w:rPr>
        <w:t>2</w:t>
      </w:r>
      <w:r>
        <w:fldChar w:fldCharType="end"/>
      </w:r>
      <w:r>
        <w:rPr>
          <w:rFonts w:hint="eastAsia"/>
        </w:rPr>
        <w:t xml:space="preserve"> </w:t>
      </w:r>
      <w:r>
        <w:t>for a structured comparison.</w:t>
      </w:r>
    </w:p>
    <w:p w14:paraId="0B0B4F08" w14:textId="60D48E78" w:rsidR="003E7760" w:rsidRDefault="00000000">
      <w:pPr>
        <w:ind w:firstLineChars="0" w:firstLine="420"/>
      </w:pPr>
      <w:r>
        <w:t xml:space="preserve">The interaction of the above two types of defects manifests as track alignment </w:t>
      </w:r>
      <w:r>
        <w:lastRenderedPageBreak/>
        <w:t>deviation and deterioration of track geometry on the line, causing irreversible damage to line infrastructure operations and potential operational risks. As the most intuitive indicators reflecting the overall condition of long-distance lines, the measurement of track geometry and irregularities is critical. At present, a relatively mature technical system for broadband track smoothness perception has been developed. For example, absolute measurement technology</w:t>
      </w:r>
      <w:bookmarkStart w:id="21" w:name="OLE_LINK33"/>
      <w:r>
        <w:rPr>
          <w:rFonts w:hint="eastAsia"/>
        </w:rPr>
        <w:t xml:space="preserve"> </w:t>
      </w:r>
      <w:r>
        <w:fldChar w:fldCharType="begin"/>
      </w:r>
      <w:r w:rsidR="000A3919">
        <w:instrText xml:space="preserve"> ADDIN ZOTERO_ITEM CSL_CITATION {"citationID":"e6EuwRfb","properties":{"unsorted":false,"formattedCitation":"(Y.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bookmarkEnd w:id="21"/>
      <w:r>
        <w:t xml:space="preserve"> takes the operation and maintenance control network—one of the high-speed railway inspection and control networks—as a reference benchmark. Through the collaboration of "CPIII control points–total station–track inspection vehicle", it can accurately acquire multi-dimensional information such as spatial coordinates, track geometry deviation, and long-wave irregularities, but its measurement speed is generally 0.3~0.5 km/h. To further improve the efficiency of this technical approach, a series of new technologies have been derived, including self-levelling-free total stations, GNSS/InSAR integrated inertial navigation measurement</w:t>
      </w:r>
      <w:r>
        <w:rPr>
          <w:rFonts w:hint="eastAsia"/>
        </w:rPr>
        <w:t xml:space="preserve"> </w:t>
      </w:r>
      <w:r>
        <w:fldChar w:fldCharType="begin"/>
      </w:r>
      <w:r w:rsidR="000A3919">
        <w:instrText xml:space="preserve"> ADDIN ZOTERO_ITEM CSL_CITATION {"citationID":"aO9WKDWY","properties":{"unsorted":false,"formattedCitation":"(Parizzi, Gonzalez and Brcic, 2020)","plainCitation":"(Parizzi, Gonzalez and Brcic, 2020)","noteIndex":0},"citationItems":[{"id":"owbJ2Ida/zyLcXRES","uris":["http://zotero.org/users/18998733/items/4Y3FD85H"],"itemData":{"id":284,"type":"article-journal","abstract":"This paper deals with the integration of deformation rates derived from Synthetic Aperture Radar Interferometry (InSAR) and Global Navigation Satellit...","container-title":"Remote Sensing","DOI":"10.3390/rs12020300","ISSN":"2072-4292","issue":"2","language":"en","license":"http://creativecommons.org/licenses/by/3.0/","publisher":"Multidisciplinary Digital Publishing Institute","source":"www.mdpi.com","title":"A Covariance-Based Approach to Merging InSAR and GNSS Displacement Rate Measurements","URL":"https://www.mdpi.com/2072-4292/12/2/300","volume":"12","author":[{"family":"Parizzi","given":"Alessandro"},{"family":"Gonzalez","given":"Fernando Rodriguez"},{"family":"Brcic","given":"Ramon"}],"accessed":{"date-parts":[["2026",4,3]]},"issued":{"date-parts":[["2020",1,16]]}}}],"schema":"https://github.com/citation-style-language/schema/raw/master/csl-citation.json"} </w:instrText>
      </w:r>
      <w:r>
        <w:fldChar w:fldCharType="separate"/>
      </w:r>
      <w:r>
        <w:rPr>
          <w:rFonts w:cs="Times New Roman"/>
        </w:rPr>
        <w:t>(Parizzi, Gonzalez and Brcic, 2020)</w:t>
      </w:r>
      <w:r>
        <w:fldChar w:fldCharType="end"/>
      </w:r>
      <w:r>
        <w:t>, etc.</w:t>
      </w:r>
    </w:p>
    <w:p w14:paraId="4BE39230" w14:textId="2AAD17CA" w:rsidR="003E7760" w:rsidRDefault="00000000">
      <w:pPr>
        <w:ind w:firstLineChars="0" w:firstLine="420"/>
      </w:pPr>
      <w:r>
        <w:t>In addition, relative measurement technology based on the chord measurement method indirectly characterizes the actual track irregularity state through the relative positional relationship between different points on the measuring chord, enabling compatibility with shorter wavelength ranges. Since it does not require acquisition of absolute spatial coordinates, its maximum measurement speed can generally reach more than 3 km/h</w:t>
      </w:r>
      <w:bookmarkStart w:id="22" w:name="OLE_LINK34"/>
      <w:r>
        <w:rPr>
          <w:rFonts w:hint="eastAsia"/>
        </w:rPr>
        <w:t xml:space="preserve"> </w:t>
      </w:r>
      <w:r>
        <w:fldChar w:fldCharType="begin"/>
      </w:r>
      <w:r w:rsidR="000A3919">
        <w:instrText xml:space="preserve"> ADDIN ZOTERO_ITEM CSL_CITATION {"citationID":"sVscIauW","properties":{"unsorted":false,"formattedCitation":"(YAZAWA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rPr>
          <w:rFonts w:cs="Times New Roman"/>
        </w:rPr>
        <w:t>(YAZAWA and TAKESHITA, 2002)</w:t>
      </w:r>
      <w:r>
        <w:fldChar w:fldCharType="end"/>
      </w:r>
      <w:bookmarkEnd w:id="22"/>
      <w:r>
        <w:t>. It is generally classified into three categories: mid-chord , eccentric chord , and multi-point chord , covering detection objects such as rail corrugation, joint irregularities, and medium-short wavelength irregularities.</w:t>
      </w:r>
    </w:p>
    <w:bookmarkEnd w:id="19"/>
    <w:p w14:paraId="34E55115" w14:textId="77777777" w:rsidR="003E7760" w:rsidRDefault="00000000">
      <w:pPr>
        <w:pStyle w:val="3"/>
        <w:spacing w:before="156"/>
      </w:pPr>
      <w:r>
        <w:t>General Survey</w:t>
      </w:r>
    </w:p>
    <w:p w14:paraId="23E25435" w14:textId="77777777" w:rsidR="003E7760" w:rsidRDefault="00000000">
      <w:pPr>
        <w:ind w:firstLine="480"/>
      </w:pPr>
      <w:bookmarkStart w:id="23" w:name="OLE_LINK43"/>
      <w:r>
        <w:t xml:space="preserve">In the context of modern railway infrastructure management, "census measurement" refers to the long-term, long-distance, and full-life-cycle inspection of the track network. This macroscopic evaluation is predominantly executed by dedicated Track Geometry Cars or Track Recording Vehicles, which provide continuous, high-speed, and non-destructive evaluations of the track's condition. While macroscopic census techniques provide essential network-level health screening, their architecture is not designed for localized, microscopic diagnostics. As networks evolve toward higher traffic densities and heavier axle loads, four systemic limitation categories have emerged — summarized in Table 2 and Figure 5. These vulnerabilities not only compromise the reliability of track assessments but also severely hinder the transition toward proactive maintenance. Through a comprehensive review of existing literature, the inadequacies of current macroscopic census technologies can be systematically deconstructed across four critical dimensions: spatiotemporal resolution constraints, physical sensing disconnects, data aggregation flaws, and the resultant reactive </w:t>
      </w:r>
      <w:r>
        <w:lastRenderedPageBreak/>
        <w:t>maintenance trap.</w:t>
      </w:r>
    </w:p>
    <w:bookmarkEnd w:id="23"/>
    <w:p w14:paraId="09400677" w14:textId="77777777" w:rsidR="003E7760" w:rsidRDefault="00000000">
      <w:pPr>
        <w:keepNext/>
        <w:spacing w:line="240" w:lineRule="auto"/>
        <w:ind w:firstLineChars="0" w:firstLine="0"/>
        <w:jc w:val="center"/>
      </w:pPr>
      <w:ins w:id="24" w:author="魏奇亮" w:date="2026-03-31T15:56:00Z">
        <w:r>
          <w:rPr>
            <w:noProof/>
          </w:rPr>
          <w:drawing>
            <wp:inline distT="0" distB="0" distL="114300" distR="114300" wp14:anchorId="03AD32AE" wp14:editId="267DF722">
              <wp:extent cx="3956050" cy="2157730"/>
              <wp:effectExtent l="0" t="0" r="6350" b="6350"/>
              <wp:docPr id="1" name="图片 1" descr="Gemini_Generated_Image_n1tf74n1tf74n1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n1tf74n1tf74n1tf"/>
                      <pic:cNvPicPr>
                        <a:picLocks noChangeAspect="1"/>
                      </pic:cNvPicPr>
                    </pic:nvPicPr>
                    <pic:blipFill>
                      <a:blip r:embed="rId18"/>
                      <a:stretch>
                        <a:fillRect/>
                      </a:stretch>
                    </pic:blipFill>
                    <pic:spPr>
                      <a:xfrm>
                        <a:off x="0" y="0"/>
                        <a:ext cx="3956050" cy="2157730"/>
                      </a:xfrm>
                      <a:prstGeom prst="rect">
                        <a:avLst/>
                      </a:prstGeom>
                    </pic:spPr>
                  </pic:pic>
                </a:graphicData>
              </a:graphic>
            </wp:inline>
          </w:drawing>
        </w:r>
      </w:ins>
    </w:p>
    <w:p w14:paraId="6E6B427B" w14:textId="5A7DCFDE" w:rsidR="003E7760" w:rsidRDefault="00000000">
      <w:pPr>
        <w:pStyle w:val="a3"/>
      </w:pPr>
      <w:r>
        <w:t xml:space="preserve">Figure </w:t>
      </w:r>
      <w:fldSimple w:instr=" SEQ Figure \* ARABIC ">
        <w:r w:rsidR="000C69C2">
          <w:rPr>
            <w:noProof/>
          </w:rPr>
          <w:t>4</w:t>
        </w:r>
      </w:fldSimple>
      <w:r>
        <w:rPr>
          <w:rFonts w:hint="eastAsia"/>
        </w:rPr>
        <w:t xml:space="preserve"> </w:t>
      </w:r>
      <w:r>
        <w:t>The theoretical framework of systemic limitations in macroscopic census measurements</w:t>
      </w:r>
    </w:p>
    <w:p w14:paraId="6F550407" w14:textId="3A90BC51" w:rsidR="003E7760" w:rsidRDefault="00000000">
      <w:pPr>
        <w:ind w:firstLineChars="0" w:firstLine="420"/>
      </w:pPr>
      <w:bookmarkStart w:id="25" w:name="OLE_LINK44"/>
      <w:r>
        <w:t xml:space="preserve">Spatiotemporal Resolution Constraints. Running dedicated TRVs is operationally expensive and disruptive, forcing a constant conflict between safety inspections and commercial train services. These specialized vehicles require exclusive "track possessions," forcing infrastructure managers into a constant conflict between conducting safety inspections and maintaining profitable, regular commercial train services </w:t>
      </w:r>
      <w:r>
        <w:rPr>
          <w:rFonts w:hint="eastAsia"/>
        </w:rPr>
        <w:fldChar w:fldCharType="begin"/>
      </w:r>
      <w:r w:rsidR="000A3919">
        <w:instrText xml:space="preserve"> ADDIN ZOTERO_ITEM CSL_CITATION {"citationID":"rDqXeN9r","properties":{"formattedCitation":"(Paix\\uc0\\u227{}o, Fortunato and Cal\\uc0\\u231{}ada, 2019; Malekjafarian {\\i{}et al.}, 2023)","plainCitation":"(Paixão, Fortunato and Calçada, 2019; 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Arslan"},{"family":"Golpayegani","given":"Fatemeh"}],"issued":{"date-parts":[["2023",8,31]]}}},{"id":"owbJ2Ida/bmij2W8V","uris":["http://zotero.org/users/17096852/items/8IF83VQP"],"itemData":{"id":1398,"type":"article-journal","abstract":"Railway infrastructure managers run dedicated inspection vehicles to monitor the geometric quality of the track (among other aspects) to detect irregularities and ensure safe running conditions of railway lines, in accordance with specific regulations. Unfortunately, these inspections disturb the normal traffic operation, especially in networks with intense traffic; are generally carried out only a few times per year; and, consequently, do not provide prompt identification of critical situations. Considering the recent developments and cost reduction in sensing capabilities of smartphones, the authors pr</w:instrText>
      </w:r>
      <w:r w:rsidR="000A3919">
        <w:rPr>
          <w:rFonts w:hint="eastAsia"/>
        </w:rPr>
        <w:instrText>esent an approach to use these technologies to perform constant acceleration measurements inside in</w:instrText>
      </w:r>
      <w:r w:rsidR="000A3919">
        <w:rPr>
          <w:rFonts w:hint="eastAsia"/>
        </w:rPr>
        <w:instrText>‐</w:instrText>
      </w:r>
      <w:r w:rsidR="000A3919">
        <w:rPr>
          <w:rFonts w:hint="eastAsia"/>
        </w:rPr>
        <w:instrText>service trains to complement the assessment of the structural performance and geometrical degradation of the tracks. Cross</w:instrText>
      </w:r>
      <w:r w:rsidR="000A3919">
        <w:rPr>
          <w:rFonts w:hint="eastAsia"/>
        </w:rPr>
        <w:instrText>‐</w:instrText>
      </w:r>
      <w:r w:rsidR="000A3919">
        <w:rPr>
          <w:rFonts w:hint="eastAsia"/>
        </w:rPr>
        <w:instrText>correlation values above 0.85 were obtained between the standard deviations of the longitudinal level and the experimental vertical accelerations measured on</w:instrText>
      </w:r>
      <w:r w:rsidR="000A3919">
        <w:rPr>
          <w:rFonts w:hint="eastAsia"/>
        </w:rPr>
        <w:instrText>‐</w:instrText>
      </w:r>
      <w:r w:rsidR="000A3919">
        <w:rPr>
          <w:rFonts w:hint="eastAsia"/>
        </w:rPr>
        <w:instrText>board a passenger train on an 11</w:instrText>
      </w:r>
      <w:r w:rsidR="000A3919">
        <w:rPr>
          <w:rFonts w:hint="eastAsia"/>
        </w:rPr>
        <w:instrText>‐</w:instrText>
      </w:r>
      <w:r w:rsidR="000A3919">
        <w:rPr>
          <w:rFonts w:hint="eastAsia"/>
        </w:rPr>
        <w:instrText>km railway stretch. The results showed that the approach can be used to identify critical situations that affect the performance of the track, regarding passenger comfort, degradation rates, and risk of derailment. It may comprise a low</w:instrText>
      </w:r>
      <w:r w:rsidR="000A3919">
        <w:rPr>
          <w:rFonts w:hint="eastAsia"/>
        </w:rPr>
        <w:instrText>‐</w:instrText>
      </w:r>
      <w:r w:rsidR="000A3919">
        <w:rPr>
          <w:rFonts w:hint="eastAsia"/>
        </w:rPr>
        <w:instrText>cost and crowdsourced complement to the general current practice of track geometric inspection by dedicated vehicl</w:instrText>
      </w:r>
      <w:r w:rsidR="000A3919">
        <w:instrText xml:space="preserve">es and contribute to an earlier detection of track malfunctions, consequently, to a more efficient maintenance planning and infrastructure management.","container-title":"Advances in Civil Engineering","DOI":"10.1155/2019/1729153","ISSN":"1687-8086, 1687-8094","issue":"1","journalAbbreviation":"Adv. Civ. Eng.","language":"en","page":"1729153","source":"DOI.org (Crossref)","title":"Smartphone’s sensing capabilities for on-board railway track monitoring: structural performance and geometrical degradation assessment","title-short":"Smartphone’s sensing capabilities for on-board railway track monitoring","volume":"2019","author":[{"family":"Paixão","given":"André"},{"family":"Fortunato","given":"Eduardo"},{"family":"Calçada","given":"Rui"}],"editor":[{"family":"Rizos","given":"Dimitris"}],"issued":{"date-parts":[["2019",1]]}}}],"schema":"https://github.com/citation-style-language/schema/raw/master/csl-citation.json"} </w:instrText>
      </w:r>
      <w:r>
        <w:rPr>
          <w:rFonts w:hint="eastAsia"/>
        </w:rPr>
        <w:fldChar w:fldCharType="separate"/>
      </w:r>
      <w:r>
        <w:rPr>
          <w:rFonts w:cs="Times New Roman"/>
          <w:kern w:val="0"/>
        </w:rPr>
        <w:t xml:space="preserve">(Paixão, Fortunato and Calçada, 2019; Malekjafarian </w:t>
      </w:r>
      <w:r>
        <w:rPr>
          <w:rFonts w:cs="Times New Roman"/>
          <w:i/>
          <w:iCs/>
          <w:kern w:val="0"/>
        </w:rPr>
        <w:t>et al.</w:t>
      </w:r>
      <w:r>
        <w:rPr>
          <w:rFonts w:cs="Times New Roman"/>
          <w:kern w:val="0"/>
        </w:rPr>
        <w:t>, 2023)</w:t>
      </w:r>
      <w:r>
        <w:rPr>
          <w:rFonts w:hint="eastAsia"/>
        </w:rPr>
        <w:fldChar w:fldCharType="end"/>
      </w:r>
      <w:r>
        <w:rPr>
          <w:rFonts w:hint="eastAsia"/>
        </w:rPr>
        <w:t>.</w:t>
      </w:r>
      <w:r>
        <w:t xml:space="preserve"> Consequently, the frequency of network-wide census inspections is severely compressed. In reality, large-scale networks—such as the Dutch railway system—often limit these inspections to merely twice a year </w:t>
      </w:r>
      <w:r>
        <w:rPr>
          <w:rFonts w:hint="eastAsia"/>
        </w:rPr>
        <w:fldChar w:fldCharType="begin"/>
      </w:r>
      <w:r w:rsidR="000A3919">
        <w:instrText xml:space="preserve"> ADDIN ZOTERO_ITEM CSL_CITATION {"citationID":"dWjuFO4R","properties":{"formattedCitation":"(Wang,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w:t>
      </w:r>
    </w:p>
    <w:p w14:paraId="2B887B6D" w14:textId="79EBD38A" w:rsidR="003E7760" w:rsidRDefault="00000000">
      <w:pPr>
        <w:ind w:firstLineChars="0" w:firstLine="420"/>
      </w:pPr>
      <w:r>
        <w:rPr>
          <w:rFonts w:hint="eastAsia"/>
        </w:rPr>
        <w:t xml:space="preserve">This extremely low-frequency paradigm inherently restricts census data to isolated, short-term "static snapshots," creating massive temporal blind spots. Track degradation is rarely a perfectly slow, linear process; it frequently manifests as rapid track degradation or sudden damages induced by extreme dynamic loads, severe weather, or sudden material fatigue </w:t>
      </w:r>
      <w:r>
        <w:rPr>
          <w:rFonts w:hint="eastAsia"/>
        </w:rPr>
        <w:fldChar w:fldCharType="begin"/>
      </w:r>
      <w:r w:rsidR="000A3919">
        <w:instrText xml:space="preserve"> ADDIN ZOTERO_ITEM CSL_CITATION {"citationID":"rppJmZC1","properties":{"formattedCitation":"(Malekjafarian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 xml:space="preserve">. Because census measurements leave months-long gaps between consecutive inspections, they are fundamentally incapable of continuously monitoring active dynamic damage or providing early warnings for these sudden, highly critical localized failures </w:t>
      </w:r>
      <w:r>
        <w:rPr>
          <w:rFonts w:hint="eastAsia"/>
        </w:rPr>
        <w:fldChar w:fldCharType="begin"/>
      </w:r>
      <w:r w:rsidR="000A3919">
        <w:instrText xml:space="preserve"> ADDIN ZOTERO_ITEM CSL_CITATION {"citationID":"X872PcUn","properties":{"formattedCitation":"(Shi {\\i{}et al.}, 2018)","plainCitation":"(Shi et al., 2018)","noteIndex":0},"citationItems":[{"id":"owbJ2Ida/QKa27dXL","uris":["http://zotero.org/users/17096852/items/SU8K7IRZ"],"itemData":{"id":1386,"type":"article-journal","abstract":"Structural degradation of rails will unavoidably take place with time due to cyclic bending stresses, rolling contact fatigue, impact and environmental degradation. Rail infrastructure managers employ a variety of techniques and equipment to inspect rails. Still tens of rail failures are detected every year on all major rail networks. Inspection of the rail network is normally carried out at night time, when normal traffic has ceased. As the implementation of the 24-h railway moves forward to address the increasing demand for rail transport, conventional inspection processes will become more difficult to implement. Therefore, there is an obvious need to gradually replace outdated inspection methodologies with more efficient remote condition monitoring technology. The remote condition monitoring techniques employed should be able to detect and evaluate defects without causing any reduction in the optimum rail infrastructure availability. Acoustic emission is a passive remote condition monitoring technique which can be employed for the quantitative evaluation of the structural integrity of rails. Acoustic emission sensors can be easily installed on rails in order to monitor the structural degradation rate in real time. Therefore, apart from detecting defects, acoustic emission can be realistically applied to quantify damage. In this study, the authors investigated the performance of acoustic emission in detecting and quantifying damage in rail steel samples subjected to cyclic fatigue loads during experiments carried out under laboratory conditions. Herewith, the key results obtained are presented together with a detailed discussion of the approach employed in filtering noise sources during data acquisition and subsequent signal processing.","container-title":"Proceedings of the Institution of Mechanical Engineers, Part F: Journal of Rail and Rapid Transit","DOI":"10.1177/0954409717711292","ISSN":"0954-4097, 2041-3017","issue":"4","journalAbbreviation":"Proc. Inst. Mech. Eng. F: J. Rail Rapid Transit","language":"en","page":"1211-1224","source":"DOI.org (Crossref)","title":"Quantitative monitoring of brittle fatigue crack growth in railway steel using acoustic emission","volume":"232","author":[{"family":"Shi","given":"Shengrun"},{"family":"Han","given":"Zhiyuan"},{"family":"Liu","given":"Zipeng"},{"family":"Vallely","given":"Patrick"},{"family":"Soua","given":"Slim"},{"family":"Kaewunruen","given":"Sakdirat"},{"family":"Papaelias","given":"Mayorkinos"}],"issued":{"date-parts":[["2018",4]]}}}],"schema":"https://github.com/citation-style-language/schema/raw/master/csl-citation.json"} </w:instrText>
      </w:r>
      <w:r>
        <w:rPr>
          <w:rFonts w:hint="eastAsia"/>
        </w:rPr>
        <w:fldChar w:fldCharType="separate"/>
      </w:r>
      <w:r>
        <w:rPr>
          <w:rFonts w:cs="Times New Roman"/>
          <w:kern w:val="0"/>
        </w:rPr>
        <w:t xml:space="preserve">(Shi </w:t>
      </w:r>
      <w:r>
        <w:rPr>
          <w:rFonts w:cs="Times New Roman"/>
          <w:i/>
          <w:iCs/>
          <w:kern w:val="0"/>
        </w:rPr>
        <w:t>et al.</w:t>
      </w:r>
      <w:r>
        <w:rPr>
          <w:rFonts w:cs="Times New Roman"/>
          <w:kern w:val="0"/>
        </w:rPr>
        <w:t>, 2018)</w:t>
      </w:r>
      <w:r>
        <w:rPr>
          <w:rFonts w:hint="eastAsia"/>
        </w:rPr>
        <w:fldChar w:fldCharType="end"/>
      </w:r>
      <w:r>
        <w:rPr>
          <w:rFonts w:hint="eastAsia"/>
        </w:rPr>
        <w:t>.</w:t>
      </w:r>
    </w:p>
    <w:bookmarkEnd w:id="25"/>
    <w:p w14:paraId="2DF3DA3E" w14:textId="6612EC3C" w:rsidR="003E7760" w:rsidRDefault="00000000">
      <w:pPr>
        <w:ind w:firstLineChars="0" w:firstLine="420"/>
      </w:pPr>
      <w:r>
        <w:rPr>
          <w:rFonts w:hint="eastAsia"/>
        </w:rPr>
        <w:t xml:space="preserve">Spatially, the macroscopic approach completely fails to support accurate full-life-cycle tracking of localized defects due to inherent positioning errors. Long-distance inspections rely heavily on mileage encoders and GPS, both of which are highly susceptible to wheel slip, route variations (e.g., changing lanes), and signal losses in tunnels or urban canyons </w:t>
      </w:r>
      <w:r>
        <w:rPr>
          <w:rFonts w:hint="eastAsia"/>
        </w:rPr>
        <w:fldChar w:fldCharType="begin"/>
      </w:r>
      <w:r w:rsidR="000A3919">
        <w:instrText xml:space="preserve"> ADDIN ZOTERO_ITEM CSL_CITATION {"citationID":"1lWSEt5p","properties":{"formattedCitation":"(Wang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 xml:space="preserve">. This vulnerability inevitably introduces cumulative "mileage drift" and spatial desynchronization across different batches of census data </w:t>
      </w:r>
      <w:r>
        <w:rPr>
          <w:rFonts w:hint="eastAsia"/>
        </w:rPr>
        <w:fldChar w:fldCharType="begin"/>
      </w:r>
      <w:r w:rsidR="000A3919">
        <w:instrText xml:space="preserve"> ADDIN ZOTERO_ITEM CSL_CITATION {"citationID":"B4tmfEWK","properties":{"formattedCitation":"(Guo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Without absolute spatial synchronization, it is impossible to accurately evaluate the localized degradation rate of a specific defect over its lifecycle. Consequently, a defect recorded in one census might be misidentified as </w:t>
      </w:r>
      <w:del w:id="26" w:author="Claude" w:date="2026-06-25T00:00:00Z">
        <w:r>
          <w:rPr>
            <w:rFonts w:hint="eastAsia"/>
          </w:rPr>
          <w:lastRenderedPageBreak/>
          <w:delText>a</w:delText>
        </w:r>
      </w:del>
      <w:ins w:id="27" w:author="Claude" w:date="2026-06-25T00:00:00Z">
        <w:r>
          <w:rPr>
            <w:rFonts w:hint="eastAsia"/>
          </w:rPr>
          <w:t>an</w:t>
        </w:r>
      </w:ins>
      <w:r>
        <w:rPr>
          <w:rFonts w:hint="eastAsia"/>
        </w:rPr>
        <w:t xml:space="preserve"> entirely new defect in the next, rendering long-term historical census data virtually useless for precise micro-maintenance </w:t>
      </w:r>
      <w:r>
        <w:rPr>
          <w:rFonts w:hint="eastAsia"/>
        </w:rPr>
        <w:fldChar w:fldCharType="begin"/>
      </w:r>
      <w:r w:rsidR="000A3919">
        <w:instrText xml:space="preserve"> ADDIN ZOTERO_ITEM CSL_CITATION {"citationID":"bTb4X3JW","properties":{"formattedCitation":"(Wang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w:t>
      </w:r>
    </w:p>
    <w:p w14:paraId="7F084799" w14:textId="6928D890" w:rsidR="003E7760" w:rsidRDefault="00000000">
      <w:pPr>
        <w:ind w:firstLineChars="0" w:firstLine="420"/>
      </w:pPr>
      <w:r>
        <w:t xml:space="preserve">Physical Sensing Disconnect. A critical load discrepancy exists between inspection vehicles (typically ~5 t axle load) and in-service trains (12–16 t). Standard inspection vehicles typically apply axle loads (e.g., 5 tonnes) that are significantly lighter than those of in-service passenger or heavy-haul freight trains (e.g., 12–16 tonnes). This severe load deficit means that structural defects highly sensitive to extreme dynamic loading—such as localized track stiffness degradation and dynamic settlement—remain unexcited and uncompressed during the census, leading to massive underestimations of the actual danger </w:t>
      </w:r>
      <w:r>
        <w:rPr>
          <w:rFonts w:hint="eastAsia"/>
        </w:rPr>
        <w:fldChar w:fldCharType="begin"/>
      </w:r>
      <w:r w:rsidR="000A3919">
        <w:instrText xml:space="preserve"> ADDIN ZOTERO_ITEM CSL_CITATION {"citationID":"yApnP8U6","properties":{"formattedCitation":"(OBrien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2018)</w:t>
      </w:r>
      <w:r>
        <w:rPr>
          <w:rFonts w:hint="eastAsia"/>
        </w:rPr>
        <w:fldChar w:fldCharType="end"/>
      </w:r>
      <w:r>
        <w:rPr>
          <w:rFonts w:hint="eastAsia"/>
        </w:rPr>
        <w:t>.</w:t>
      </w:r>
    </w:p>
    <w:p w14:paraId="7BAFB8EE" w14:textId="1E30C56F" w:rsidR="003E7760" w:rsidRDefault="00000000">
      <w:pPr>
        <w:ind w:firstLineChars="0" w:firstLine="420"/>
      </w:pPr>
      <w:r>
        <w:rPr>
          <w:rFonts w:hint="eastAsia"/>
        </w:rPr>
        <w:t xml:space="preserve">Furthermore, traditional census sensors primarily scan the surface geometry of the rail head. This "surface blindness" means the system only records the ultimate symptoms of degradation, remaining completely blind to the underlying structural root causes, such as localized subgrade settlement, poor drainage, or ballast fouling </w:t>
      </w:r>
      <w:r>
        <w:rPr>
          <w:rFonts w:hint="eastAsia"/>
        </w:rPr>
        <w:fldChar w:fldCharType="begin"/>
      </w:r>
      <w:r w:rsidR="000A3919">
        <w:instrText xml:space="preserve"> ADDIN ZOTERO_ITEM CSL_CITATION {"citationID":"LuvJnt0G","properties":{"formattedCitation":"(Zarembski,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rPr>
          <w:rFonts w:hint="eastAsia"/>
        </w:rPr>
        <w:fldChar w:fldCharType="separate"/>
      </w:r>
      <w:r>
        <w:rPr>
          <w:rFonts w:cs="Times New Roman"/>
        </w:rPr>
        <w:t>(Zarembski, Grissom and Euston, 2014; Wang, Liu and Euston, 2023b)</w:t>
      </w:r>
      <w:r>
        <w:rPr>
          <w:rFonts w:hint="eastAsia"/>
        </w:rPr>
        <w:fldChar w:fldCharType="end"/>
      </w:r>
      <w:r>
        <w:rPr>
          <w:rFonts w:hint="eastAsia"/>
        </w:rPr>
        <w:t xml:space="preserve">. This physical sensing blind spot becomes exceptionally catastrophic at critical structural nodes, such as bridge-to-subgrade transition zones and switches and crossings (S&amp;C). In transition zones, abrupt variations in vertical stiffness generate extreme dynamic impacts that damage track components long before surface geometry thresholds are breached </w:t>
      </w:r>
      <w:r>
        <w:rPr>
          <w:rFonts w:hint="eastAsia"/>
        </w:rPr>
        <w:fldChar w:fldCharType="begin"/>
      </w:r>
      <w:r w:rsidR="000A3919">
        <w:instrText xml:space="preserve"> ADDIN ZOTERO_ITEM CSL_CITATION {"citationID":"nSlzaA4S","properties":{"formattedCitation":"(Heydari, 2024)","plainCitation":"(Heydari, 2024)","noteIndex":0},"citationItems":[{"id":"owbJ2Ida/bl338vEU","uris":["http://zotero.org/users/17096852/items/FB5BFSTJ"],"itemData":{"id":1410,"type":"article-journal","abstract":"Short-span bridges are one of the most frequent infrastructures along railway tracks where railway track stiffness suddenly changes. The sudden variation in the vertical stiffness of railway tracks increases dynamic loads and causes numerous defects in ballasted railroads. Therefore, improving the dynamic performance of railway tracks can be conducted by constructing countermeasures along the transition zone. In this regard, the approach slab is a practical technique used in railway-bridge transition zones. As the dimensional shape of the approach slab plays a signiﬁcant role in the dynamic response of transition zones, this study evaluated the effects of its main geometric parameters. A three-dimensional model of the railway portal bridge, including the approach slab, was built using the ﬁnite element method and analyzed by imposing moving wheel loads as a series of acting force points along rail elements. The model was validated with ﬁeld-obtained results acquired through a laser/camera-based measuring technique. Then, some sensitivity analyses were performed to ﬁnd optimized geometric dimensions of approach slabs to improve the dynamic behavior of railway-bridge transition zones. Obtained results of the geometrical sensitivity analysis show that when the geometrically optimized approach slab is used along the railway-bridge transition zone, the displacements of rail and ballast are decreased by 24% and 18%, respectively.","container-title":"Canadian Journal of Civil Engineering","DOI":"10.1139/cjce-2022-0453","ISSN":"0315-1468, 1208-6029","issue":"4","journalAbbreviation":"Can. J. Civ. Eng.","language":"en","license":"http://www.nrcresearchpress.com/page/about/CorporateTextAndDataMining","page":"399-408","source":"DOI.org (Crossref)","title":"Evaluating the dynamic behavior of railway-bridge transition zone: numerical and field measurements","title-short":"Evaluating the dynamic behavior of railway-bridge transition zone","volume":"51","author":[{"family":"Heydari","given":"Hamidreza"}],"issued":{"date-parts":[["2024",4,1]]}}}],"schema":"https://github.com/citation-style-language/schema/raw/master/csl-citation.json"} </w:instrText>
      </w:r>
      <w:r>
        <w:rPr>
          <w:rFonts w:hint="eastAsia"/>
        </w:rPr>
        <w:fldChar w:fldCharType="separate"/>
      </w:r>
      <w:r>
        <w:rPr>
          <w:rFonts w:cs="Times New Roman"/>
        </w:rPr>
        <w:t>(Heydari, 2024)</w:t>
      </w:r>
      <w:r>
        <w:rPr>
          <w:rFonts w:hint="eastAsia"/>
        </w:rPr>
        <w:fldChar w:fldCharType="end"/>
      </w:r>
      <w:r>
        <w:rPr>
          <w:rFonts w:hint="eastAsia"/>
        </w:rPr>
        <w:t xml:space="preserve">. Similarly, at complex S&amp;C nodes, the inherent geometric discontinuities (physical gaps in the rail) not only render conventional automated sensors (e.g., eddy current or image recognition) ineffective, but also completely confound dynamic sensors, which struggle to separate normal structural gap impacts from actual defect-induced vibrations </w:t>
      </w:r>
      <w:r>
        <w:rPr>
          <w:rFonts w:hint="eastAsia"/>
        </w:rPr>
        <w:fldChar w:fldCharType="begin"/>
      </w:r>
      <w:r w:rsidR="000A3919">
        <w:instrText xml:space="preserve"> ADDIN ZOTERO_ITEM CSL_CITATION {"citationID":"Ck9sl2Qx","properties":{"formattedCitation":"(Wei {\\i{}et al.}, 2017)","plainCitation":"(Wei et al., 2017)","noteIndex":0},"citationItems":[{"id":"owbJ2Ida/8uuXflI1","uris":["http://zotero.org/users/17096852/items/THR3RGZU"],"itemData":{"id":1426,"type":"article-journal","abstract":"In this paper, we investigate the capability of an axle box acceleration (ABA) system to evaluate the degradation at railway crossings. For this purpose, information from multiple sensors, namely, ABA signals, 3D rail proﬁles, Global Positioning System (GPS) and tachometer recordings, was collected from both nominal and degraded crossings. By proper correlation of the gathered data, an algorithm was proposed to distinguish the characteristic ABA related to the degradation and then to evaluate the health condition of crossings. The algorithm was then demonstrated on a crossing with an unknown degradation status, and its capability was veriﬁed via a 3D proﬁle measurement. The results indicate that the ABA system is effective at monitoring two types of degradations. The ﬁrst type is uneven deformation between the wing rail and crossing nose, corresponding to characteristic ABA frequencies of 230–350 and 460–650 Hz. The second type is local irregularity in the longitudinal slope of the crossing nose, corresponding to characteristic ABA frequencies of 460–650 Hz. The types and severity of the degradation can be evaluated by the spatial distribution and energy concentration of the characteristic frequencies of the ABA signals.","container-title":"Sensors","DOI":"10.3390/s17102236","ISSN":"1424-8220","issue":"10","journalAbbreviation":"Sens.","language":"en","page":"2236","source":"DOI.org (Crossref)","title":"Evaluating degradation at railway crossings using axle box acceleration measurements","volume":"17","author":[{"family":"Wei","given":"Zilong"},{"family":"Núñez","given":"Alfredo"},{"family":"Li","given":"Zili"},{"family":"Dollevoet","given":"Rolf"}],"issued":{"date-parts":[["2017",9,29]]}}}],"schema":"https://github.com/citation-style-language/schema/raw/master/csl-citation.json"} </w:instrText>
      </w:r>
      <w:r>
        <w:rPr>
          <w:rFonts w:hint="eastAsia"/>
        </w:rPr>
        <w:fldChar w:fldCharType="separate"/>
      </w:r>
      <w:r>
        <w:rPr>
          <w:rFonts w:cs="Times New Roman"/>
          <w:kern w:val="0"/>
        </w:rPr>
        <w:t xml:space="preserve">(Wei </w:t>
      </w:r>
      <w:r>
        <w:rPr>
          <w:rFonts w:cs="Times New Roman"/>
          <w:i/>
          <w:iCs/>
          <w:kern w:val="0"/>
        </w:rPr>
        <w:t>et al.</w:t>
      </w:r>
      <w:r>
        <w:rPr>
          <w:rFonts w:cs="Times New Roman"/>
          <w:kern w:val="0"/>
        </w:rPr>
        <w:t>, 2017)</w:t>
      </w:r>
      <w:r>
        <w:rPr>
          <w:rFonts w:hint="eastAsia"/>
        </w:rPr>
        <w:fldChar w:fldCharType="end"/>
      </w:r>
      <w:r>
        <w:rPr>
          <w:rFonts w:hint="eastAsia"/>
        </w:rPr>
        <w:t xml:space="preserve">. By ignoring the true operational conditions and actual wheel-rail dynamic interactions, static geometry census fails to accurately quantify the state of these high-degradation nodes, forcing a reliance on inefficient manual visual inspections </w:t>
      </w:r>
      <w:r>
        <w:rPr>
          <w:rFonts w:hint="eastAsia"/>
        </w:rPr>
        <w:fldChar w:fldCharType="begin"/>
      </w:r>
      <w:r w:rsidR="000A3919">
        <w:instrText xml:space="preserve"> ADDIN ZOTERO_ITEM CSL_CITATION {"citationID":"uXzrRDqE","properties":{"formattedCitation":"(Milosevic {\\i{}et al.}, 2022a)","plainCitation":"(Milosevic et al., 2022a)","noteIndex":0},"citationItems":[{"id":"owbJ2Ida/6RRrGlo6","uris":["http://zotero.org/users/17096852/items/7JCWI8DP"],"itemData":{"id":1436,"type":"article-journal","abstract":"This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deﬁned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 = 1 and λ2 = 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purposes.","container-title":"Sensors","DOI":"10.3390/s22031012","ISSN":"1424-8220","issue":"3","journalAbbreviation":"Sens.","language":"en","page":"1012","source":"DOI.org (Crossref)","title":"Condition monitoring of railway crossing geometry via measured and simulated track responses","volume":"22","author":[{"family":"Milosevic","given":"Marko D. G."},{"family":"Pålsson","given":"Björn A."},{"family":"Nissen","given":"Arne"},{"family":"Nielsen","given":"Jens C. O."},{"family":"Johansson","given":"Håkan"}],"issued":{"date-parts":[["2022",1,28]]}}}],"schema":"https://github.com/citation-style-language/schema/raw/master/csl-citation.json"} </w:instrText>
      </w:r>
      <w:r>
        <w:rPr>
          <w:rFonts w:hint="eastAsia"/>
        </w:rPr>
        <w:fldChar w:fldCharType="separate"/>
      </w:r>
      <w:r w:rsidR="000A3919" w:rsidRPr="000A3919">
        <w:rPr>
          <w:rFonts w:cs="Times New Roman"/>
          <w:kern w:val="0"/>
        </w:rPr>
        <w:t xml:space="preserve">(Milosevic </w:t>
      </w:r>
      <w:r w:rsidR="000A3919" w:rsidRPr="000A3919">
        <w:rPr>
          <w:rFonts w:cs="Times New Roman"/>
          <w:i/>
          <w:iCs/>
          <w:kern w:val="0"/>
        </w:rPr>
        <w:t>et al.</w:t>
      </w:r>
      <w:r w:rsidR="000A3919" w:rsidRPr="000A3919">
        <w:rPr>
          <w:rFonts w:cs="Times New Roman"/>
          <w:kern w:val="0"/>
        </w:rPr>
        <w:t>, 2022a)</w:t>
      </w:r>
      <w:r>
        <w:rPr>
          <w:rFonts w:hint="eastAsia"/>
        </w:rPr>
        <w:fldChar w:fldCharType="end"/>
      </w:r>
      <w:r>
        <w:rPr>
          <w:rFonts w:hint="eastAsia"/>
        </w:rPr>
        <w:t>.</w:t>
      </w:r>
    </w:p>
    <w:p w14:paraId="1F568883" w14:textId="004CA8EE" w:rsidR="003E7760" w:rsidRDefault="00000000">
      <w:pPr>
        <w:ind w:firstLineChars="0" w:firstLine="420"/>
      </w:pPr>
      <w:bookmarkStart w:id="28" w:name="OLE_LINK46"/>
      <w:r>
        <w:t xml:space="preserve">Data Aggregation Flaws. High data volume does not equate to diagnostic accuracy: true defects are extremely sparse within the data, and macroscopic aggregation into indices such as TQI introduces a smoothing effect that masks localized failures. As railway mileage expands, single-node computing architectures face severe processing bottlenecks, causing unacceptable delays in generating track quality reports for frontline maintenance </w:t>
      </w:r>
      <w:r>
        <w:rPr>
          <w:rFonts w:hint="eastAsia"/>
        </w:rPr>
        <w:fldChar w:fldCharType="begin"/>
      </w:r>
      <w:r w:rsidR="000A3919">
        <w:instrText xml:space="preserve"> ADDIN ZOTERO_ITEM CSL_CITATION {"citationID":"xBu4edLt","properties":{"formattedCitation":"(Guo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More critically, the data collected is overwhelmingly imbalanced; the vast majority of the track is healthy, meaning true localized defects are extremely "sparse" within the data ocean </w:t>
      </w:r>
      <w:r>
        <w:rPr>
          <w:rFonts w:hint="eastAsia"/>
        </w:rPr>
        <w:fldChar w:fldCharType="begin"/>
      </w:r>
      <w:r w:rsidR="000A3919">
        <w:instrText xml:space="preserve"> ADDIN ZOTERO_ITEM CSL_CITATION {"citationID":"fx5laTIL","properties":{"formattedCitation":"(Hou,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r>
        <w:rPr>
          <w:rFonts w:hint="eastAsia"/>
        </w:rPr>
        <w:t xml:space="preserve">. This extreme sparsity, coupled with the sensors' vulnerability to environmental noise (e.g., sunlight, rain, electromagnetic interference) and the lack of precise physical labels, heavily degrades the reliability of </w:t>
      </w:r>
      <w:r>
        <w:rPr>
          <w:rFonts w:hint="eastAsia"/>
        </w:rPr>
        <w:lastRenderedPageBreak/>
        <w:t xml:space="preserve">automated machine learning classifiers, often necessitating slow and highly subjective expert interpretation </w:t>
      </w:r>
      <w:r>
        <w:rPr>
          <w:rFonts w:hint="eastAsia"/>
        </w:rPr>
        <w:fldChar w:fldCharType="begin"/>
      </w:r>
      <w:r w:rsidR="000A3919">
        <w:instrText xml:space="preserve"> ADDIN ZOTERO_ITEM CSL_CITATION {"citationID":"J8jskv10","properties":{"formattedCitation":"(Hou, Zhao and Yang, 2023; Guo {\\i{}et al.}, 2025)","plainCitation":"(Hou, Zhao and Yang, 2023; 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 xml:space="preserve">(Hou, Zhao and Yang, 2023; Guo </w:t>
      </w:r>
      <w:r>
        <w:rPr>
          <w:rFonts w:cs="Times New Roman"/>
          <w:i/>
          <w:iCs/>
          <w:kern w:val="0"/>
        </w:rPr>
        <w:t>et al.</w:t>
      </w:r>
      <w:r>
        <w:rPr>
          <w:rFonts w:cs="Times New Roman"/>
          <w:kern w:val="0"/>
        </w:rPr>
        <w:t>, 2025)</w:t>
      </w:r>
      <w:r>
        <w:rPr>
          <w:rFonts w:hint="eastAsia"/>
        </w:rPr>
        <w:fldChar w:fldCharType="end"/>
      </w:r>
      <w:r>
        <w:rPr>
          <w:rFonts w:hint="eastAsia"/>
        </w:rPr>
        <w:t>.</w:t>
      </w:r>
    </w:p>
    <w:bookmarkEnd w:id="28"/>
    <w:p w14:paraId="55BFBB6B" w14:textId="0452E5BC" w:rsidR="003E7760" w:rsidRDefault="00000000">
      <w:pPr>
        <w:ind w:firstLineChars="0" w:firstLine="420"/>
      </w:pPr>
      <w:r>
        <w:rPr>
          <w:rFonts w:hint="eastAsia"/>
        </w:rPr>
        <w:t xml:space="preserve">To manage this data explosion, industry practices mathematically aggregate track measurements into macroscopic indicators, such as the Track Quality Index (TQI), over fixed spatial segments (e.g., 200 meters). However, this macroscopic aggregation creates a dangerous "smoothing effect" that forcibly dilutes continuous defect boundaries and masks severe localized spot failures </w:t>
      </w:r>
      <w:r>
        <w:rPr>
          <w:rFonts w:hint="eastAsia"/>
        </w:rPr>
        <w:fldChar w:fldCharType="begin"/>
      </w:r>
      <w:r w:rsidR="000A3919">
        <w:instrText xml:space="preserve"> ADDIN ZOTERO_ITEM CSL_CITATION {"citationID":"bvgGNnsu","properties":{"formattedCitation":"(Fontul {\\i{}et al.}, 2016; Sharma {\\i{}et al.}, 2018)","plainCitation":"(Fontul et al., 2016; Sharma et al., 2018)","noteIndex":0},"citationItems":[{"id":"owbJ2Ida/X3fYsNhQ","uris":["http://zotero.org/users/17096852/items/75QX3F8L"],"itemData":{"id":1366,"type":"article-journal","abstract":"Railway big data technologies are transforming the existing track inspection and maintenance policy deployed for railroads in North America. This paper develops a data-driven conditionbased policy for the inspection and maintenance of track geometry. Both preventive maintenance and spot corrective maintenance are taken into account in the investigation of a 33-month inspection dataset that contains a variety of geometry measurements for every foot of track. First, this study separates the data based on the time interval of the inspection run, calculates the aggregate track quality index (TQI) for each track section, and predicts the track spot geo-defect occurrence probability using random forests. Then, a Markov chain is built to model aggregated track deterioration, and the spot geo-defects are modeled by a Bernoulli process. Finally, a Markov decision process (MDP) is developed for track maintenance decision making, and it is optimized by using a value iteration algorithm. Compared with the existing maintenance policy using Markov chain Monte Carlo (MCMC) simulation, the maintenance policy developed in this paper results in an approximately 10% savings in the total maintenance costs for every 1 mile of track.","container-title":"Transportation Research Part C: Emerging Technologies","DOI":"10.1016/j.trc.2018.02.019","ISSN":"0968090X","journalAbbreviation":"Transp. Res. Part C Emerging Technol.","language":"en","page":"34-58","source":"DOI.org (Crossref)","title":"Data-driven optimization of railway maintenance for track geometry","volume":"90","author":[{"family":"Sharma","given":"Siddhartha"},{"family":"Cui","given":"Yu"},{"family":"He","given":"Qing"},{"family":"Mohammadi","given":"Reza"},{"family":"Li","given":"Zhiguo"}],"issued":{"date-parts":[["2018",5]]}}},{"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t>et al.</w:t>
      </w:r>
      <w:r>
        <w:rPr>
          <w:rFonts w:cs="Times New Roman"/>
          <w:kern w:val="0"/>
        </w:rPr>
        <w:t xml:space="preserve">, 2016; Sharma </w:t>
      </w:r>
      <w:r>
        <w:rPr>
          <w:rFonts w:cs="Times New Roman"/>
          <w:i/>
          <w:iCs/>
          <w:kern w:val="0"/>
        </w:rPr>
        <w:t>et al.</w:t>
      </w:r>
      <w:r>
        <w:rPr>
          <w:rFonts w:cs="Times New Roman"/>
          <w:kern w:val="0"/>
        </w:rPr>
        <w:t>, 2018)</w:t>
      </w:r>
      <w:r>
        <w:rPr>
          <w:rFonts w:hint="eastAsia"/>
        </w:rPr>
        <w:fldChar w:fldCharType="end"/>
      </w:r>
      <w:r>
        <w:rPr>
          <w:rFonts w:hint="eastAsia"/>
        </w:rPr>
        <w:t xml:space="preserve">. Furthermore, census systems generally evaluate defects of different wavelengths (e.g., long-wave track settlement and short-wave dipped joints) in total isolation. This arbitrary mathematical separation completely ignores the catastrophic "dynamic coupling amplification effects" that occur when these multi-wavelength defects overlap spatially, leading to severe misjudgments in maintenance priorities </w:t>
      </w:r>
      <w:r>
        <w:rPr>
          <w:rFonts w:hint="eastAsia"/>
        </w:rPr>
        <w:fldChar w:fldCharType="begin"/>
      </w:r>
      <w:r w:rsidR="000A3919">
        <w:instrText xml:space="preserve"> ADDIN ZOTERO_ITEM CSL_CITATION {"citationID":"ik7HwaCu","properties":{"formattedCitation":"(Kaewunruen and Chiengson, 2018)","plainCitation":"(Kaewunruen and Chiengson, 2018)","noteIndex":0},"citationItems":[{"id":"owbJ2Ida/wR6rSHM1","uris":["http://zotero.org/users/17096852/items/DII76ALL"],"itemData":{"id":1378,"type":"article-journal","abstract":"Each year, there can be three to six millions of service train axles running over an open plain track. In fact, these trains could impose a variety of dynamic loading conditions depending on the wheel and rail maintenance levels. Inevitably, the risk of high-intensity dynamic loading conditions by wheel-rail interactions due to wheel or rail irregularity cannot be disregarded. Imperfection of rail tracks could lead directly to the exceedance of permissible stress of a track component and later amplify rapid track deterioration rates causing cracking in sleepers and failure of track substructure. Practical railway track irregularities can be typically classiﬁed into short wave length (high frequency) and long wave length (low frequency) defects, of which previous researchers had studied each in isolation. This paper is the ﬁrst to study the inﬂuence on railway track inspection and maintenance priorities caused by the coupling of wave lengths between dipped rail joint and diﬀerential track settlements. To study the dynamic coupling effects, P1 and P2 forces are evaluated at the track irregularity together with rail/sleeper contact force, ballast pressure and bending moments of sleepers using dynamic multi-body simulation approach. It is found that some patterns of coupling irregularity could cause a signiﬁcant reduction in dynamic impact factors whilst some are associated with an increase in the wheel/rail impact force. The insight has then been integrated to establish track performance indicators that are paramount for prioritising track inspection and maintenance.","container-title":"Engineering Failure Analysis","DOI":"10.1016/j.engfailanal.2018.07.009","ISSN":"13506307","journalAbbreviation":"Eng. Fail. Anal.","language":"en","page":"157-171","source":"DOI.org (Crossref)","title":"Railway track inspection and maintenance priorities due to dynamic coupling effects of dipped rails and differential track settlements","volume":"93","author":[{"family":"Kaewunruen","given":"Sakdirat"},{"family":"Chiengson","given":"Chatpong"}],"issued":{"date-parts":[["2018",11]]}}}],"schema":"https://github.com/citation-style-language/schema/raw/master/csl-citation.json"} </w:instrText>
      </w:r>
      <w:r>
        <w:rPr>
          <w:rFonts w:hint="eastAsia"/>
        </w:rPr>
        <w:fldChar w:fldCharType="separate"/>
      </w:r>
      <w:r>
        <w:rPr>
          <w:rFonts w:cs="Times New Roman"/>
        </w:rPr>
        <w:t>(Kaewunruen and Chiengson,</w:t>
      </w:r>
      <w:r>
        <w:rPr>
          <w:rFonts w:cs="Times New Roman" w:hint="eastAsia"/>
        </w:rPr>
        <w:t xml:space="preserve"> </w:t>
      </w:r>
      <w:r>
        <w:rPr>
          <w:rFonts w:cs="Times New Roman"/>
        </w:rPr>
        <w:t>2018)</w:t>
      </w:r>
      <w:r>
        <w:rPr>
          <w:rFonts w:hint="eastAsia"/>
        </w:rPr>
        <w:fldChar w:fldCharType="end"/>
      </w:r>
      <w:r>
        <w:rPr>
          <w:rFonts w:hint="eastAsia"/>
        </w:rPr>
        <w:t xml:space="preserve">. The widespread use of chord measurement methods further exacerbates this by introducing Track Irregularity Conversion Errors (TICE), where the same physical defect yields entirely different severity scores depending on the chord's starting position </w:t>
      </w:r>
      <w:r>
        <w:rPr>
          <w:rFonts w:hint="eastAsia"/>
        </w:rPr>
        <w:fldChar w:fldCharType="begin"/>
      </w:r>
      <w:r w:rsidR="000A3919">
        <w:instrText xml:space="preserve"> ADDIN ZOTERO_ITEM CSL_CITATION {"citationID":"Lmk0k23N","properties":{"formattedCitation":"(OBrien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r>
        <w:rPr>
          <w:rFonts w:hint="eastAsia"/>
        </w:rPr>
        <w:t xml:space="preserve">. </w:t>
      </w:r>
      <w:r>
        <w:t>Ultimately, as El-khateeb et al dramatically highlight, a "normal" overall macroscopic condition index can be highly misleading—it often projects a false sense of security while successfully burying the imminent failure of a localized critical component, such as a severely deteriorated sleeper</w:t>
      </w:r>
      <w:r>
        <w:rPr>
          <w:rFonts w:hint="eastAsia"/>
        </w:rPr>
        <w:fldChar w:fldCharType="begin"/>
      </w:r>
      <w:r w:rsidR="000A3919">
        <w:instrText xml:space="preserve"> ADDIN ZOTERO_ITEM CSL_CITATION {"citationID":"Dy5wmYRK","properties":{"formattedCitation":"(El-khateeb et al., 2021)","plainCitation":"(El-khateeb et al., 2021)","dontUpdate":true,"noteIndex":0},"citationItems":[{"id":"owbJ2Ida/52tLfnWe","uris":["http://zotero.org/users/17096852/items/8ZSHW5KM"],"itemData":{"id":1444,"type":"article-journal","abstract":"The condition of railway infrastructure, such as rails, ballasts and sleepers, should always be monitored and analyzed to ensure ride safety and quality for both passengers and freight. It is hard to assess the condition of railway infrastructure due to the existence of various components. The existing condition assessment models are mostly limited to only assess track geometry conditions and structural condition of the railway infrastructure. Therefore, the present research develops a defect-based structural and geometrical condition model of railway infrastructure. The defects of each component are identified and examined through literature and experts in the field. Two main inputs are used to develop the model: (1) the relative weight of importance for components, defects and their categories and (2) defects severities. To obtain the relative weights, the analytic network process (ANP) technique is adopted. Fuzzy logic is used to unify all the different defect criteria and to interpret the linguistic condition assessment grading scale to a numerical score. Hence, the technique for order preference by similarity to ideal Solution (TOPSIS) is used to integrate both weights and severities to determine the railway infrastructure condition. The developed model gives a detailed condition of the railway infrastructure by representing a three-level condition state, for defect categories, components and an overall railway infrastructure. The developed model is implemented to five case studies from Ontario, Canada. The developed model is validated by comparing its results with the real case studies results, which shows similar results, indicating the robustness of the developed model. This model helps in minimizing the inaccuracy of railway condition assessment through the application of severity, uncertainty mitigation and robust aggregation","container-title":"Sustainability","DOI":"10.3390/su13137186","ISSN":"2071-1050","issue":"13","journalAbbreviation":"Sustainability","language":"en","page":"7186","source":"DOI.org (Crossref)","title":"A hybrid multi-criteria decision making model for defect-based condition assessment of railway infrastructure","volume":"13","author":[{"family":"El-khateeb","given":"Laith"},{"family":"Mohammed Abdelkader","given":"Eslam"},{"family":"Al-Sakkaf","given":"Abobakr"},{"family":"Zayed","given":"Tarek"}],"issued":{"date-parts":[["2021",6,26]]}}}],"schema":"https://github.com/citation-style-language/schema/raw/master/csl-citation.json"} </w:instrText>
      </w:r>
      <w:r>
        <w:rPr>
          <w:rFonts w:hint="eastAsia"/>
        </w:rPr>
        <w:fldChar w:fldCharType="separate"/>
      </w:r>
      <w:r>
        <w:rPr>
          <w:rFonts w:cs="Times New Roman"/>
        </w:rPr>
        <w:t>(2021)</w:t>
      </w:r>
      <w:r>
        <w:rPr>
          <w:rFonts w:hint="eastAsia"/>
        </w:rPr>
        <w:fldChar w:fldCharType="end"/>
      </w:r>
      <w:r>
        <w:rPr>
          <w:rFonts w:hint="eastAsia"/>
        </w:rPr>
        <w:t>.</w:t>
      </w:r>
    </w:p>
    <w:p w14:paraId="3785C9B2" w14:textId="4DB38B90" w:rsidR="003E7760" w:rsidRDefault="00000000">
      <w:pPr>
        <w:ind w:firstLineChars="0" w:firstLine="420"/>
      </w:pPr>
      <w:r>
        <w:t xml:space="preserve">Reactive Maintenance Trap. The cumulative effect of the three limitations above traps census-based systems in a threshold-exceedance model: interventions are triggered only after safety limits are breached. Because census data lacks the capability to continuously capture subsurface causal parameters (like ballast fouling and thickness), it is fundamentally devoid of true "forecasting power" </w:t>
      </w:r>
      <w:r>
        <w:rPr>
          <w:rFonts w:hint="eastAsia"/>
        </w:rPr>
        <w:fldChar w:fldCharType="begin"/>
      </w:r>
      <w:r w:rsidR="000A3919">
        <w:instrText xml:space="preserve"> ADDIN ZOTERO_ITEM CSL_CITATION {"citationID":"FiOcSejD","properties":{"formattedCitation":"(Yurlov {\\i{}et al.}, 2019)","plainCitation":"(Yurlov et al., 2019)","noteIndex":0},"citationItems":[{"id":"owbJ2Ida/uz8P97vx","uris":["http://zotero.org/users/17096852/items/56S88UWY"],"itemData":{"id":1418,"type":"article-journal","abstract":"Recent research has shown a relationship between track geometry defects and track subsurface conditions as measured by Ground Penetrating Radar (GPR). This paper presents the results of a comprehensive study looking at the development of a probabilitic model for the prediction of track geometry defects as a function of key subgrade parameters as measured by GPR. Specifically, several Logistical Regression (LR) analyses were performed, to include conventional LR modeling as well as a hybrid LR modeling approach based on Hierarchical Clustering Analysis with Histogram Data. The result was a higher order polynomial Logistic Regression model for determination of the probability of a track geometry surface defect occurring at locations with measured ballast fouling and measured ballast thickness. The results showed that there was a statistically significant relationship between high rates of geometry degradation and poor subsurface condition as defined by the GPR parameters: Ballast Fouling Index (BFI) and Ballast Layer Thickness (BLT). Furthermore, a predictive model was developed to determine the probability of a high rate of geometry degradation as a function of these key GPR parameters.","container-title":"Transportation Infrastructure Geotechnology","DOI":"10.1007/s40515-018-0066-x","ISSN":"2196-7202, 2196-7210","issue":"1","journalAbbreviation":"Transp. Infrastruct. Geotechnol.","language":"en","page":"1-20","source":"DOI.org (Crossref)","title":"Probabilistic approach for development of track geometry defects as a function of ground penetrating radar measurements","volume":"6","author":[{"family":"Yurlov","given":"Denis"},{"family":"Zarembski","given":"Allan M."},{"family":"Attoh-Okine","given":"Nii"},{"family":"Palese","given":"Joseph W."},{"family":"Thompson","given":"Hugh"}],"issued":{"date-parts":[["2019",3]]}}}],"schema":"https://github.com/citation-style-language/schema/raw/master/csl-citation.json"} </w:instrText>
      </w:r>
      <w:r>
        <w:rPr>
          <w:rFonts w:hint="eastAsia"/>
        </w:rPr>
        <w:fldChar w:fldCharType="separate"/>
      </w:r>
      <w:r>
        <w:rPr>
          <w:rFonts w:cs="Times New Roman"/>
          <w:kern w:val="0"/>
        </w:rPr>
        <w:t xml:space="preserve">(Yurlov </w:t>
      </w:r>
      <w:r>
        <w:rPr>
          <w:rFonts w:cs="Times New Roman"/>
          <w:i/>
          <w:iCs/>
          <w:kern w:val="0"/>
        </w:rPr>
        <w:t>et al.</w:t>
      </w:r>
      <w:r>
        <w:rPr>
          <w:rFonts w:cs="Times New Roman"/>
          <w:kern w:val="0"/>
        </w:rPr>
        <w:t>, 2019)</w:t>
      </w:r>
      <w:r>
        <w:rPr>
          <w:rFonts w:hint="eastAsia"/>
        </w:rPr>
        <w:fldChar w:fldCharType="end"/>
      </w:r>
      <w:r>
        <w:rPr>
          <w:rFonts w:hint="eastAsia"/>
        </w:rPr>
        <w:t>. Consequently, interventions are almost exclusively triggered after safety limits have been breached, forcing infrastructure managers into a reactive ("wait until it degrades and then fix it") rather than proactive maintenance paradigm</w:t>
      </w:r>
      <w:r>
        <w:rPr>
          <w:rFonts w:hint="eastAsia"/>
        </w:rPr>
        <w:fldChar w:fldCharType="begin"/>
      </w:r>
      <w:r w:rsidR="000A3919">
        <w:instrText xml:space="preserve"> ADDIN ZOTERO_ITEM CSL_CITATION {"citationID":"7VVnsffP","properties":{"formattedCitation":"(Zarembski,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r>
        <w:rPr>
          <w:rFonts w:hint="eastAsia"/>
        </w:rPr>
        <w:t>.</w:t>
      </w:r>
    </w:p>
    <w:p w14:paraId="72A1F581" w14:textId="2F385981" w:rsidR="003E7760" w:rsidRDefault="00000000">
      <w:pPr>
        <w:ind w:firstLineChars="0" w:firstLine="420"/>
      </w:pPr>
      <w:r>
        <w:rPr>
          <w:rFonts w:hint="eastAsia"/>
        </w:rPr>
        <w:t xml:space="preserve">Even when maintenance is initiated based on census alarms, the macroscopic nature of the data causes severe discrepancies during physical execution. Macroscopic maintenance planning often treats the track as a series of isolated points, completely ignoring the microscopic physical coupling constraints of adjacent track components, such as the stress linkage between adjacent fasteners </w:t>
      </w:r>
      <w:r>
        <w:rPr>
          <w:rFonts w:hint="eastAsia"/>
        </w:rPr>
        <w:fldChar w:fldCharType="begin"/>
      </w:r>
      <w:r w:rsidR="000A3919">
        <w:instrText xml:space="preserve"> ADDIN ZOTERO_ITEM CSL_CITATION {"citationID":"Wv7GJTzl","properties":{"formattedCitation":"(Sun {\\i{}et al.}, 2023b)","plainCitation":"(Sun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schema":"https://github.com/citation-style-language/schema/raw/master/csl-citation.json"} </w:instrText>
      </w:r>
      <w:r>
        <w:rPr>
          <w:rFonts w:hint="eastAsia"/>
        </w:rPr>
        <w:fldChar w:fldCharType="separate"/>
      </w:r>
      <w:r>
        <w:rPr>
          <w:rFonts w:cs="Times New Roman"/>
          <w:kern w:val="0"/>
        </w:rPr>
        <w:t xml:space="preserve">(Sun </w:t>
      </w:r>
      <w:r>
        <w:rPr>
          <w:rFonts w:cs="Times New Roman"/>
          <w:i/>
          <w:iCs/>
          <w:kern w:val="0"/>
        </w:rPr>
        <w:t>et al.</w:t>
      </w:r>
      <w:r>
        <w:rPr>
          <w:rFonts w:cs="Times New Roman"/>
          <w:kern w:val="0"/>
        </w:rPr>
        <w:t>, 2023b)</w:t>
      </w:r>
      <w:r>
        <w:rPr>
          <w:rFonts w:hint="eastAsia"/>
        </w:rPr>
        <w:fldChar w:fldCharType="end"/>
      </w:r>
      <w:r>
        <w:rPr>
          <w:rFonts w:hint="eastAsia"/>
        </w:rPr>
        <w:t>.</w:t>
      </w:r>
      <w:r>
        <w:t xml:space="preserve"> Furthermore, blindly conducting localized interventions based purely on surface geometry alarms without addressing the underlying structural cause—such as aggressively tamping a section of track suffering from severe subgrade settlement—not only wastes immense resources but can mechanically accelerate track deterioration and ballast wear </w:t>
      </w:r>
      <w:r>
        <w:rPr>
          <w:rFonts w:hint="eastAsia"/>
        </w:rPr>
        <w:fldChar w:fldCharType="begin"/>
      </w:r>
      <w:r w:rsidR="000A3919">
        <w:instrText xml:space="preserve"> ADDIN ZOTERO_ITEM CSL_CITATION {"citationID":"X0NvpFyl","properties":{"formattedCitation":"(Fontul {\\i{}et al.}, 2016)","plainCitation":"(Fontul et al., 2016)","noteIndex":0},"citationItems":[{"id":"owbJ2Ida/oUsXjosV","uris":["http://zotero.org/users/17096852/items/63I8FX8W"],"itemData":{"id":1382,"type":"article-journal","abstract":"A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lastRenderedPageBreak/>
        <w:t>et al.</w:t>
      </w:r>
      <w:r>
        <w:rPr>
          <w:rFonts w:cs="Times New Roman"/>
          <w:kern w:val="0"/>
        </w:rPr>
        <w:t>, 2016)</w:t>
      </w:r>
      <w:r>
        <w:rPr>
          <w:rFonts w:hint="eastAsia"/>
        </w:rPr>
        <w:fldChar w:fldCharType="end"/>
      </w:r>
      <w:r>
        <w:rPr>
          <w:rFonts w:hint="eastAsia"/>
        </w:rPr>
        <w:t>.</w:t>
      </w:r>
    </w:p>
    <w:p w14:paraId="4F9C1EA1" w14:textId="5AE484CC" w:rsidR="003E7760" w:rsidRDefault="00000000">
      <w:pPr>
        <w:pStyle w:val="a3"/>
        <w:keepNext/>
      </w:pPr>
      <w:r>
        <w:t xml:space="preserve">Table </w:t>
      </w:r>
      <w:fldSimple w:instr=" SEQ Table \* ARABIC ">
        <w:r w:rsidR="00BA048F">
          <w:rPr>
            <w:noProof/>
          </w:rPr>
          <w:t>3</w:t>
        </w:r>
      </w:fldSimple>
      <w:r>
        <w:rPr>
          <w:rFonts w:hint="eastAsia"/>
        </w:rPr>
        <w:t xml:space="preserve"> </w:t>
      </w:r>
      <w:r>
        <w:t>Systemic Limitations of Macroscopic Census Measurement Systems: Mechanisms, Consequences, and Supporting Evidence</w:t>
      </w:r>
    </w:p>
    <w:tbl>
      <w:tblPr>
        <w:tblStyle w:val="afa"/>
        <w:tblW w:w="5000" w:type="pct"/>
        <w:tblLayout w:type="fixed"/>
        <w:tblLook w:val="04A0" w:firstRow="1" w:lastRow="0" w:firstColumn="1" w:lastColumn="0" w:noHBand="0" w:noVBand="1"/>
      </w:tblPr>
      <w:tblGrid>
        <w:gridCol w:w="1843"/>
        <w:gridCol w:w="1436"/>
        <w:gridCol w:w="1749"/>
        <w:gridCol w:w="1738"/>
        <w:gridCol w:w="1540"/>
      </w:tblGrid>
      <w:tr w:rsidR="003E7760" w14:paraId="035E0F24" w14:textId="77777777" w:rsidTr="003E7760">
        <w:trPr>
          <w:cnfStyle w:val="100000000000" w:firstRow="1" w:lastRow="0" w:firstColumn="0" w:lastColumn="0" w:oddVBand="0" w:evenVBand="0" w:oddHBand="0" w:evenHBand="0" w:firstRowFirstColumn="0" w:firstRowLastColumn="0" w:lastRowFirstColumn="0" w:lastRowLastColumn="0"/>
        </w:trPr>
        <w:tc>
          <w:tcPr>
            <w:tcW w:w="1109" w:type="pct"/>
          </w:tcPr>
          <w:p w14:paraId="29FE7092" w14:textId="77777777" w:rsidR="003E7760" w:rsidRDefault="00000000">
            <w:pPr>
              <w:ind w:firstLineChars="0" w:firstLine="0"/>
              <w:jc w:val="center"/>
              <w:rPr>
                <w:b/>
                <w:bCs/>
              </w:rPr>
            </w:pPr>
            <w:r>
              <w:rPr>
                <w:b/>
                <w:bCs/>
              </w:rPr>
              <w:t>Limitation Dimension</w:t>
            </w:r>
          </w:p>
        </w:tc>
        <w:tc>
          <w:tcPr>
            <w:tcW w:w="864" w:type="pct"/>
          </w:tcPr>
          <w:p w14:paraId="21316569" w14:textId="77777777" w:rsidR="003E7760" w:rsidRDefault="00000000">
            <w:pPr>
              <w:ind w:firstLineChars="0" w:firstLine="0"/>
              <w:jc w:val="center"/>
              <w:rPr>
                <w:b/>
                <w:bCs/>
              </w:rPr>
            </w:pPr>
            <w:r>
              <w:rPr>
                <w:b/>
                <w:bCs/>
              </w:rPr>
              <w:t>Core Mechanism</w:t>
            </w:r>
          </w:p>
        </w:tc>
        <w:tc>
          <w:tcPr>
            <w:tcW w:w="1053" w:type="pct"/>
          </w:tcPr>
          <w:p w14:paraId="7F0C34D9" w14:textId="77777777" w:rsidR="003E7760" w:rsidRDefault="00000000">
            <w:pPr>
              <w:ind w:firstLineChars="0" w:firstLine="0"/>
              <w:jc w:val="center"/>
              <w:rPr>
                <w:b/>
                <w:bCs/>
              </w:rPr>
            </w:pPr>
            <w:r>
              <w:rPr>
                <w:b/>
                <w:bCs/>
              </w:rPr>
              <w:t>Engineering Blind Spots &amp; Consequences</w:t>
            </w:r>
          </w:p>
        </w:tc>
        <w:tc>
          <w:tcPr>
            <w:tcW w:w="1046" w:type="pct"/>
          </w:tcPr>
          <w:p w14:paraId="12546285" w14:textId="77777777" w:rsidR="003E7760" w:rsidRDefault="00000000">
            <w:pPr>
              <w:ind w:firstLineChars="0" w:firstLine="0"/>
              <w:jc w:val="center"/>
              <w:rPr>
                <w:b/>
                <w:bCs/>
              </w:rPr>
            </w:pPr>
            <w:bookmarkStart w:id="29" w:name="OLE_LINK38"/>
            <w:r>
              <w:rPr>
                <w:b/>
                <w:bCs/>
              </w:rPr>
              <w:t>Quantitative Evidence</w:t>
            </w:r>
            <w:bookmarkEnd w:id="29"/>
          </w:p>
        </w:tc>
        <w:tc>
          <w:tcPr>
            <w:tcW w:w="927" w:type="pct"/>
          </w:tcPr>
          <w:p w14:paraId="4A543B31" w14:textId="77777777" w:rsidR="003E7760" w:rsidRDefault="00000000">
            <w:pPr>
              <w:ind w:firstLineChars="0" w:firstLine="0"/>
              <w:jc w:val="center"/>
              <w:rPr>
                <w:b/>
                <w:bCs/>
              </w:rPr>
            </w:pPr>
            <w:r>
              <w:rPr>
                <w:b/>
                <w:bCs/>
              </w:rPr>
              <w:t>Key References</w:t>
            </w:r>
          </w:p>
        </w:tc>
      </w:tr>
      <w:tr w:rsidR="003E7760" w14:paraId="692114E2" w14:textId="77777777" w:rsidTr="003E7760">
        <w:tc>
          <w:tcPr>
            <w:tcW w:w="1109" w:type="pct"/>
          </w:tcPr>
          <w:p w14:paraId="4A777CF1" w14:textId="77777777" w:rsidR="003E7760" w:rsidRDefault="00000000">
            <w:pPr>
              <w:ind w:firstLineChars="0" w:firstLine="0"/>
              <w:jc w:val="center"/>
            </w:pPr>
            <w:r>
              <w:t>Spatiotemporal Resolution Constraints</w:t>
            </w:r>
          </w:p>
        </w:tc>
        <w:tc>
          <w:tcPr>
            <w:tcW w:w="864" w:type="pct"/>
          </w:tcPr>
          <w:p w14:paraId="65011179" w14:textId="77777777" w:rsidR="003E7760" w:rsidRDefault="00000000">
            <w:pPr>
              <w:ind w:firstLineChars="0" w:firstLine="0"/>
              <w:jc w:val="center"/>
            </w:pPr>
            <w:r>
              <w:t>Very low inspection frequency</w:t>
            </w:r>
            <w:r>
              <w:rPr>
                <w:rFonts w:hint="eastAsia"/>
              </w:rPr>
              <w:t>，</w:t>
            </w:r>
            <w:r>
              <w:t>cumulative mileage drift</w:t>
            </w:r>
          </w:p>
        </w:tc>
        <w:tc>
          <w:tcPr>
            <w:tcW w:w="1053" w:type="pct"/>
          </w:tcPr>
          <w:p w14:paraId="75084CAF" w14:textId="77777777" w:rsidR="003E7760" w:rsidRDefault="00000000">
            <w:pPr>
              <w:ind w:firstLineChars="0" w:firstLine="0"/>
              <w:jc w:val="center"/>
            </w:pPr>
            <w:r>
              <w:t>Month-scale temporal blind zones; lifecycle tracking of local defects fails</w:t>
            </w:r>
          </w:p>
        </w:tc>
        <w:tc>
          <w:tcPr>
            <w:tcW w:w="1046" w:type="pct"/>
          </w:tcPr>
          <w:p w14:paraId="5A72CDD5" w14:textId="77777777" w:rsidR="003E7760" w:rsidRDefault="00000000">
            <w:pPr>
              <w:ind w:firstLineChars="0" w:firstLine="0"/>
              <w:jc w:val="center"/>
            </w:pPr>
            <w:r>
              <w:t>Dutch railways inspected only twice per year; GPS signal loss in tunnels/urban areas causes cumulative drift</w:t>
            </w:r>
          </w:p>
        </w:tc>
        <w:tc>
          <w:tcPr>
            <w:tcW w:w="927" w:type="pct"/>
          </w:tcPr>
          <w:p w14:paraId="014F52C1" w14:textId="4DA4045A" w:rsidR="003E7760" w:rsidRDefault="00000000">
            <w:pPr>
              <w:ind w:firstLineChars="0" w:firstLine="0"/>
              <w:jc w:val="center"/>
            </w:pPr>
            <w:r>
              <w:rPr>
                <w:rFonts w:hint="eastAsia"/>
              </w:rPr>
              <w:fldChar w:fldCharType="begin"/>
            </w:r>
            <w:r w:rsidR="000A3919">
              <w:instrText xml:space="preserve"> ADDIN ZOTERO_ITEM CSL_CITATION {"citationID":"n42BPMXT","properties":{"formattedCitation":"(Wang,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{"citationID":"I4wpEoKi","properties":{"formattedCitation":"(Malekjafarian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w:t>
            </w:r>
          </w:p>
        </w:tc>
      </w:tr>
      <w:tr w:rsidR="003E7760" w14:paraId="1DD0A7EB" w14:textId="77777777" w:rsidTr="003E7760">
        <w:tc>
          <w:tcPr>
            <w:tcW w:w="1109" w:type="pct"/>
          </w:tcPr>
          <w:p w14:paraId="352B15B8" w14:textId="77777777" w:rsidR="003E7760" w:rsidRDefault="00000000">
            <w:pPr>
              <w:ind w:firstLineChars="0" w:firstLine="0"/>
              <w:jc w:val="center"/>
            </w:pPr>
            <w:r>
              <w:t>Physical Sensing Disconnect</w:t>
            </w:r>
          </w:p>
        </w:tc>
        <w:tc>
          <w:tcPr>
            <w:tcW w:w="864" w:type="pct"/>
          </w:tcPr>
          <w:p w14:paraId="50ECF1BC" w14:textId="77777777" w:rsidR="003E7760" w:rsidRDefault="00000000">
            <w:pPr>
              <w:ind w:firstLineChars="0" w:firstLine="0"/>
              <w:jc w:val="center"/>
            </w:pPr>
            <w:r>
              <w:t>Axle load deficit (~5 t vs. 12-16 t in service); surface geometry only</w:t>
            </w:r>
          </w:p>
        </w:tc>
        <w:tc>
          <w:tcPr>
            <w:tcW w:w="1053" w:type="pct"/>
          </w:tcPr>
          <w:p w14:paraId="2D02947C" w14:textId="77777777" w:rsidR="003E7760" w:rsidRDefault="00000000">
            <w:pPr>
              <w:ind w:firstLineChars="0" w:firstLine="0"/>
              <w:jc w:val="center"/>
            </w:pPr>
            <w:r>
              <w:t>Dynamic stiffness defects missed; subgrade/ballast root causes invisible</w:t>
            </w:r>
          </w:p>
        </w:tc>
        <w:tc>
          <w:tcPr>
            <w:tcW w:w="1046" w:type="pct"/>
          </w:tcPr>
          <w:p w14:paraId="5707350F" w14:textId="77777777" w:rsidR="003E7760" w:rsidRDefault="00000000">
            <w:pPr>
              <w:ind w:firstLineChars="0" w:firstLine="0"/>
              <w:jc w:val="center"/>
            </w:pPr>
            <w:r>
              <w:t>Load discrepancy causes severe underestimation of structural response; stiffness discontinuities at transitions cause damage before geometric limits are exceeded</w:t>
            </w:r>
          </w:p>
        </w:tc>
        <w:tc>
          <w:tcPr>
            <w:tcW w:w="927" w:type="pct"/>
          </w:tcPr>
          <w:p w14:paraId="4A8B5C63" w14:textId="1BF616BE" w:rsidR="003E7760" w:rsidRDefault="00000000">
            <w:pPr>
              <w:ind w:firstLineChars="0" w:firstLine="0"/>
              <w:jc w:val="center"/>
            </w:pPr>
            <w:r>
              <w:fldChar w:fldCharType="begin"/>
            </w:r>
            <w:r w:rsidR="000A3919">
              <w:instrText xml:space="preserve"> ADDIN ZOTERO_ITEM CSL_CITATION {"citationID":"rBNcdJxZ","properties":{"formattedCitation":"(OBrien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fldChar w:fldCharType="separate"/>
            </w:r>
            <w:r>
              <w:t xml:space="preserve">(OBrien </w:t>
            </w:r>
            <w:r>
              <w:rPr>
                <w:i/>
                <w:iCs/>
              </w:rPr>
              <w:t>et al.</w:t>
            </w:r>
            <w:r>
              <w:t>, 2018)</w:t>
            </w:r>
            <w:r>
              <w:fldChar w:fldCharType="end"/>
            </w:r>
            <w:r>
              <w:rPr>
                <w:rFonts w:hint="eastAsia"/>
              </w:rPr>
              <w:t>,</w:t>
            </w:r>
            <w:r>
              <w:rPr>
                <w:rFonts w:cs="Times New Roman"/>
              </w:rPr>
              <w:t xml:space="preserve"> </w:t>
            </w:r>
            <w:r>
              <w:fldChar w:fldCharType="begin"/>
            </w:r>
            <w:r w:rsidR="000A3919">
              <w:instrText xml:space="preserve"> ADDIN ZOTERO_ITEM CSL_CITATION {"citationID":"8tE3MAZ5","properties":{"formattedCitation":"(Zarembski,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fldChar w:fldCharType="separate"/>
            </w:r>
            <w:r>
              <w:t>(Zarembski, Grissom and Euston, 2014; Wang, Liu and Euston, 2023b)</w:t>
            </w:r>
            <w:r>
              <w:fldChar w:fldCharType="end"/>
            </w:r>
            <w:r>
              <w:t>.</w:t>
            </w:r>
          </w:p>
        </w:tc>
      </w:tr>
      <w:tr w:rsidR="003E7760" w14:paraId="507DB81F" w14:textId="77777777" w:rsidTr="003E7760">
        <w:tc>
          <w:tcPr>
            <w:tcW w:w="1109" w:type="pct"/>
          </w:tcPr>
          <w:p w14:paraId="68C694B9" w14:textId="77777777" w:rsidR="003E7760" w:rsidRDefault="00000000">
            <w:pPr>
              <w:ind w:firstLineChars="0" w:firstLine="0"/>
              <w:jc w:val="center"/>
            </w:pPr>
            <w:r>
              <w:t>Data Aggregation Flaws</w:t>
            </w:r>
          </w:p>
        </w:tc>
        <w:tc>
          <w:tcPr>
            <w:tcW w:w="864" w:type="pct"/>
          </w:tcPr>
          <w:p w14:paraId="25445972" w14:textId="77777777" w:rsidR="003E7760" w:rsidRDefault="00000000">
            <w:pPr>
              <w:ind w:firstLineChars="0" w:firstLine="0"/>
              <w:jc w:val="center"/>
            </w:pPr>
            <w:r>
              <w:t>Severely imbalanced data; TQI spatial smoothing effect</w:t>
            </w:r>
          </w:p>
        </w:tc>
        <w:tc>
          <w:tcPr>
            <w:tcW w:w="1053" w:type="pct"/>
          </w:tcPr>
          <w:p w14:paraId="4A2834E4" w14:textId="77777777" w:rsidR="003E7760" w:rsidRDefault="00000000">
            <w:pPr>
              <w:ind w:firstLineChars="0" w:firstLine="0"/>
              <w:jc w:val="center"/>
            </w:pPr>
            <w:r>
              <w:t>Algorithm performance degrades; localized severe defects masked by macroscopic indices</w:t>
            </w:r>
          </w:p>
        </w:tc>
        <w:tc>
          <w:tcPr>
            <w:tcW w:w="1046" w:type="pct"/>
          </w:tcPr>
          <w:p w14:paraId="0381FDCD" w14:textId="77777777" w:rsidR="003E7760" w:rsidRDefault="00000000">
            <w:pPr>
              <w:ind w:firstLineChars="0" w:firstLine="0"/>
              <w:jc w:val="center"/>
            </w:pPr>
            <w:r>
              <w:t xml:space="preserve">TQI reads "normal" while local sleepers are severely degraded; extreme sparsity reduces classifier </w:t>
            </w:r>
            <w:r>
              <w:lastRenderedPageBreak/>
              <w:t>reliability</w:t>
            </w:r>
          </w:p>
        </w:tc>
        <w:tc>
          <w:tcPr>
            <w:tcW w:w="927" w:type="pct"/>
          </w:tcPr>
          <w:p w14:paraId="2CF25553" w14:textId="29F699D4" w:rsidR="003E7760" w:rsidRDefault="00000000">
            <w:pPr>
              <w:ind w:firstLineChars="0" w:firstLine="0"/>
              <w:jc w:val="center"/>
            </w:pPr>
            <w:r>
              <w:rPr>
                <w:rFonts w:hint="eastAsia"/>
              </w:rPr>
              <w:lastRenderedPageBreak/>
              <w:fldChar w:fldCharType="begin"/>
            </w:r>
            <w:r w:rsidR="000A3919">
              <w:instrText xml:space="preserve"> ADDIN ZOTERO_ITEM CSL_CITATION {"citationID":"IdudxtzB","properties":{"formattedCitation":"(Guo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{"citationID":"CGq87BZY","properties":{"formattedCitation":"(Hou,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p>
        </w:tc>
      </w:tr>
      <w:tr w:rsidR="003E7760" w14:paraId="226243F5" w14:textId="77777777" w:rsidTr="003E7760">
        <w:tc>
          <w:tcPr>
            <w:tcW w:w="1109" w:type="pct"/>
          </w:tcPr>
          <w:p w14:paraId="020D4D5D" w14:textId="77777777" w:rsidR="003E7760" w:rsidRDefault="00000000">
            <w:pPr>
              <w:ind w:firstLineChars="0" w:firstLine="0"/>
              <w:jc w:val="center"/>
            </w:pPr>
            <w:bookmarkStart w:id="30" w:name="OLE_LINK45"/>
            <w:r>
              <w:t>Multi-wavelength Coupling Neglect</w:t>
            </w:r>
            <w:bookmarkEnd w:id="30"/>
          </w:p>
        </w:tc>
        <w:tc>
          <w:tcPr>
            <w:tcW w:w="864" w:type="pct"/>
          </w:tcPr>
          <w:p w14:paraId="535DA2EE" w14:textId="77777777" w:rsidR="003E7760" w:rsidRDefault="00000000">
            <w:pPr>
              <w:ind w:firstLineChars="0" w:firstLine="0"/>
              <w:jc w:val="center"/>
            </w:pPr>
            <w:r>
              <w:t>Defects at different wavelengths assessed independently; chord-based TICE error</w:t>
            </w:r>
          </w:p>
        </w:tc>
        <w:tc>
          <w:tcPr>
            <w:tcW w:w="1053" w:type="pct"/>
          </w:tcPr>
          <w:p w14:paraId="4A405C81" w14:textId="77777777" w:rsidR="003E7760" w:rsidRDefault="00000000">
            <w:pPr>
              <w:ind w:firstLineChars="0" w:firstLine="0"/>
              <w:jc w:val="center"/>
            </w:pPr>
            <w:r>
              <w:t>Dynamic coupling amplification ignored; maintenance priority misjudged</w:t>
            </w:r>
          </w:p>
        </w:tc>
        <w:tc>
          <w:tcPr>
            <w:tcW w:w="1046" w:type="pct"/>
          </w:tcPr>
          <w:p w14:paraId="22299BC1" w14:textId="77777777" w:rsidR="003E7760" w:rsidRDefault="00000000">
            <w:pPr>
              <w:ind w:firstLineChars="0" w:firstLine="0"/>
              <w:jc w:val="center"/>
            </w:pPr>
            <w:r>
              <w:t>Same defect yields different severity scores depending on chord start point</w:t>
            </w:r>
          </w:p>
        </w:tc>
        <w:tc>
          <w:tcPr>
            <w:tcW w:w="927" w:type="pct"/>
          </w:tcPr>
          <w:p w14:paraId="3148FB41" w14:textId="5C192C75" w:rsidR="003E7760" w:rsidRDefault="00000000">
            <w:pPr>
              <w:ind w:firstLineChars="0" w:firstLine="0"/>
              <w:jc w:val="center"/>
            </w:pPr>
            <w:r>
              <w:rPr>
                <w:rFonts w:hint="eastAsia"/>
              </w:rPr>
              <w:fldChar w:fldCharType="begin"/>
            </w:r>
            <w:r w:rsidR="000A3919">
              <w:instrText xml:space="preserve"> ADDIN ZOTERO_ITEM CSL_CITATION {"citationID":"B3HApfYa","properties":{"formattedCitation":"(OBrien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p>
        </w:tc>
      </w:tr>
      <w:tr w:rsidR="003E7760" w14:paraId="093B78C1" w14:textId="77777777" w:rsidTr="003E7760">
        <w:tc>
          <w:tcPr>
            <w:tcW w:w="1109" w:type="pct"/>
          </w:tcPr>
          <w:p w14:paraId="2ED5CED1" w14:textId="77777777" w:rsidR="003E7760" w:rsidRDefault="00000000">
            <w:pPr>
              <w:ind w:firstLineChars="0" w:firstLine="0"/>
              <w:jc w:val="center"/>
            </w:pPr>
            <w:r>
              <w:t>Reactive Maintenance Trap</w:t>
            </w:r>
          </w:p>
        </w:tc>
        <w:tc>
          <w:tcPr>
            <w:tcW w:w="864" w:type="pct"/>
          </w:tcPr>
          <w:p w14:paraId="5B6C0656" w14:textId="77777777" w:rsidR="003E7760" w:rsidRDefault="00000000">
            <w:pPr>
              <w:ind w:firstLineChars="0" w:firstLine="0"/>
              <w:jc w:val="center"/>
            </w:pPr>
            <w:r>
              <w:t>Threshold-triggered response only; microscopic coupling constraints ignored</w:t>
            </w:r>
          </w:p>
        </w:tc>
        <w:tc>
          <w:tcPr>
            <w:tcW w:w="1053" w:type="pct"/>
          </w:tcPr>
          <w:p w14:paraId="5A3BE5FC" w14:textId="77777777" w:rsidR="003E7760" w:rsidRDefault="00000000">
            <w:pPr>
              <w:ind w:firstLineChars="0" w:firstLine="0"/>
              <w:jc w:val="center"/>
            </w:pPr>
            <w:r>
              <w:t>No predictive capability; passive maintenance; localized interventions accelerate degradation</w:t>
            </w:r>
          </w:p>
        </w:tc>
        <w:tc>
          <w:tcPr>
            <w:tcW w:w="1046" w:type="pct"/>
          </w:tcPr>
          <w:p w14:paraId="46F2DF18" w14:textId="77777777" w:rsidR="003E7760" w:rsidRDefault="00000000">
            <w:pPr>
              <w:ind w:firstLineChars="0" w:firstLine="0"/>
              <w:jc w:val="center"/>
            </w:pPr>
            <w:r>
              <w:t>Tamping without subgrade treatment accelerates ballast wear; blind local interventions waste resources</w:t>
            </w:r>
          </w:p>
        </w:tc>
        <w:tc>
          <w:tcPr>
            <w:tcW w:w="927" w:type="pct"/>
          </w:tcPr>
          <w:p w14:paraId="6E6580CB" w14:textId="78F2C051" w:rsidR="003E7760" w:rsidRDefault="00000000">
            <w:pPr>
              <w:ind w:firstLineChars="0" w:firstLine="0"/>
              <w:jc w:val="center"/>
            </w:pPr>
            <w:r>
              <w:rPr>
                <w:rFonts w:hint="eastAsia"/>
              </w:rPr>
              <w:fldChar w:fldCharType="begin"/>
            </w:r>
            <w:r w:rsidR="000A3919">
              <w:instrText xml:space="preserve"> ADDIN ZOTERO_ITEM CSL_CITATION {"citationID":"DvU9z8xh","properties":{"formattedCitation":"(Zarembski,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p>
        </w:tc>
      </w:tr>
    </w:tbl>
    <w:p w14:paraId="5DFC605E" w14:textId="77777777" w:rsidR="003E7760" w:rsidRDefault="00000000">
      <w:pPr>
        <w:ind w:firstLine="480"/>
      </w:pPr>
      <w:r>
        <w:t>In conclusion, while macroscopic census measurements provide an essential baseline for network-level health screening, their systemic limitations comprehensively demonstrate that "top-down" macroscopic inspections can no longer independently satisfy the rigorous demands of modern railway safety. To break the cycle of reactive maintenance and bridge the fatal gaps in spatial masking, temporal lag, physical load discrepancies, and causal blindness, it is imperative to integrate targeted, short-term, and high-frequency "bottom-up" precise micro-inspection technologies.</w:t>
      </w:r>
    </w:p>
    <w:p w14:paraId="000B8284" w14:textId="77777777" w:rsidR="003E7760" w:rsidRDefault="00000000">
      <w:pPr>
        <w:pStyle w:val="2"/>
      </w:pPr>
      <w:r>
        <w:t>Assessment and Decision-making</w:t>
      </w:r>
    </w:p>
    <w:p w14:paraId="335C30AC" w14:textId="77777777" w:rsidR="003E7760" w:rsidRDefault="00000000">
      <w:pPr>
        <w:pStyle w:val="3"/>
        <w:spacing w:before="156"/>
      </w:pPr>
      <w:bookmarkStart w:id="31" w:name="OLE_LINK25"/>
      <w:bookmarkStart w:id="32" w:name="OLE_LINK18"/>
      <w:r>
        <w:rPr>
          <w:rStyle w:val="30"/>
          <w:b/>
          <w:bCs/>
        </w:rPr>
        <w:t>Track Status Assessmen</w:t>
      </w:r>
      <w:r>
        <w:t>t</w:t>
      </w:r>
      <w:bookmarkEnd w:id="31"/>
      <w:r>
        <w:t xml:space="preserve"> </w:t>
      </w:r>
    </w:p>
    <w:p w14:paraId="0AB140FD" w14:textId="77777777" w:rsidR="003E7760" w:rsidRDefault="00000000">
      <w:pPr>
        <w:ind w:firstLineChars="300" w:firstLine="720"/>
      </w:pPr>
      <w:bookmarkStart w:id="33" w:name="OLE_LINK19"/>
      <w:r>
        <w:t>Condition assessment of railway infrastructure is a critical engineering issue for ensuring operational safety and reducing maintenance costs. In recent years, this field has undergone a profound transformation from traditional manual inspections and contact-based measurements to automated sensing and data-driven intelligent analysis. This section provides a systematic review of the three dimensions of railway condition assessment: (1) traditional methods represented by track geometry measurement, ultrasonic</w:t>
      </w:r>
      <w:r>
        <w:rPr>
          <w:rFonts w:hint="eastAsia"/>
        </w:rPr>
        <w:t xml:space="preserve"> </w:t>
      </w:r>
      <w:r>
        <w:t xml:space="preserve">inspection, eddy current testing, and shunt monitoring; (2) cutting-edge technologies represented by structural health monitoring, ground-penetrating radar, distributed optical fiber sensing, and 3D point cloud measurement; (3) artificial intelligence applications represented by deep learning-based object detection, time-series degradation prediction, transfer learning, and predictive maintenance. The review </w:t>
      </w:r>
      <w:r>
        <w:lastRenderedPageBreak/>
        <w:t>highlights three core trends: multimodal sensor fusion, maintenance decision optimization driven by digital twins and reinforcement learning, and transferable deep models based on large-scale public datasets. Current challenges center on three aspects: scarcity of labeled data, domain drift, and standardization of multi-sensor system integration.</w:t>
      </w:r>
    </w:p>
    <w:bookmarkEnd w:id="33"/>
    <w:p w14:paraId="4DAA88E3" w14:textId="77777777" w:rsidR="003E7760" w:rsidRDefault="00000000">
      <w:pPr>
        <w:ind w:firstLineChars="300" w:firstLine="720"/>
      </w:pPr>
      <w:r>
        <w:t>Railways are the backbone of modern transportation systems, and the integrity of their infrastructure directly affects operational safety and transportation efficiency. According to statistics, infrastructure failures—including broken rails, ballast settlement, and bridge damage—are among the leading causes of railway accidents</w:t>
      </w:r>
      <w:r>
        <w:fldChar w:fldCharType="begin"/>
      </w:r>
      <w:r>
        <w:instrText xml:space="preserve"> ADDIN ZOTERO_ITEM CSL_CITATION {"citationID":"ftEd6KeW","properties":{"formattedCitation":"(Bianchi {\\i{}et al.}, 2025a)","plainCitation":"(Bianchi et al., 2025a)","noteIndex":0},"citationItems":[{"id":1930,"uris":["http://zotero.org/users/12349779/items/YTP4MRK4"],"itemData":{"id":1930,"type":"article-journal","abstract":"The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Engineering","DOI":"10.1177/16878132241285631","ISSN":"1687-8132","issue":"1","language":"EN","page":"16878132241285631","publisher":"SAGE Publications","source":"SAGE Journals","title":"Systematic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2025a)</w:t>
      </w:r>
      <w:r>
        <w:fldChar w:fldCharType="end"/>
      </w:r>
      <w:r>
        <w:t>.</w:t>
      </w:r>
      <w:r>
        <w:rPr>
          <w:rFonts w:hint="eastAsia"/>
        </w:rPr>
        <w:t xml:space="preserve"> </w:t>
      </w:r>
      <w:r>
        <w:t>Traditional periodic manual inspections are no longer sufficient to meet the inspection needs of modern high-density, high-speed rail networks; as a result, automated, continuous, and intelligent condition assessment technologies have become a hot topic of research.</w:t>
      </w:r>
      <w:r>
        <w:rPr>
          <w:rFonts w:hint="eastAsia"/>
        </w:rPr>
        <w:t xml:space="preserve"> </w:t>
      </w:r>
      <w:r>
        <w:t>The scope of railway condition assessment encompasses track structures (rails, fasteners, sleepers, ballast, and subgrade), bridge and tunnel structures, as well as functional equipment such as overhead contact systems and turnouts. The objectives of such assessments can be categorized into three areas: defect detection, condition grading, and degradation trend prediction, which correspond to the three maintenance strategies of reactive repair, condition-based maintenance, and predictive maintenance, respectively</w:t>
      </w:r>
      <w:r>
        <w:fldChar w:fldCharType="begin"/>
      </w:r>
      <w:r>
        <w:instrText xml:space="preserve"> ADDIN ZOTERO_ITEM CSL_CITATION {"citationID":"pe9TxxUy","properties":{"formattedCitation":"(Bris-Pe\\uc0\\u241{}alver, Verdecia-Pe\\uc0\\u241{}a and Alonso, 2026a)","plainCitation":"(Bris-Peñalver, Verdecia-Peña and Alonso, 2026a)","noteIndex":0},"citationItems":[{"id":1933,"uris":["http://zotero.org/users/12349779/items/VCJ7MB3R"],"itemData":{"id":1933,"type":"article-journal","abstract":"Rail transport is central to achieving sustainable and energy-efficient mobility, and its digitalization is accelerating the adoption of condition-based maintenance (CBM) strategies. However, existing maintenance practices remain largely reactive or rely on limited rule-based diagnostics, which constrain safety, interoperability, and lifecycle optimization. This survey provides a comprehensive and structured review of Artificial Intelligence techniques applied to the preventive, predictive, and prescriptive maintenance of railway infrastructure. We analyze and compare machine learning and deep learning approaches—including neural networks, support vector machines, random forests, genetic algorithms, and end-to-end deep models—applied to parameters such as track geometry, vibration-based monitoring, and imaging-based inspection. The survey highlights the dominant data sources and feature engineering techniques, evaluates the model performance across subsystems, and identifies research gaps related to data quality, cross-network generalization, model robustness, and integration with real-time asset management platforms. We further discuss emerging research directions, including Digital Twins, edge AI, and Cyber–Physical predictive systems, which position AI as an enabler of autonomous infrastructure management. This survey defines the key challenges and opportunities to guide future research and standardization in intelligent railway maintenance ecosystems.","container-title":"Sensors (Basel, Switzerland)","DOI":"10.3390/s26030906","ISSN":"1424-8220","issue":"3","journalAbbreviation":"Sensors (Basel)","language":"en","page":"906","PMID":"41682422","PMCID":"PMC12899784","source":"PubMed Central","title":"A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I."}],"issued":{"date-parts":[["2026",1,30]]}}}],"schema":"https://github.com/citation-style-language/schema/raw/master/csl-citation.json"} </w:instrText>
      </w:r>
      <w:r>
        <w:fldChar w:fldCharType="separate"/>
      </w:r>
      <w:r>
        <w:rPr>
          <w:rFonts w:cs="Times New Roman"/>
          <w:kern w:val="0"/>
        </w:rPr>
        <w:t>(Bris-Peñalver, Verdecia-Peña and Alonso, 2026a)</w:t>
      </w:r>
      <w:r>
        <w:fldChar w:fldCharType="end"/>
      </w:r>
      <w:r>
        <w:t>.</w:t>
      </w:r>
      <w:r>
        <w:rPr>
          <w:rFonts w:hint="eastAsia"/>
        </w:rPr>
        <w:t xml:space="preserve"> </w:t>
      </w:r>
    </w:p>
    <w:p w14:paraId="39873F90" w14:textId="77777777" w:rsidR="003E7760" w:rsidRDefault="00000000">
      <w:pPr>
        <w:ind w:firstLineChars="300" w:firstLine="720"/>
      </w:pPr>
      <w:r>
        <w:rPr>
          <w:rFonts w:hint="eastAsia"/>
        </w:rPr>
        <w:t xml:space="preserve">As we </w:t>
      </w:r>
      <w:r>
        <w:t>mentioned</w:t>
      </w:r>
      <w:r>
        <w:rPr>
          <w:rFonts w:hint="eastAsia"/>
        </w:rPr>
        <w:t xml:space="preserve"> in the Introduction part before, </w:t>
      </w:r>
      <w:r>
        <w:t>several systematic reviews have provided an overview of the current state of the field in recent years.</w:t>
      </w:r>
      <w:r>
        <w:rPr>
          <w:rFonts w:hint="eastAsia"/>
        </w:rPr>
        <w:t xml:space="preserve"> </w:t>
      </w:r>
      <w:r>
        <w:fldChar w:fldCharType="begin"/>
      </w:r>
      <w:r>
        <w:instrText xml:space="preserve"> ADDIN ZOTERO_ITEM CSL_CITATION {"citationID":"1YSe3rjp","properties":{"formattedCitation":"(Bianchi {\\i{}et al.}, 2025b)","plainCitation":"(Bianchi et al., 2025b)","dontUpdate":true,"noteIndex":0},"citationItems":[{"id":1937,"uris":["http://zotero.org/users/12349779/items/CMU59ZUN"],"itemData":{"id":1937,"type":"article-journal","abstract":"The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Engineering","DOI":"10.1177/16878132241285631","ISSN":"1687-8132","issue":"1","language":"EN","page":"16878132241285631","publisher":"SAGE Publications","source":"SAGE Journals","title":"Systematic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hint="eastAsia"/>
          <w:kern w:val="0"/>
        </w:rPr>
        <w:t>(</w:t>
      </w:r>
      <w:r>
        <w:rPr>
          <w:rFonts w:cs="Times New Roman"/>
          <w:kern w:val="0"/>
        </w:rPr>
        <w:t>2025b)</w:t>
      </w:r>
      <w:r>
        <w:fldChar w:fldCharType="end"/>
      </w:r>
      <w:r>
        <w:t xml:space="preserve"> provided a comprehensive classification of monitoring technologies ranging from classical to modern methods;</w:t>
      </w:r>
      <w:r>
        <w:rPr>
          <w:rFonts w:hint="eastAsia"/>
        </w:rPr>
        <w:t xml:space="preserve"> </w:t>
      </w:r>
      <w:r>
        <w:fldChar w:fldCharType="begin"/>
      </w:r>
      <w:r>
        <w:instrText xml:space="preserve"> ADDIN ZOTERO_ITEM CSL_CITATION {"citationID":"LTe1l1yo","properties":{"formattedCitation":"(Khajehdezfuly, Azizipour and Kaewunruen, 2025)","plainCitation":"(Khajehdezfuly, Azizipour and Kaewunruen, 2025)","dontUpdate":true,"noteIndex":0},"citationItems":[{"id":1893,"uris":["http://zotero.org/users/12349779/items/TNK2SJZB"],"itemData":{"id":1893,"type":"article-journal","abstract":"With the advancement of Artificial Intelligence (AI)-based methods and the establishment of diverse databases, significant research has been conducted on the application of AI in railway track monitoring, inspection and maintenance. Although several review studies exist in this field, each has been confined to a limited scope, focusing on specific data types, data collection methods, or AI-based techniques. To date, no comprehensive review has been published that encompasses all data types, data collection methods, and AI-based approaches to assess prior research holistically. This study aims to address this critical gap by covering both passenger and freight railway transport systems. Firstly, the available databases used for AI applications in railway track inspection and maintenance were categorized and reviewed, distinguishing between peer-reviewed and non-peer-reviewed sources. Secondly, this review introduces a novel three-level classification framework, based on data acquisition method (including track response methods, on-board data approaches, and remote data methods), target railway track component or feature, and input data type, to systematically organize and analyze 567 studies the field published between 2005 and 2025. The findings reveal that the majority of research in this field (88 %) is concentrated on on-board data methods. Approximately 90 % of these studies focus on railway track components, specifically their identification or damage detection. Among the track components, rails and fastening systems, being both critical and vulnerable, have been the primary focus of most research efforts. Image data emerges as the most prevalent and widely utilized data type in on-board data approaches for all railway track components. An in-depth gap analysis was conducted on the literature to identify the limitations of previous studies and outline a roadmap for future research and open directions from multiple perspectives. A comprehensive review of the literature indicates a pressing need for the development of AI-based methods capable of processing multiple data types simultaneously to identify both internal and external damages across all railway track components. The limited number of studies addressing the integration of multiple data types underscores the significant research opportunities in this area. This review not only synthesizes AI-based methods for railway track monitoring and maintenance but also highlights their role in advancing industrial information integration by enabling scalable and intelligent fusion of multi-source data for real-time decision-making. © 2025 Elsevier Inc.","container-title":"Journal of Industrial Information Integration","DOI":"10.1016/j.jii.2025.101005","ISSN":"2452-414X","journalAbbreviation":"J.  Ind. Infor. Integr.","language":"en","publisher":"Elsevier B.V.","source":"Scopus","title":"A review of applications of AI in monitoring, inspection, and maintenance of railway tracks","volume":"48","author":[{"family":"Khajehdezfuly","given":"Amin"},{"family":"Azizipour","given":"Hadi"},{"family":"Kaewunruen","given":"Sakdirat"}],"issued":{"date-parts":[["2025"]]}}}],"schema":"https://github.com/citation-style-language/schema/raw/master/csl-citation.json"} </w:instrText>
      </w:r>
      <w:r>
        <w:fldChar w:fldCharType="separate"/>
      </w:r>
      <w:r>
        <w:rPr>
          <w:rFonts w:cs="Times New Roman"/>
        </w:rPr>
        <w:t>Khajehdezfuly, Azizipour and Kaewunruen</w:t>
      </w:r>
      <w:r>
        <w:rPr>
          <w:rFonts w:cs="Times New Roman" w:hint="eastAsia"/>
        </w:rPr>
        <w:t xml:space="preserve"> (</w:t>
      </w:r>
      <w:r>
        <w:rPr>
          <w:rFonts w:cs="Times New Roman"/>
        </w:rPr>
        <w:t>2025)</w:t>
      </w:r>
      <w:r>
        <w:fldChar w:fldCharType="end"/>
      </w:r>
      <w:r>
        <w:rPr>
          <w:rFonts w:hint="eastAsia"/>
        </w:rPr>
        <w:t xml:space="preserve"> have </w:t>
      </w:r>
      <w:r>
        <w:t>review</w:t>
      </w:r>
      <w:r>
        <w:rPr>
          <w:rFonts w:hint="eastAsia"/>
        </w:rPr>
        <w:t>ed</w:t>
      </w:r>
      <w:r>
        <w:t xml:space="preserve"> more than 500 studies on AI applications and systematically describe</w:t>
      </w:r>
      <w:r>
        <w:rPr>
          <w:rFonts w:hint="eastAsia"/>
        </w:rPr>
        <w:t>d</w:t>
      </w:r>
      <w:r>
        <w:t xml:space="preserve"> the current status of AI technology adoption across various components and fields within the railway sector</w:t>
      </w:r>
      <w:r>
        <w:rPr>
          <w:rFonts w:hint="eastAsia"/>
        </w:rPr>
        <w:t xml:space="preserve">. </w:t>
      </w:r>
      <w:r>
        <w:t>Building on the aforementioned work, this section constructs a comprehensive review framework spanning three tiers—traditional, cutting-edge, and AI—with a focus on methodological dimensions, supplemented by technological maturity and application scenarios.</w:t>
      </w:r>
    </w:p>
    <w:p w14:paraId="5BFDB5F9" w14:textId="77777777" w:rsidR="003E7760" w:rsidRDefault="00000000">
      <w:pPr>
        <w:pStyle w:val="af7"/>
        <w:numPr>
          <w:ilvl w:val="0"/>
          <w:numId w:val="3"/>
        </w:numPr>
        <w:ind w:firstLineChars="0"/>
        <w:rPr>
          <w:b/>
          <w:bCs/>
        </w:rPr>
      </w:pPr>
      <w:r>
        <w:rPr>
          <w:b/>
          <w:bCs/>
        </w:rPr>
        <w:t>Track Geometry Condition Assessment</w:t>
      </w:r>
    </w:p>
    <w:p w14:paraId="13AB106D" w14:textId="77777777" w:rsidR="003E7760" w:rsidRDefault="00000000">
      <w:pPr>
        <w:ind w:firstLineChars="100" w:firstLine="240"/>
      </w:pPr>
      <w:r>
        <w:t>The core task of evaluating track geometry inspection data is to convert multidimensional measurements into quantifiable condition ratings to support maintenance decisions. Among the most widely used metrics are the Track Quality Index (TQI) and the Track Geometry Index (TGI), both of which are quantitative indicators that assess the condition of railway tracks by evaluating multiple geometric parameters</w:t>
      </w:r>
      <w:r>
        <w:rPr>
          <w:rFonts w:hint="eastAsia"/>
        </w:rPr>
        <w:t xml:space="preserve"> </w:t>
      </w:r>
      <w:r>
        <w:fldChar w:fldCharType="begin"/>
      </w:r>
      <w:r>
        <w:instrText xml:space="preserve"> ADDIN ZOTERO_ITEM CSL_CITATION {"citationID":"ptfKznpR","properties":{"formattedCitation":"(Safari Tarbozagh {\\i{}et al.}, 2026)","plainCitation":"(Safari Tarbozagh et al., 2026)","noteIndex":0},"citationItems":[{"id":1885,"uris":["http://zotero.org/users/12349779/items/799AJ3YQ"],"itemData":{"id":1885,"type":"article-journal","abstract":"Maintaining track geometry within tolerance is essential for safe, efficient, and economical railway operations. This review—framed around both aggregate degradation trends and isolated defects—synthesizes five modeling families (empirical, mechanistic, statistical, probabilistic, and machine learning) and evaluates them against five criteria: predictive accuracy, uncertainty quantification, network-scale scalability, interpretability, and computational cost. Empirical and mechanistic models offer transparent, physics-based insights at low computational cost, yet typically lack dynamic train–track interaction modeling and explicit uncertainty estimates. Statistical and probabilistic approaches (stochastic processes, Markov chains, Bayesian inference) support long-term planning and maintenance scheduling but require extensive high-quality data and careful calibration. Machine-learning methods—particularly random forests and convolutional neural network–long short-term memory hybrids—achieve high accuracy on complex spatio-temporal patterns; however, they depend on European Standard EN 13848-1/-5–compliant preprocessing, well-labeled datasets, and dedicated interpretability measures. A persistent cross-cutting gap is the under-detection of isolated defects, driven by label scarcity and the smoothing inherent in section-level indices (e.g., track quality index/standard deviation). Priority directions include: (i) low-computational-cost hybrid frameworks via knowledge distillation and quantization for network-wide deployment; (ii) multivariate Bayesian and point-process models to jointly represent standard deviation of longitudinal level/standard deviation of horizontal alignment and localized jumps; (iii) internet of things/edge analytics for low-latency detection; and (iv) interpretable uncertainty (e.g., Monte Carlo dropout, local interpretable model-agnostic explanations/Shapley additive explanations). Balancing accuracy, scalability, real-time operation, uncertainty quantification, and interpretability is pivotal for transitioning from reactive maintenance to intelligent, self-adaptive asset management. © 2026 The Author(s).","container-title":"Results in Engineering","DOI":"10.1016/j.rineng.2026.109583","ISSN":"2590-1230","journalAbbreviation":"Result.  Eng.","language":"en","publisher":"Elsevier B.V.","source":"Scopus","title":"Railway track geometry degradation: A review of prediction methods","title-short":"Railway track geometry degradation","volume":"29","author":[{"family":"Safari Tarbozagh","given":"Alireza"},{"family":"Mohammadzadeh","given":"Saeed"},{"family":"Esmaeili","given":"Morteza"},{"family":"Nadermohammady","given":"Sina"}],"issued":{"date-parts":[["2026"]]}}}],"schema":"https://github.com/citation-style-language/schema/raw/master/csl-citation.json"} </w:instrText>
      </w:r>
      <w:r>
        <w:fldChar w:fldCharType="separate"/>
      </w:r>
      <w:r>
        <w:rPr>
          <w:rFonts w:cs="Times New Roman"/>
          <w:kern w:val="0"/>
        </w:rPr>
        <w:t xml:space="preserve">(Safari Tarbozagh </w:t>
      </w:r>
      <w:r>
        <w:rPr>
          <w:rFonts w:cs="Times New Roman"/>
          <w:i/>
          <w:iCs/>
          <w:kern w:val="0"/>
        </w:rPr>
        <w:t>et al.</w:t>
      </w:r>
      <w:r>
        <w:rPr>
          <w:rFonts w:cs="Times New Roman"/>
          <w:kern w:val="0"/>
        </w:rPr>
        <w:t>, 2026)</w:t>
      </w:r>
      <w:r>
        <w:fldChar w:fldCharType="end"/>
      </w:r>
      <w:r>
        <w:t>.</w:t>
      </w:r>
      <w:r>
        <w:rPr>
          <w:rFonts w:hint="eastAsia"/>
        </w:rPr>
        <w:t xml:space="preserve"> </w:t>
      </w:r>
      <w:r>
        <w:t xml:space="preserve">The core significance of these two types of metrics lies in condensing the geometric dispersion of spatial distribution into a single </w:t>
      </w:r>
      <w:r>
        <w:lastRenderedPageBreak/>
        <w:t>management metric, thereby enabling the prioritized allocation of maintenance resources.</w:t>
      </w:r>
    </w:p>
    <w:p w14:paraId="1853B5CE" w14:textId="77777777" w:rsidR="003E7760" w:rsidRDefault="00000000">
      <w:pPr>
        <w:ind w:firstLineChars="100" w:firstLine="240"/>
      </w:pPr>
      <w:r>
        <w:t>However, the degradation of the geometric condition is also related to changes in the support conditions of the ballast and subgrade; relying solely on the TQI</w:t>
      </w:r>
      <w:r>
        <w:rPr>
          <w:rFonts w:hint="eastAsia"/>
        </w:rPr>
        <w:t xml:space="preserve"> or TGI</w:t>
      </w:r>
      <w:r>
        <w:t xml:space="preserve"> makes it difficult to distinguish between different degradation mechanisms.</w:t>
      </w:r>
      <w:r>
        <w:rPr>
          <w:rFonts w:hint="eastAsia"/>
        </w:rPr>
        <w:t xml:space="preserve"> </w:t>
      </w:r>
      <w:r>
        <w:fldChar w:fldCharType="begin"/>
      </w:r>
      <w:r>
        <w:instrText xml:space="preserve"> ADDIN ZOTERO_ITEM CSL_CITATION {"citationID":"DOlOZ0W4","properties":{"formattedCitation":"(Morais {\\i{}et al.}, 2023)","plainCitation":"(Morais et al., 2023)","dontUpdate":true,"noteIndex":0},"citationItems":[{"id":1943,"uris":["http://zotero.org/users/12349779/items/MFBVY9K4"],"itemData":{"id":1943,"type":"article-journal","abstract":"A novel methodology to evaluate railway track support conditions is currently being developed. This methodology is based on modal analysis of the multi-element system composed by the railway infrastructure and an instrumented railway vehicle. It belongs to the group of vibration-based structural damage identification methods and is focused on observing the characteristic frequencies of this multi-element system, which can be related with changes in the physical properties of the railway infrastructure. As opposed to other vehicle-based track monitoring methods, the proposed methodology should enable condition assessment of the railway infrastructure subgrade, an element that is often neglected during railway monitoring operations. Since this methodology is vehicle-based, it can be used to assess the entire extension of a railway infrastructure to gather data regarding the support conditions of the track. It can also assess the evolution of track support conditions over time by comparing different rides over the same railway stretch. An important aspect of this methodology that still lacks validation is the topic of characterizing track support conditions of a railway infrastructure through its natural frequencies. The suitability of the theoretical model behind this methodology is another aspect that needs to be assessed. Numerical simulations tests using the multibody simulation software Simpack® are currently being performed to address both topics. This paper describes some of the simulations performed in this context, including a description of the numerical models used. The obtained results support the selected theoretical model and the overall validity of the proposed methodology.","container-title":"Engineering Failure Analysis","DOI":"10.1016/j.engfailanal.2023.107483","journalAbbreviation":"Engineering Failure Analysis","language":"en","page":"107483","source":"ResearchGate","title":"Railway track support condition assessment — methodology validation using numerical simulations","volume":"152","author":[{"family":"Morais","given":"J."},{"family":"Fortunato","given":"Eduardo"},{"family":"Ribeiro","given":"Diogo"},{"family":"Calçada","given":"Rui"},{"family":"Mendes","given":"Joaquim"}],"issued":{"date-parts":[["2023",7,1]]}}}],"schema":"https://github.com/citation-style-language/schema/raw/master/csl-citation.json"} </w:instrText>
      </w:r>
      <w:r>
        <w:fldChar w:fldCharType="separate"/>
      </w:r>
      <w:r>
        <w:rPr>
          <w:rFonts w:cs="Times New Roman"/>
          <w:kern w:val="0"/>
        </w:rPr>
        <w:t xml:space="preserve">Morais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2023)</w:t>
      </w:r>
      <w:r>
        <w:fldChar w:fldCharType="end"/>
      </w:r>
      <w:r>
        <w:t xml:space="preserve"> propose</w:t>
      </w:r>
      <w:r>
        <w:rPr>
          <w:rFonts w:hint="eastAsia"/>
        </w:rPr>
        <w:t>d</w:t>
      </w:r>
      <w:r>
        <w:t xml:space="preserve"> a method for assessing the condition of railway track supports based on modal analysis of the natural frequencies of multi-unit systems. This approach utilizes tools for monitoring and analyzing the natural frequencies of specific sections of the railway track to obtain information regarding the condition of the track support system—particularly the subgrade.</w:t>
      </w:r>
      <w:r>
        <w:rPr>
          <w:rFonts w:hint="eastAsia"/>
        </w:rPr>
        <w:t xml:space="preserve"> </w:t>
      </w:r>
      <w:r>
        <w:t xml:space="preserve">By incorporating tensor decomposition analysis, </w:t>
      </w:r>
      <w:r>
        <w:fldChar w:fldCharType="begin"/>
      </w:r>
      <w:r>
        <w:instrText xml:space="preserve"> ADDIN ZOTERO_ITEM CSL_CITATION {"citationID":"Dp1m8q8X","properties":{"formattedCitation":"(Woldemariam and Attoh-Okine, 2025)","plainCitation":"(Woldemariam and Attoh-Okine, 2025)","dontUpdate":true,"noteIndex":0},"citationItems":[{"id":1946,"uris":["http://zotero.org/users/12349779/items/CU2VIATY"],"itemData":{"id":1946,"type":"article-journal","abstract":"AbstractRailroad systems generate large amounts of data, which, when effectively analyzed,\ncan significantly enhance maintenance decisions to improve safety and system performance.\nTensor decomposition, as an advanced multidimensional data analysis tool, ...","container-title":"ASCE-ASME Journal of Risk and Uncertainty in Engineering Systems, Part A: Civil Engineering","DOI":"10.1061/AJRUA6.RUENG-1367","issue":"1","language":"en","page":"04024079","publisher":"American Society of Civil Engineers","source":"ASCE","title":"Multiway analytics applied to railway track geometry and ballast conditions","volume":"11","author":[{"family":"Woldemariam","given":"Petros"},{"family":"Attoh-Okine","given":"Nii"}],"issued":{"date-parts":[["2025",3,1]]}}}],"schema":"https://github.com/citation-style-language/schema/raw/master/csl-citation.json"} </w:instrText>
      </w:r>
      <w:r>
        <w:fldChar w:fldCharType="separate"/>
      </w:r>
      <w:r>
        <w:rPr>
          <w:rFonts w:cs="Times New Roman"/>
        </w:rPr>
        <w:t>Woldemariam</w:t>
      </w:r>
      <w:r>
        <w:rPr>
          <w:rFonts w:cs="Times New Roman" w:hint="eastAsia"/>
        </w:rPr>
        <w:t xml:space="preserve"> </w:t>
      </w:r>
      <w:r>
        <w:rPr>
          <w:rFonts w:cs="Times New Roman"/>
        </w:rPr>
        <w:t>and Attoh-Okine</w:t>
      </w:r>
      <w:r>
        <w:rPr>
          <w:rFonts w:cs="Times New Roman" w:hint="eastAsia"/>
        </w:rPr>
        <w:t xml:space="preserve"> (</w:t>
      </w:r>
      <w:r>
        <w:rPr>
          <w:rFonts w:cs="Times New Roman"/>
        </w:rPr>
        <w:t>2025)</w:t>
      </w:r>
      <w:r>
        <w:fldChar w:fldCharType="end"/>
      </w:r>
      <w:r>
        <w:rPr>
          <w:rFonts w:hint="eastAsia"/>
        </w:rPr>
        <w:t xml:space="preserve"> </w:t>
      </w:r>
      <w:r>
        <w:t>developed a joint model of multi-cycle geometric data and subgrade performance indicators, identifying spatial correlation degradation patterns that cannot be captured by the scalar TQI statistic—such as cyclic exceedances in specific mileage sections—and revealing the physical mechanism of localized support instability rather than global uniform degradation.</w:t>
      </w:r>
    </w:p>
    <w:p w14:paraId="6FEE8DC7" w14:textId="77777777" w:rsidR="003E7760" w:rsidRDefault="00000000">
      <w:pPr>
        <w:pStyle w:val="af7"/>
        <w:numPr>
          <w:ilvl w:val="0"/>
          <w:numId w:val="3"/>
        </w:numPr>
        <w:ind w:firstLineChars="0"/>
        <w:rPr>
          <w:b/>
          <w:bCs/>
        </w:rPr>
      </w:pPr>
      <w:r>
        <w:rPr>
          <w:b/>
          <w:bCs/>
        </w:rPr>
        <w:t>Internal Rail Defect Assessment</w:t>
      </w:r>
    </w:p>
    <w:p w14:paraId="0B6A25D0" w14:textId="77777777" w:rsidR="003E7760" w:rsidRDefault="00000000">
      <w:pPr>
        <w:ind w:firstLineChars="100" w:firstLine="240"/>
      </w:pPr>
      <w:r>
        <w:t>The objective of analyzing ultrasonic testing signals is to extract information regarding the location, size, and type of defects from the echo sequence, thereby establishing a quantitative mapping from “signal anomalies” to “defect grades.” Phased Array Ultrasonic Testing (PAUT) uses electronic scanning to cover multiple incidence angles in a single excitation; its S/B/C scan images directly display the distribution of reflection amplitudes within the cross-section, providing a richer information source for defect</w:t>
      </w:r>
      <w:r>
        <w:rPr>
          <w:rFonts w:hint="eastAsia"/>
        </w:rPr>
        <w:t xml:space="preserve"> </w:t>
      </w:r>
      <w:r>
        <w:t>geometric reconstruction than single-probe A-scan testing</w:t>
      </w:r>
      <w:r>
        <w:rPr>
          <w:rFonts w:hint="eastAsia"/>
        </w:rPr>
        <w:t xml:space="preserve"> </w:t>
      </w:r>
      <w:r>
        <w:fldChar w:fldCharType="begin"/>
      </w:r>
      <w:r>
        <w:instrText xml:space="preserve"> ADDIN ZOTERO_ITEM CSL_CITATION {"citationID":"M16O7oHR","properties":{"formattedCitation":"(Garcia and Zhang, 2006; Phrommahakul {\\i{}et al.}, 2025)","plainCitation":"(Garcia and Zhang, 2006; Phrommahakul et al., 2025)","noteIndex":0},"citationItems":[{"id":1949,"uris":["http://zotero.org/users/12349779/items/DHMKSD92"],"itemData":{"id":1949,"type":"article-journal","language":"en-US","note":"number: DOT/FRA/ORD-06/17","source":"trid.trb.org","title":"Application of ultrasonic phased arrays for rail flaw inspection","URL":"https://trid.trb.org/View/809374","author":[{"family":"Garcia","given":"Greg"},{"family":"Zhang","given":"Jinchi"}],"accessed":{"date-parts":[["2026",4,2]]},"issued":{"date-parts":[["2006",7]]}},"label":"page"},{"id":1952,"uris":["http://zotero.org/users/12349779/items/W8WHV5CX"],"itemData":{"id":1952,"type":"article-journal","abstract":"The Phased Array Ultrasonic Technique (PAUT) is an advanced non-destructive inspection method that utilizes an array of ultrasonic testing (UT) probes consisting of several small elements. The laboratory used an artificial crack on the rail steel grade 900A/ R260 test block to study the principles of PAUT and how to measure the defect’s reliability and accuracy. On-site studies were done on railroad tracks with different structures. Rail steel grade 900A/ R260, Hadfield steel, and thermite welded joints. No defects were found during the inspection at the crossing nose of the two positions. Only a darker shade of color in the area has an impact load from the wheel applied when a train changes to another direction. Inspection was also performed for the Thermit welded rail joint with two position defects. The inspection results found defects such as porosity, with an echo (A%) value exceeding 80%, but it does not require rejection according to the BART standard.","container-title":"E3S Web of Conferences","DOI":"10.1051/e3sconf/202560201009","journalAbbreviation":"E3S Web of Conferences","language":"en","source":"ResearchGate","title":"Detection of rail defects using phased array ultrasonic technique","volume":"602","author":[{"family":"Phrommahakul","given":"Nichapa"},{"family":"Kongpuang","given":"Manwika"},{"family":"Sani","given":"Suhaidee"},{"family":"Katib","given":"Anas"},{"family":"Sulong","given":"Fittriya"}],"issued":{"date-parts":[["2025",1,14]]}},"label":"page"}],"schema":"https://github.com/citation-style-language/schema/raw/master/csl-citation.json"} </w:instrText>
      </w:r>
      <w:r>
        <w:fldChar w:fldCharType="separate"/>
      </w:r>
      <w:r>
        <w:rPr>
          <w:rFonts w:cs="Times New Roman"/>
          <w:kern w:val="0"/>
        </w:rPr>
        <w:t xml:space="preserve">(Garcia and Zhang, 2006; Phrommahakul </w:t>
      </w:r>
      <w:r>
        <w:rPr>
          <w:rFonts w:cs="Times New Roman"/>
          <w:i/>
          <w:iCs/>
          <w:kern w:val="0"/>
        </w:rPr>
        <w:t>et al.</w:t>
      </w:r>
      <w:r>
        <w:rPr>
          <w:rFonts w:cs="Times New Roman"/>
          <w:kern w:val="0"/>
        </w:rPr>
        <w:t>, 2025)</w:t>
      </w:r>
      <w:r>
        <w:fldChar w:fldCharType="end"/>
      </w:r>
      <w:r>
        <w:t>.</w:t>
      </w:r>
      <w:r>
        <w:rPr>
          <w:rFonts w:hint="eastAsia"/>
        </w:rPr>
        <w:t xml:space="preserve"> </w:t>
      </w:r>
    </w:p>
    <w:p w14:paraId="7FB98DEC" w14:textId="77777777" w:rsidR="003E7760" w:rsidRDefault="00000000">
      <w:pPr>
        <w:ind w:firstLineChars="100" w:firstLine="240"/>
      </w:pPr>
      <w:r>
        <w:t>Deep learning methods have significantly improved the efficiency of automated ultrasound image assessment</w:t>
      </w:r>
      <w:r>
        <w:fldChar w:fldCharType="begin"/>
      </w:r>
      <w:r>
        <w:instrText xml:space="preserve"> ADDIN ZOTERO_ITEM CSL_CITATION {"citationID":"5KzhB39E","properties":{"formattedCitation":"(Islam and Olm, 2024; Lu {\\i{}et al.}, 2024)","plainCitation":"(Islam and Olm, 2024; Lu et al., 2024)","noteIndex":0},"citationItems":[{"id":1955,"uris":["http://zotero.org/users/12349779/items/8PP9F9X2"],"itemData":{"id":1955,"type":"article-journal","abstract":"The increasing number of passengers and services using railways and the corresponding increase in rail use has caused the acceleration of rail wear and surface defects which makes rail defect identification an important issue for rail maintenance and monitoring to ensure safe and efficient operation. Traditional visual inspection methods for identifying rail defects are time-consuming, less accurate, and associated with human errors. Deep learning has been used to improve railway maintenance and monitoring tasks. This study aims to develop a structured model for detecting railway artifacts and defects by comparing different deep-learning models using ultrasonic image data. This research showed whether it is practical to identify rail indications using image classification and object detection techniques from ultrasonic data and which model performs better among the above-mentioned methods. The methodology includes data processing, labeling, and using different conventional neural networks to develop the model for both image classification and object detection. The results of CNNs for image classification, and YOLOv5 for object detection show 98%, and 99% accuracy respectively. These models can identify rail artifacts efficiently and accurately in real-life scenarios, which can improve automated railway infrastructure monitoring and maintenance.","container-title":"Ultrasonics","DOI":"10.1016/j.ultras.2024.107314","ISSN":"0041-624X","journalAbbreviation":"Ultrasonics","language":"en","page":"107314","source":"ScienceDirect","title":"Deep learning techniques to detect rail indications from ultrasonic data for automated rail monitoring and maintenance","volume":"140","author":[{"family":"Islam","given":"Md Ashraful"},{"family":"Olm","given":"Georg"}],"issued":{"date-parts":[["2024",5,1]]}},"label":"page"},{"id":1959,"uris":["http://zotero.org/users/12349779/items/CYUYWP94"],"itemData":{"id":1959,"type":"article-journal","abstract":"Ultrasonic technology is widely used in the field of rail defects detection. 3D reconstruction of rail defects can intuitively restore the 3D size and spatial position of the defects inside the rail. Currently, ultrasound-based 3D reconstruction requires a multi-probe or mechanical scanning platform in a laboratory setting, which is not suitable for the railway environment. In addition, 3D reconstruction requires a large amount of data, making it difficult to collect sufficient ultrasonic 3D defect data for long-distance rail inspections. This paper proposes an ultrasonic field-guided 3D reconstruction method combined with machine learning hybrid physics for rail defects. It combines both sound field GAN model to reconstruct the defect 3D model from the 2D B-scan data. The proposed method can generate a defect cross-sectional image using a deep learning algorithm guided by the acoustic field in the B-scan space, and extract the 3D size information of the defect from the 2D B-scan information by establish a defect echo model. By stablishing a spatial mapping relationship between the B-scan and the rail coordinate system, the position of the defect in the rail coordinate system is obtained. The defect data of standard damage rails are tested. Experiment results indicate that the defects in different parts of the rail can be reconstructed by the proposed method. The average size error rate is 9.56%–21.14 %, and the average height error is 3.458mm–6.353 mm.","container-title":"NDT &amp; E International","DOI":"10.1016/j.ndteint.2024.103174","ISSN":"0963-8695","journalAbbreviation":"NDT &amp; E International","page":"103174","source":"ScienceDirect","title":"Hybrid physics machine learning for ultrasonic field guided 3D generation and reconstruction of rail defects","volume":"146","author":[{"family":"Lu","given":"Xue Lei"},{"family":"Gao","given":"Bin"},{"family":"Woo","given":"Wai Lok"},{"family":"Xiao","given":"Xiang"},{"family":"Zhan","given":"Dong"},{"family":"Huang","given":"Chengliang"}],"issued":{"date-parts":[["2024",9,1]]}},"label":"page"}],"schema":"https://github.com/citation-style-language/schema/raw/master/csl-citation.json"} </w:instrText>
      </w:r>
      <w:r>
        <w:fldChar w:fldCharType="separate"/>
      </w:r>
      <w:r>
        <w:rPr>
          <w:rFonts w:cs="Times New Roman"/>
          <w:kern w:val="0"/>
        </w:rPr>
        <w:t xml:space="preserve">(Islam and Olm, 2024; Lu </w:t>
      </w:r>
      <w:r>
        <w:rPr>
          <w:rFonts w:cs="Times New Roman"/>
          <w:i/>
          <w:iCs/>
          <w:kern w:val="0"/>
        </w:rPr>
        <w:t>et al.</w:t>
      </w:r>
      <w:r>
        <w:rPr>
          <w:rFonts w:cs="Times New Roman"/>
          <w:kern w:val="0"/>
        </w:rPr>
        <w:t>, 2024)</w:t>
      </w:r>
      <w:r>
        <w:fldChar w:fldCharType="end"/>
      </w:r>
      <w:r>
        <w:t>.</w:t>
      </w:r>
      <w:r>
        <w:rPr>
          <w:rFonts w:hint="eastAsia"/>
        </w:rPr>
        <w:t xml:space="preserve"> </w:t>
      </w:r>
      <w:r>
        <w:t>Related studies have demonstrated that the adoption of deep learning models enables the efficient and accurate identification of defects in track components in real-world scenarios, thereby helping to enhance the level of automated monitoring and maintenance of railway infrastructure.</w:t>
      </w:r>
    </w:p>
    <w:p w14:paraId="6AF5CA63" w14:textId="77777777" w:rsidR="003E7760" w:rsidRDefault="00000000">
      <w:pPr>
        <w:pStyle w:val="af7"/>
        <w:numPr>
          <w:ilvl w:val="0"/>
          <w:numId w:val="3"/>
        </w:numPr>
        <w:ind w:firstLineChars="0"/>
        <w:rPr>
          <w:b/>
          <w:bCs/>
        </w:rPr>
      </w:pPr>
      <w:r>
        <w:rPr>
          <w:rFonts w:hint="eastAsia"/>
          <w:b/>
          <w:bCs/>
        </w:rPr>
        <w:t>W</w:t>
      </w:r>
      <w:r>
        <w:rPr>
          <w:b/>
          <w:bCs/>
        </w:rPr>
        <w:t>heel–Rail Dynamic Condition Assessment</w:t>
      </w:r>
    </w:p>
    <w:p w14:paraId="6E4CAFC3" w14:textId="77777777" w:rsidR="003E7760" w:rsidRDefault="00000000">
      <w:pPr>
        <w:ind w:firstLineChars="100" w:firstLine="240"/>
      </w:pPr>
      <w:r>
        <w:t>Vehicle-track dynamic models are widely used to analyze the response of the wheel-rail interface, axle boxes, or the vehicle body in order to assess track conditions and detect surface defects in the rails, or to analyze vertical and lateral wheel-rail forces based on the vehicle’s response</w:t>
      </w:r>
      <w:r>
        <w:rPr>
          <w:rFonts w:hint="eastAsia"/>
        </w:rPr>
        <w:t xml:space="preserve"> </w:t>
      </w:r>
      <w:r>
        <w:fldChar w:fldCharType="begin"/>
      </w:r>
      <w:r>
        <w:instrText xml:space="preserve"> ADDIN ZOTERO_ITEM CSL_CITATION {"citationID":"ZD13w9BT","properties":{"formattedCitation":"(Yang {\\i{}et al.}, 2026)","plainCitation":"(Yang et al., 2026)","noteIndex":0},"citationItems":[{"id":1965,"uris":["http://zotero.org/users/12349779/items/G8SXZSIA"],"itemData":{"id":1965,"type":"article-journal","abstract":"The analysis of wheel–rail dynamics behaviour provides a quantifiable method to assess the service performance of heavy haul railway rails. However, traditional vehicle–rail dynamics (VRD) models rely on global statistical track irregularity data, which limits their accuracy and practicality, especially when evaluating minor local rail surface damages. To address this issue, this paper proposes a prior data-driven VRD model (PDVRD), that integrates visual detection and dynamic analysis to evaluate rails’ performance. First, rail surface conditions are detected using an R-P image attention fusion network (RP-AFN), based on multisource information such as images, rail profiles, and geometric parameters. Then, in accordance with the analysis of the damage characteristics, the surface damages are mapped using corresponding local excitation functions. And then these data are automatically positioned and superimposed on the measured track irregularities. Subsequently, employing the superimposed excitations as input, the PDVRD model is developed and used to make simulations, the results of which are compared with those obtained with the traditional VRD model. Finally, the correlation between simulated and measured vibrations is analyzed globally and in localized damaged areas. Results show that the PDVRD model’s simulation aligns well with actual vibration responses both globally and locally, while the traditional VRD model shows significant discrepancies in local areas. The comparison results validate the effectiveness and superiority of the proposed method.","container-title":"Expert Systems with Applications","DOI":"10.1016/j.eswa.2025.130011","ISSN":"0957-4174","journalAbbreviation":"Expert Systems with Applications","language":"en","page":"130011","source":"ScienceDirect","title":"A hybrid diagnosis method for rail service status based on the analysis of wheel–rail dynamics behavior with a PDVRD model","volume":"299","author":[{"family":"Yang","given":"Nengpu"},{"family":"Zhou","given":"Miao"},{"family":"Wang","given":"Wenkun"},{"family":"Chen","given":"Xi"},{"family":"Cao","given":"Yuan"}],"issued":{"date-parts":[["2026",3,1]]}}}],"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2026)</w:t>
      </w:r>
      <w:r>
        <w:fldChar w:fldCharType="end"/>
      </w:r>
      <w:r>
        <w:t>.</w:t>
      </w:r>
      <w:r>
        <w:rPr>
          <w:rFonts w:hint="eastAsia"/>
        </w:rPr>
        <w:t xml:space="preserve"> </w:t>
      </w:r>
      <w:r>
        <w:t xml:space="preserve">Early rail dynamics models were largely based on the theory of continuous elastic beams, simplifying the rail to an Euler-Bernoulli beam or a Timoshenko beam. These models combined a discrete elastic support model to simulate the track-bed support system and used analytical methods to </w:t>
      </w:r>
      <w:r>
        <w:lastRenderedPageBreak/>
        <w:t xml:space="preserve">solve for the coupled vibration response of heavy-haul vehicles and the track. For example, </w:t>
      </w:r>
      <w:r>
        <w:fldChar w:fldCharType="begin"/>
      </w:r>
      <w:r>
        <w:instrText xml:space="preserve"> ADDIN ZOTERO_ITEM CSL_CITATION {"citationID":"gwjDVFEo","properties":{"formattedCitation":"(Chen {\\i{}et al.}, 2022)","plainCitation":"(Chen et al., 2022)","dontUpdate":true,"noteIndex":0},"citationItems":[{"id":1968,"uris":["http://zotero.org/users/12349779/items/4ZF97EXL"],"itemData":{"id":1968,"type":"article-journal","abstract":"The rail fastener plays an important role in supporting the rail and isolating the train-track system vibrations. Its damage detection is therefore an inevitable part in railway maintenance to ensure the system performance. Recently, deep learning techniques are widely applied to structural health monitoring, including damage detection of the rail fastener based on visions. However, the vision-based detection is mainly limited to visible damages. To address this limitation, this work presents a vibration-based detection method by introducing the fully convolutional network (FCN) to identify invisible damages of fasteners. Firstly, three damage categories are defined and five damage degrees are equivalently represented by modifying the stiffness and damping coefficients of target fasteners. Then, a vehicle-track vertically coupled dynamics model with variable vehicle speeds is established to obtain axle box accelerations (ABAs) under excitations of fastener damage and track irregularity. Finally, a fastener damage detection network is designed based on the FCN architecture to predict damage degrees by inputting the ABA, the track irregularity and the vehicle speed simultaneously. The detection performance is estimated and the network robustness to noise is analysed. The results show that the proposed method is capable of achieving accurate, real-time and robust identification of the fastener damage.","container-title":"Vehicle System Dynamics","DOI":"10.1080/00423114.2021.1896010","ISSN":"0042-3114","issue":"7","note":"_eprint: https://doi.org/10.1080/00423114.2021.1896010","page":"2191-2210","publisher":"Taylor &amp; Francis","source":"Taylor and Francis+NEJM","title":"Vibration-based damage detection of rail fastener using fully convolutional networks","volume":"60","author":[{"family":"Chen","given":"Mei"},{"family":"Zhai","given":"Wanming"},{"family":"Zhu","given":"Shengyang"},{"family":"Xu","given":"Lei"},{"family":"Sun","given":"Yu"}],"issued":{"date-parts":[["2022",7,3]]}}}],"schema":"https://github.com/citation-style-language/schema/raw/master/csl-citation.json"} </w:instrText>
      </w:r>
      <w:r>
        <w:fldChar w:fldCharType="separate"/>
      </w:r>
      <w:r>
        <w:rPr>
          <w:rFonts w:cs="Times New Roman"/>
          <w:kern w:val="0"/>
        </w:rPr>
        <w:t xml:space="preserve">Chen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2022)</w:t>
      </w:r>
      <w:r>
        <w:fldChar w:fldCharType="end"/>
      </w:r>
      <w:r>
        <w:rPr>
          <w:rFonts w:hint="eastAsia"/>
        </w:rPr>
        <w:t xml:space="preserve"> </w:t>
      </w:r>
      <w:r>
        <w:t>developed a vehicle-track coupled dynamic model capable of detecting track irregularities, ballast settlement, and fastener damage, thereby assessing the extent of track deterioration.</w:t>
      </w:r>
      <w:r>
        <w:rPr>
          <w:rFonts w:hint="eastAsia"/>
        </w:rPr>
        <w:t xml:space="preserve"> </w:t>
      </w:r>
    </w:p>
    <w:p w14:paraId="127B7C76" w14:textId="77777777" w:rsidR="003E7760" w:rsidRDefault="00000000">
      <w:pPr>
        <w:ind w:firstLineChars="100" w:firstLine="240"/>
      </w:pPr>
      <w:r>
        <w:t>In addition to developing dynamic models, data-driven methods are also frequently employed to evaluate track conditions.</w:t>
      </w:r>
      <w:r>
        <w:rPr>
          <w:rFonts w:hint="eastAsia"/>
        </w:rPr>
        <w:t xml:space="preserve"> </w:t>
      </w:r>
      <w:r>
        <w:fldChar w:fldCharType="begin"/>
      </w:r>
      <w:r>
        <w:instrText xml:space="preserve"> ADDIN ZOTERO_ITEM CSL_CITATION {"citationID":"MsgjWs2o","properties":{"formattedCitation":"(Perrin {\\i{}et al.}, 2015)","plainCitation":"(Perrin et al., 2015)","dontUpdate":true,"noteIndex":0},"citationItems":[{"id":1972,"uris":["http://zotero.org/users/12349779/items/KVV8VSEH"],"itemData":{"id":1972,"type":"article-journal","abstract":"In a context of increasing interoperability, several high speed trains are likely to run on the same tracks, whereas they have been originally designed for specific railway networks. Due to different mechanical properties, the dynamic behaviors of the vehicles will be very different from one train to another. The track-vehicle system being strongly non-linear, the dynamic interaction between the vehicle and the railway track has moreover to be analyzed not only on a few track portions but on the whole realm of possibilities of running conditions that the train can be confronted to during its life cycle. The idea of this paper is therefore to show to what extent this influence of the track geometry variability on the train dynamics can be analyzed from the coupling of a deterministic multibody modeling of the train with a track geometry stochastic modeling, which has been identified and validated from experimental data.","container-title":"Mechanical Systems and Signal Processing","DOI":"10.1016/j.ymssp.2015.01.004","ISSN":"0888-3270","journalAbbreviation":"Mechanical Systems and Signal Processing","page":"945-957","source":"ScienceDirect","title":"Quantification of the influence of the track geometry variability on the train dynamics","volume":"60-61","author":[{"family":"Perrin","given":"G."},{"family":"Duhamel","given":"D."},{"family":"Soize","given":"C."},{"family":"Funfschilling","given":"C."}],"issued":{"date-parts":[["2015",8,1]]}}}],"schema":"https://github.com/citation-style-language/schema/raw/master/csl-citation.json"} </w:instrText>
      </w:r>
      <w:r>
        <w:fldChar w:fldCharType="separate"/>
      </w:r>
      <w:r>
        <w:rPr>
          <w:rFonts w:cs="Times New Roman"/>
          <w:kern w:val="0"/>
        </w:rPr>
        <w:t xml:space="preserve">Perrin </w:t>
      </w:r>
      <w:r>
        <w:rPr>
          <w:rFonts w:cs="Times New Roman"/>
          <w:i/>
          <w:iCs/>
          <w:kern w:val="0"/>
        </w:rPr>
        <w:t>et al.</w:t>
      </w:r>
      <w:r>
        <w:rPr>
          <w:rFonts w:cs="Times New Roman" w:hint="eastAsia"/>
          <w:kern w:val="0"/>
        </w:rPr>
        <w:t xml:space="preserve"> (</w:t>
      </w:r>
      <w:r>
        <w:rPr>
          <w:rFonts w:cs="Times New Roman"/>
          <w:kern w:val="0"/>
        </w:rPr>
        <w:t>2015)</w:t>
      </w:r>
      <w:r>
        <w:fldChar w:fldCharType="end"/>
      </w:r>
      <w:r>
        <w:rPr>
          <w:rFonts w:hint="eastAsia"/>
        </w:rPr>
        <w:t xml:space="preserve"> </w:t>
      </w:r>
      <w:r>
        <w:t>constructed a four-dimensional random field model of track irregularities to extract the probability density characteristics of vehicle responses</w:t>
      </w:r>
      <w:r>
        <w:rPr>
          <w:rFonts w:hint="eastAsia"/>
        </w:rPr>
        <w:t xml:space="preserve">. </w:t>
      </w:r>
      <w:r>
        <w:fldChar w:fldCharType="begin"/>
      </w:r>
      <w:r>
        <w:instrText xml:space="preserve"> ADDIN ZOTERO_ITEM CSL_CITATION {"citationID":"GulS0t94","properties":{"formattedCitation":"(Masoomi and Jalili, 2017)","plainCitation":"(Masoomi and Jalili, 2017)","dontUpdate":true,"noteIndex":0},"citationItems":[{"id":1970,"uris":["http://zotero.org/users/12349779/items/ERPVIXY8"],"itemData":{"id":1970,"type":"article-journal","abstract":"With increase in the axle load and wagon speed, the cost of damage to rail track and wagon components increases significantly. This leads to widespread interests in the investigation of the dynamic interactions of the rail track and the wagon. Rail irregularities are one of the important vibration sources of the rail track structure and train. These irregularities have generally random distribution that are assumed to be stationary random and ergodic processes in space, with Gaussian amplitude probability densities and zero mean values. In this paper, the dynamic response of the railway vehicle due to random irregularity of rail track is analysed. The wagon is modelled as a two degrees-of-freedom non-linear model where includes non-linear spring and linear damper of primary suspension system. The Hertzian contact theory is used to obtain the relationship between normal contact force and the displacement of the mass centre of the wheel. Using the method of multiple scales the analytical approximate response of the railway vehicle due to track irregularities is obtained. The amplitudes of vibrations of the vehicle and the interaction forces between the vehicle and the rail for different line grades and train speeds have been analysed analytically by this model. According to the results, rail irregularities have more effect on the vertical acceleration of the vehicle than the train speed.","container-title":"Proceedings of the Institution of Mechanical Engineers, Part K: Journal of Multi-body Dynamics","DOI":"10.1177/1464419316679554","ISSN":"1464-4193","issue":"4","journalAbbreviation":"Proceedings of the Institution of Mechanical Engineers, Part K: Journal of Multi-body Dynamics","language":"EN","page":"591-607","publisher":"SAGE Publications","source":"SAGE Journals","title":"Non-linear vibration analysis of a 2-DOF railway vehicle model under random rail excitation","volume":"231","author":[{"family":"Masoomi","given":"Mohsen"},{"family":"Jalili","given":"Mohammad Mahdi"}],"issued":{"date-parts":[["2017",12,1]]}}}],"schema":"https://github.com/citation-style-language/schema/raw/master/csl-citation.json"} </w:instrText>
      </w:r>
      <w:r>
        <w:fldChar w:fldCharType="separate"/>
      </w:r>
      <w:r>
        <w:rPr>
          <w:rFonts w:cs="Times New Roman"/>
        </w:rPr>
        <w:t xml:space="preserve">Masoomi and Jalili </w:t>
      </w:r>
      <w:r>
        <w:rPr>
          <w:rFonts w:cs="Times New Roman" w:hint="eastAsia"/>
        </w:rPr>
        <w:t>(</w:t>
      </w:r>
      <w:r>
        <w:rPr>
          <w:rFonts w:cs="Times New Roman"/>
        </w:rPr>
        <w:t>2017)</w:t>
      </w:r>
      <w:r>
        <w:fldChar w:fldCharType="end"/>
      </w:r>
      <w:r>
        <w:rPr>
          <w:rFonts w:hint="eastAsia"/>
        </w:rPr>
        <w:t xml:space="preserve"> </w:t>
      </w:r>
      <w:r>
        <w:t>further developed a vehicle dynamics model that accounts for nonlinear suspension, revealing the statistical effects of random road irregularities on the system’s dynamic response.</w:t>
      </w:r>
    </w:p>
    <w:p w14:paraId="63F66FAD" w14:textId="77777777" w:rsidR="003E7760" w:rsidRDefault="00000000">
      <w:pPr>
        <w:ind w:firstLineChars="0" w:firstLine="240"/>
      </w:pPr>
      <w:r>
        <w:t>However, purely data-driven methods for condition assessment and service life prediction generally suffer from insurmountable “black box” limitations. On the one hand, data models rely heavily on massive amounts of comprehensive, high-quality historical labeled data. In the complex and ever-changing operational environment of heavy-haul railways, where models must contend with severe noise interference, rare failures with small sample sizes, and unknown operating conditions, their generalization capabilities and robustness often face severe challenges. On the other hand, when performing feature extraction and trend inference, simple machine learning, deep neural networks, or large language models are completely detached from the inherent mechanical evolution mechanisms of the track system. This results in models that not only lack clear physical interpretability, but whose assessment decisions may even violate basic laws of dynamics and energy conservation.</w:t>
      </w:r>
      <w:r>
        <w:rPr>
          <w:rFonts w:hint="eastAsia"/>
        </w:rPr>
        <w:t xml:space="preserve"> </w:t>
      </w:r>
      <w:r>
        <w:t>In the latter part of this section, we will explore a method for assessing the service condition of railway tracks based on a physical-information neural network</w:t>
      </w:r>
      <w:r>
        <w:rPr>
          <w:rFonts w:hint="eastAsia"/>
        </w:rPr>
        <w:t xml:space="preserve"> (PINN)</w:t>
      </w:r>
      <w:r>
        <w:t>.</w:t>
      </w:r>
    </w:p>
    <w:bookmarkEnd w:id="32"/>
    <w:p w14:paraId="4EB7A2CF" w14:textId="77777777" w:rsidR="003E7760" w:rsidRDefault="00000000">
      <w:pPr>
        <w:pStyle w:val="3"/>
        <w:spacing w:before="156"/>
      </w:pPr>
      <w:r>
        <w:t>Railway operation and maintenance</w:t>
      </w:r>
    </w:p>
    <w:p w14:paraId="112847C1" w14:textId="66DA4D5F" w:rsidR="003E7760" w:rsidRDefault="00000000">
      <w:pPr>
        <w:ind w:firstLine="480"/>
      </w:pPr>
      <w:bookmarkStart w:id="34" w:name="OLE_LINK14"/>
      <w:bookmarkStart w:id="35" w:name="OLE_LINK5"/>
      <w:r>
        <w:t xml:space="preserve">Railway operation and maintenance (O&amp;M) is a fundamental component for ensuring the safety, reliability, efficiency, and economic performance of railway systems. It covers multiple subsystems, including tracks, bridges, tunnels, power supply, signalling and communication, rolling stock, stations, and train operation organization. Compared with general industrial maintenance, railway O&amp;M is characterized by large-scale assets, complex service environments, strong coupling among subsystems, limited maintenance windows, and strict safety constraints </w:t>
      </w:r>
      <w:r>
        <w:fldChar w:fldCharType="begin"/>
      </w:r>
      <w:r w:rsidR="000A3919">
        <w:instrText xml:space="preserve"> ADDIN ZOTERO_ITEM CSL_CITATION {"citationID":"kyEz5e3e","properties":{"unsorted":false,"formattedCitation":"(Davari {\\i{}et al.}, 2021)","plainCitation":"(Davari et al., 2021)","noteIndex":0},"citationItems":[{"id":"owbJ2Ida/xUOnb1TY","uris":["http://zotero.org/users/10031142/items/P4B5GAPU"],"itemData":{"id":"JesNQiHg/rLvGY1Ka","type":"article-journal","abstract":"In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fldChar w:fldCharType="separate"/>
      </w:r>
      <w:r>
        <w:rPr>
          <w:rFonts w:cs="Times New Roman"/>
          <w:kern w:val="0"/>
        </w:rPr>
        <w:t xml:space="preserve">(Davari </w:t>
      </w:r>
      <w:r>
        <w:rPr>
          <w:rFonts w:cs="Times New Roman"/>
          <w:i/>
          <w:iCs/>
          <w:kern w:val="0"/>
        </w:rPr>
        <w:t>et al.</w:t>
      </w:r>
      <w:r>
        <w:rPr>
          <w:rFonts w:cs="Times New Roman"/>
          <w:kern w:val="0"/>
        </w:rPr>
        <w:t>, 2021)</w:t>
      </w:r>
      <w:r>
        <w:fldChar w:fldCharType="end"/>
      </w:r>
      <w:r>
        <w:t xml:space="preserve">. With the continuous expansion of high-speed railway, heavy-haul railway, and urban rail transit networks, traditional maintenance modes that rely mainly on manual inspection, periodic repair, and experience-based judgement are no longer sufficient to meet the increasing requirements for high reliability, high availability, and low life-cycle cost. Therefore, railway maintenance is gradually shifting from corrective maintenance and scheduled maintenance toward condition-based maintenance, predictive maintenance, </w:t>
      </w:r>
      <w:r>
        <w:lastRenderedPageBreak/>
        <w:t xml:space="preserve">and intelligent decision-making </w:t>
      </w:r>
      <w:r>
        <w:fldChar w:fldCharType="begin"/>
      </w:r>
      <w:r w:rsidR="000A3919">
        <w:instrText xml:space="preserve"> ADDIN ZOTERO_ITEM CSL_CITATION {"citationID":"sHztcUty","properties":{"unsorted":false,"formattedCitation":"(Rodr\\uc0\\u237{}guez-Hern\\uc0\\u225{}ndez {\\i{}et al.}, 2025a)","plainCitation":"(Rodríguez-Hernández et al., 2025a)","noteIndex":0},"citationItems":[{"id":"owbJ2Ida/fGiAGc8Q","uris":["http://zotero.org/users/9021464/items/L5HJBCFB"],"itemData":{"id":3160,"type":"article-journal","abstract":"This paper conducts a comprehensive review of the role of digitalization in railway maintenance management, particularly through the lens of the Inter...","container-title":"Infrastructures","DOI":"10.3390/infrastructures10040096","ISSN":"2412-3811","issue":"4","language":"en","license":"http://creativecommons.org/licenses/by/3.0/","publisher":"Multidisciplinary Digital Publishing Institute","source":"www.mdpi.com","title":"Digitalization as an Enabler in Railway Maintenance: A Review from “The International Union of Railways Asset Management Framework” Perspective","title-short":"Digitalization as an Enabler in Railway Maintenance","URL":"https://www.mdpi.com/2412-3811/10/4/96","volume":"10","author":[{"family":"Rodríguez-Hernández","given":"Mauricio"},{"family":"Crespo-Márquez","given":"Adolfo"},{"family":"Sánchez-Herguedas","given":"Antonio"},{"family":"González-Prida","given":"Vicente"}],"accessed":{"date-parts":[["2026",3,14]]},"issued":{"date-parts":[["2025",4,11]]}}}],"schema":"https://github.com/citation-style-language/schema/raw/master/csl-citation.json"} </w:instrText>
      </w:r>
      <w:r>
        <w:fldChar w:fldCharType="separate"/>
      </w:r>
      <w:r>
        <w:rPr>
          <w:rFonts w:cs="Times New Roman"/>
          <w:kern w:val="0"/>
        </w:rPr>
        <w:t xml:space="preserve">(Rodríguez-Hernández </w:t>
      </w:r>
      <w:r>
        <w:rPr>
          <w:rFonts w:cs="Times New Roman"/>
          <w:i/>
          <w:iCs/>
          <w:kern w:val="0"/>
        </w:rPr>
        <w:t>et al.</w:t>
      </w:r>
      <w:r>
        <w:rPr>
          <w:rFonts w:cs="Times New Roman"/>
          <w:kern w:val="0"/>
        </w:rPr>
        <w:t>, 2025a)</w:t>
      </w:r>
      <w:r>
        <w:fldChar w:fldCharType="end"/>
      </w:r>
      <w:r>
        <w:t>.</w:t>
      </w:r>
    </w:p>
    <w:p w14:paraId="51557C45" w14:textId="27D769FB" w:rsidR="003E7760" w:rsidRDefault="00000000">
      <w:pPr>
        <w:ind w:firstLine="480"/>
      </w:pPr>
      <w:r>
        <w:t xml:space="preserve">From the perspective of technological evolution, one of the most significant changes in railway O&amp;M lies in the transformation of data acquisition methods. Traditional maintenance mainly depends on manual patrols, periodic inspection vehicles, and field experience records, which often results in low-frequency, weakly structured, and fragmented data. These limitations make it difficult to support real-time diagnosis and long-term degradation prediction. In recent years, track inspection vehicles, onboard vibration sensors, wayside monitoring systems, machine vision, unmanned aerial vehicles, LiDAR, and Internet of Things devices have been increasingly applied to the monitoring of tracks, turnouts, bridges, tunnels, overhead contact systems, and rolling stock </w:t>
      </w:r>
      <w:r>
        <w:fldChar w:fldCharType="begin"/>
      </w:r>
      <w:r w:rsidR="000A3919">
        <w:instrText xml:space="preserve"> ADDIN ZOTERO_ITEM CSL_CITATION {"citationID":"1DM7MuCh","properties":{"unsorted":false,"formattedCitation":"(Sedghi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t xml:space="preserve">. As a result, railway O&amp;M data have become multi-source, heterogeneous, high-frequency, and strongly coupled in both space and time. More frequent, automated, and standardized inspection methods can improve the repeatability, consistency, and usability of maintenance data, thereby providing a foundation for machine learning and predictive maintenance </w:t>
      </w:r>
      <w:r>
        <w:fldChar w:fldCharType="begin"/>
      </w:r>
      <w:r w:rsidR="000A3919">
        <w:instrText xml:space="preserve"> ADDIN ZOTERO_ITEM CSL_CITATION {"citationID":"ORKo1Fh0","properties":{"unsorted":false,"formattedCitation":"(Bris-Pe\\uc0\\u241{}alver,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rPr>
          <w:rFonts w:hint="eastAsia"/>
        </w:rPr>
        <w:t>.</w:t>
      </w:r>
    </w:p>
    <w:p w14:paraId="578D5601" w14:textId="6EA9B5B1" w:rsidR="003E7760" w:rsidRDefault="00000000">
      <w:pPr>
        <w:ind w:firstLine="480"/>
      </w:pPr>
      <w:r>
        <w:t xml:space="preserve">In terms of condition diagnosis and health assessment, machine learning and deep learning methods have been widely used in railway track geometry degradation prediction, rail defect detection, turnout fault diagnosis, rolling stock anomaly detection, and overhead contact system condition assessment </w:t>
      </w:r>
      <w:r>
        <w:fldChar w:fldCharType="begin"/>
      </w:r>
      <w:r w:rsidR="000A3919">
        <w:instrText xml:space="preserve"> ADDIN ZOTERO_ITEM CSL_CITATION {"citationID":"ugCU4GRy","properties":{"unsorted":false,"formattedCitation":"(Bai {\\i{}et al.}, 2015; Falamarzi, Moridpour and Nazem, 2019)","plainCitation":"(Bai et al., 2015; Falamarzi, Moridpour and Nazem, 2019)","noteIndex":0},"citationItems":[{"id":"owbJ2Ida/fkNPTQIL","uris":["http://zotero.org/users/9021464/items/HG49VFW5"],"itemData":{"id":2494,"type":"article-journal","abstract":"Irregularities in railway tracks are a key factor influencing the safety of trains. In this paper, rail track is considered to consist of consecutive track maintenance units whose individual defect states can be quantified in terms of a track quality index. A Markov stochastic process approach is used to evaluate the deterioration of a maintenance unit. A hazard model is formulated using the heterogeneity of the maintenance units, and a matrix of the Markov transition probabilities is constructed. The parameters of the developed models are estimated via a maximum log-likelihood function. The prediction model is validated with track irregularity data measured using track geometry cars.","container-title":"PROCEEDINGS OF THE INSTITUTION OF MECHANICAL ENGINEERS PART F-JOURNAL OF RAIL AND RAPID TRANSIT","DOI":"10.1177/0954409713503460","ISSN":"0954-4097, 2041-3017","issue":"2","note":"Web of Science ID: WOS:000347423100004","page":"150-159","title":"Markov-based model for the prediction of railway track irregularities","volume":"229","author":[{"family":"Bai","given":"Lei"},{"family":"Liu","given":"Rengkui"},{"family":"Sun","given":"Quanxin"},{"family":"Wang","given":"Futian"},{"family":"Xu","given":"Peng"}],"issued":{"date-parts":[["2015",2]]}}},{"id":"owbJ2Ida/1uXzCDf2","uris":["http://zotero.org/users/9021464/items/IH8BZTT4"],"itemData":{"id":2516,"type":"article-journal","abstract":"Although vibration is considered as one of the important factors in passenger ride comfort, yet it has not been applied for predicting tram track degradation in tram network. Rail track degradation prediction models form an essential part of the rail infrastructure maintenance management systems. Vibration can be measured by acceleration signals. The acceleration signal is derived from the movement of railway vehicles on rail structure. In this study, vehicle acceleration data along with other track structural parameters have been used to predict tram track degradation index which can be considered as a representative of tram track quality. The index used in this study has been developed based on a mixture of tram track geometry deviations of several years. Three types of machine learning models have been employed for creating the prediction models. In this study, Melbourne tram network data have been applied for developing as well as predicting the degradation index. Based on the evaluation results, the proposed random forest regression model made more accurate predictions on track degradation compared to other developed models. The results of this study can help tram track managers to deploy cost-effective maintenance strategies by applying vehicle acceleration data in their decision-making processes.","container-title":"STRUCTURE AND INFRASTRUCTURE ENGINEERING","DOI":"10.1080/15732479.2019.1615963","ISSN":"1573-2479, 1744-8980","issue":"10","note":"Web of Science ID: WOS:000470583800001","page":"1308-1318","title":"Development of a tram track degradation prediction model based on the acceleration data","volume":"15","author":[{"family":"Falamarzi","given":"Amir"},{"family":"Moridpour","given":"Sara"},{"family":"Nazem","given":"Majidreza"}],"issued":{"date-parts":[["2019",10,3]]}}}],"schema":"https://github.com/citation-style-language/schema/raw/master/csl-citation.json"} </w:instrText>
      </w:r>
      <w:r>
        <w:fldChar w:fldCharType="separate"/>
      </w:r>
      <w:r>
        <w:rPr>
          <w:rFonts w:cs="Times New Roman"/>
          <w:kern w:val="0"/>
        </w:rPr>
        <w:t xml:space="preserve">(Bai </w:t>
      </w:r>
      <w:r>
        <w:rPr>
          <w:rFonts w:cs="Times New Roman"/>
          <w:i/>
          <w:iCs/>
          <w:kern w:val="0"/>
        </w:rPr>
        <w:t>et al.</w:t>
      </w:r>
      <w:r>
        <w:rPr>
          <w:rFonts w:cs="Times New Roman"/>
          <w:kern w:val="0"/>
        </w:rPr>
        <w:t>, 2015; Falamarzi, Moridpour and Nazem, 2019)</w:t>
      </w:r>
      <w:r>
        <w:fldChar w:fldCharType="end"/>
      </w:r>
      <w:r>
        <w:t>. Existing studies generally focus on data sources such as track geometry measurements, vibration responses, and image-based inspection data. Commonly used methods include support vector machines, random forests, artificial neural networks, deep learning models, and genetic algorithms</w:t>
      </w:r>
      <w:r>
        <w:fldChar w:fldCharType="begin"/>
      </w:r>
      <w:r w:rsidR="000A3919">
        <w:instrText xml:space="preserve"> ADDIN ZOTERO_ITEM CSL_CITATION {"citationID":"RhgO52Sj","properties":{"unsorted":false,"formattedCitation":"(Mohammadi and He, 2022; Rodr\\uc0\\u237{}guez-Hern\\uc0\\u225{}ndez {\\i{}et al.}, 2025a)","plainCitation":"(Mohammadi and He, 2022; Rodríguez-Hernández et al., 2025a)","noteIndex":0},"citationItems":[{"id":"owbJ2Ida/kwdBSnp6","uris":["http://zotero.org/users/9021464/items/IQ6J34CN"],"itemData":{"id":1733,"type":"article-journal","abstract":"Developing optimal rail renewal and maintenance planning that minimizes long-term costs and risks of failure is of paramount importance for railroad i…","call-number":"1","container-title":"Reliability Engineering &amp; System Safety","DOI":"10.1016/j.ress.2022.108615","ISSN":"0951-8320","language":"en-US","page":"108615","publisher":"Elsevier","source":"8.1","title":"A deep reinforcement learning approach for rail renewal and maintenance planning","volume":"225","author":[{"family":"Mohammadi","given":"Reza"},{"family":"He","given":"Qing"}],"issued":{"date-parts":[["2022",9,1]]}}},{"id":"owbJ2Ida/fGiAGc8Q","uris":["http://zotero.org/users/9021464/items/L5HJBCFB"],"itemData":{"id":3160,"type":"article-journal","abstract":"This paper conducts a comprehensive review of the role of digitalization in railway maintenance management, particularly through the lens of the Inter...","container-title":"Infrastructures","DOI":"10.3390/infrastructures10040096","ISSN":"2412-3811","issue":"4","language":"en","license":"http://creativecommons.org/licenses/by/3.0/","publisher":"Multidisciplinary Digital Publishing Institute","source":"www.mdpi.com","title":"Digitalization as an Enabler in Railway Maintenance: A Review from “The International Union of Railways Asset Management Framework” Perspective","title-short":"Digitalization as an Enabler in Railway Maintenance","URL":"https://www.mdpi.com/2412-3811/10/4/96","volume":"10","author":[{"family":"Rodríguez-Hernández","given":"Mauricio"},{"family":"Crespo-Márquez","given":"Adolfo"},{"family":"Sánchez-Herguedas","given":"Antonio"},{"family":"González-Prida","given":"Vicente"}],"accessed":{"date-parts":[["2026",3,14]]},"issued":{"date-parts":[["2025",4,11]]}}}],"schema":"https://github.com/citation-style-language/schema/raw/master/csl-citation.json"} </w:instrText>
      </w:r>
      <w:r>
        <w:fldChar w:fldCharType="separate"/>
      </w:r>
      <w:r>
        <w:rPr>
          <w:rFonts w:cs="Times New Roman"/>
          <w:kern w:val="0"/>
        </w:rPr>
        <w:t xml:space="preserve">(Mohammadi and He, 2022; Rodríguez-Hernández </w:t>
      </w:r>
      <w:r>
        <w:rPr>
          <w:rFonts w:cs="Times New Roman"/>
          <w:i/>
          <w:iCs/>
          <w:kern w:val="0"/>
        </w:rPr>
        <w:t>et al.</w:t>
      </w:r>
      <w:r>
        <w:rPr>
          <w:rFonts w:cs="Times New Roman"/>
          <w:kern w:val="0"/>
        </w:rPr>
        <w:t>, 2025a)</w:t>
      </w:r>
      <w:r>
        <w:fldChar w:fldCharType="end"/>
      </w:r>
      <w:r>
        <w:t>. Compared with traditional statistical models, data-driven methods are capable of extracting complex degradation patterns from historical data. However, they still face several challenges, including unstable data quality, imbalanced samples, insufficient model interpretability, and limited generalization ability across different lines and operating conditions</w:t>
      </w:r>
      <w:r>
        <w:fldChar w:fldCharType="begin"/>
      </w:r>
      <w:r w:rsidR="000A3919">
        <w:instrText xml:space="preserve"> ADDIN ZOTERO_ITEM CSL_CITATION {"citationID":"07Sy9onP","properties":{"unsorted":false,"formattedCitation":"(Bris-Pe\\uc0\\u241{}alver,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t>. For track geometry degradation prediction, machine learning has become an important research direction, but its engineering application still depends on high-quality historical inspection data, reasonable feature construction, and effective linkage between inspection records and maintenance records</w:t>
      </w:r>
      <w:r>
        <w:rPr>
          <w:rFonts w:hint="eastAsia"/>
        </w:rPr>
        <w:t xml:space="preserve"> </w:t>
      </w:r>
      <w:r>
        <w:fldChar w:fldCharType="begin"/>
      </w:r>
      <w:r w:rsidR="000A3919">
        <w:instrText xml:space="preserve"> ADDIN ZOTERO_ITEM CSL_CITATION {"citationID":"otJvbh1R","properties":{"unsorted":false,"formattedCitation":"(Yingying Liao {\\i{}et al.}, 2022)","plainCitation":"(Yingying Liao et al., 2022)","noteIndex":0},"citationItems":[{"id":"owbJ2Ida/HK0WGy0I","uris":["http://zotero.org/users/9021464/items/I28IQRVN"],"itemData":{"id":3204,"type":"article-journal","container-title":"Sensors","issue":"19","page":"7275","publisher":"MDPI","source":"Google Scholar","title":"Prediction models for railway track geometry degradation using machine learning methods: a review","title-short":"Prediction models for railway track geometry degradation using machine learning methods","volume":"22","author":[{"family":"Liao","given":"Yingying"},{"family":"Han","given":"Lei"},{"family":"Wang","given":"Haoyu"},{"family":"Zhang","given":"Hougui"}],"issued":{"date-parts":[["2022"]]}}}],"schema":"https://github.com/citation-style-language/schema/raw/master/csl-citation.json"} </w:instrText>
      </w:r>
      <w:r>
        <w:fldChar w:fldCharType="separate"/>
      </w:r>
      <w:r>
        <w:rPr>
          <w:rFonts w:cs="Times New Roman"/>
          <w:kern w:val="0"/>
        </w:rPr>
        <w:t xml:space="preserve">(Yingying Liao </w:t>
      </w:r>
      <w:r>
        <w:rPr>
          <w:rFonts w:cs="Times New Roman"/>
          <w:i/>
          <w:iCs/>
          <w:kern w:val="0"/>
        </w:rPr>
        <w:t>et al.</w:t>
      </w:r>
      <w:r>
        <w:rPr>
          <w:rFonts w:cs="Times New Roman"/>
          <w:kern w:val="0"/>
        </w:rPr>
        <w:t>, 2022)</w:t>
      </w:r>
      <w:r>
        <w:fldChar w:fldCharType="end"/>
      </w:r>
      <w:r>
        <w:t>.</w:t>
      </w:r>
    </w:p>
    <w:p w14:paraId="642956A1" w14:textId="781C0E35" w:rsidR="003E7760" w:rsidRDefault="00000000">
      <w:pPr>
        <w:ind w:firstLine="480"/>
      </w:pPr>
      <w:r>
        <w:t xml:space="preserve">In the field of maintenance planning and scheduling, railway O&amp;M needs to answer not only “where the fault is” and “when it may occur”, but also “when to maintain”, “how to maintain”, “which tasks should be prioritized”, and “which resources should be assigned”. Since railway maintenance is usually constrained by </w:t>
      </w:r>
      <w:r>
        <w:lastRenderedPageBreak/>
        <w:t xml:space="preserve">maintenance windows, line capacity, construction resources, equipment accessibility, and train operation plans, maintenance decision-making has typical characteristics of combinatorial optimization </w:t>
      </w:r>
      <w:r>
        <w:fldChar w:fldCharType="begin"/>
      </w:r>
      <w:r w:rsidR="000A3919">
        <w:instrText xml:space="preserve"> ADDIN ZOTERO_ITEM CSL_CITATION {"citationID":"RE6kJE8K","properties":{"unsorted":false,"formattedCitation":"(Sedghi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rPr>
          <w:rFonts w:hint="eastAsia"/>
        </w:rPr>
        <w:t>.</w:t>
      </w:r>
      <w:r>
        <w:t xml:space="preserve"> Existing studies have regarded railway track maintenance planning and scheduling as a multi-level decision-making problem, involving strategic asset renewal, tactical maintenance task arrangement, and operational scheduling of maintenance windows, personnel, and equipment. Although optimization models, heuristic algorithms, and decision support frameworks have been widely adopted, further improvements are still needed in terms of multi-component coupling, dynamic uncertainty, and practical engineering feasibility </w:t>
      </w:r>
      <w:r>
        <w:fldChar w:fldCharType="begin"/>
      </w:r>
      <w:r w:rsidR="000A3919">
        <w:instrText xml:space="preserve"> ADDIN ZOTERO_ITEM CSL_CITATION {"citationID":"x9tgwUe5","properties":{"unsorted":false,"formattedCitation":"(Bressi, Santos and Losa, 2021)","plainCitation":"(Bressi, Santos and Losa, 2021)","noteIndex":0},"citationItems":[{"id":"owbJ2Ida/1lESKo5S","uris":["http://zotero.org/users/9021464/items/DTZQ5TF4"],"itemData":{"id":3008,"type":"article-journal","abstract":"An optimization-based maintenance scheduling framework is an essential tool to plan the necessary investment to maintain the required performance of a railway line. In the present study, a methodology is proposed to minimize the present value of the life cycle maintenance costs and maximize the life cycle quality level of the track-bed considering different levels of reliability. Probabilistic degradation models are developed for predicting the evolution of the railway track condition over time. Afterwards, a Genetic Algorithm based optimization procedure is applied for obtaining a set of optimal solutions taking into account several constrains. The proposed methodology is applied to an Italian railway track-line case study. The results show that it is possible to develop a decision support system to help railway managers to schedule railway track maintenance operations based on the optimal trade-off between maintenance costs and railway track geometry condition for different levels of reliability.","container-title":"Reliability Engineering &amp; System Safety","DOI":"10.1016/j.ress.2020.107359","ISSN":"0951-8320","journalAbbreviation":"Reliability Engineering &amp; System Safety","page":"107359","source":"ScienceDirect","title":"Optimization of maintenance strategies for railway track-bed considering probabilistic degradation models and different reliability levels","volume":"207","author":[{"family":"Bressi","given":"Sara"},{"family":"Santos","given":"João"},{"family":"Losa","given":"Massimo"}],"issued":{"date-parts":[["2021",3,1]]}}}],"schema":"https://github.com/citation-style-language/schema/raw/master/csl-citation.json"} </w:instrText>
      </w:r>
      <w:r>
        <w:fldChar w:fldCharType="separate"/>
      </w:r>
      <w:r>
        <w:rPr>
          <w:rFonts w:cs="Times New Roman"/>
        </w:rPr>
        <w:t>(Bressi, Santos and Losa, 2021)</w:t>
      </w:r>
      <w:r>
        <w:fldChar w:fldCharType="end"/>
      </w:r>
      <w:r>
        <w:t>.</w:t>
      </w:r>
    </w:p>
    <w:p w14:paraId="20ED3868" w14:textId="3F493E24" w:rsidR="003E7760" w:rsidRDefault="00000000">
      <w:pPr>
        <w:ind w:firstLine="480"/>
      </w:pPr>
      <w:r>
        <w:t xml:space="preserve">With the development of digital technologies, railway O&amp;M is evolving from single-equipment condition prediction toward system-level asset management. Digital O&amp;M is not simply the electronic transformation of paper-based records. Instead, it integrates equipment condition, maintenance history, operation plans, risk levels, and resource allocation into a unified information framework through technologies such as big data, the Internet of Things, artificial intelligence, BIM/GIS, and digital twins </w:t>
      </w:r>
      <w:r>
        <w:fldChar w:fldCharType="begin"/>
      </w:r>
      <w:r w:rsidR="000A3919">
        <w:instrText xml:space="preserve"> ADDIN ZOTERO_ITEM CSL_CITATION {"citationID":"freR1GFw","properties":{"unsorted":false,"formattedCitation":"(Rodr\\uc0\\u237{}guez-Hern\\uc0\\u225{}ndez {\\i{}et al.}, 2025b)","plainCitation":"(Rodríguez-Hernández et al., 2025b)","noteIndex":0},"citationItems":[{"id":"owbJ2Ida/mhNi4qup","uris":["http://zotero.org/users/9021464/items/L8MDIL3U"],"itemData":{"id":3205,"type":"article-journal","container-title":"Infrastructures","issue":"4","page":"96","publisher":"MDPI","source":"Google Scholar","title":"Digitalization as an enabler in railway maintenance: A review from “The International Union of Railways Asset Management Framework” perspective","title-short":"Digitalization as an enabler in railway maintenance","volume":"10","author":[{"family":"Rodríguez-Hernández","given":"Mauricio"},{"family":"Crespo-Márquez","given":"Adolfo"},{"family":"Sánchez-Herguedas","given":"Antonio"},{"family":"González-Prida","given":"Vicente"}],"issued":{"date-parts":[["2025"]]}}}],"schema":"https://github.com/citation-style-language/schema/raw/master/csl-citation.json"} </w:instrText>
      </w:r>
      <w:r>
        <w:fldChar w:fldCharType="separate"/>
      </w:r>
      <w:r>
        <w:rPr>
          <w:rFonts w:cs="Times New Roman"/>
          <w:kern w:val="0"/>
        </w:rPr>
        <w:t xml:space="preserve">(Rodríguez-Hernández </w:t>
      </w:r>
      <w:r>
        <w:rPr>
          <w:rFonts w:cs="Times New Roman"/>
          <w:i/>
          <w:iCs/>
          <w:kern w:val="0"/>
        </w:rPr>
        <w:t>et al.</w:t>
      </w:r>
      <w:r>
        <w:rPr>
          <w:rFonts w:cs="Times New Roman"/>
          <w:kern w:val="0"/>
        </w:rPr>
        <w:t>, 2025b)</w:t>
      </w:r>
      <w:r>
        <w:fldChar w:fldCharType="end"/>
      </w:r>
      <w:r>
        <w:t>. Digital technologies can support the integration of condition monitoring, fault prediction, maintenance optimization, and strategic asset management. However, their effective implementation depends not only on algorithms, but also on railway organizational processes, technical standards, and asset management objectives. This indicates that the key to intelligent railway O&amp;M is not merely improving model accuracy, but establishing a closed-loop management process involving condition perception, risk assessment, maintenance decision-making, and operational feedback .</w:t>
      </w:r>
    </w:p>
    <w:p w14:paraId="4799A00F" w14:textId="7397F48D" w:rsidR="003E7760" w:rsidRDefault="00000000">
      <w:pPr>
        <w:ind w:firstLine="480"/>
      </w:pPr>
      <w:r>
        <w:t>In recent years, digital twin technology has been regarded as an important development direction for intelligent railway O&amp;M. A digital twin can connect the physical railway system, real-time monitoring data, degradation models, and maintenance decision models, thereby providing a dynamic simulation environment for condition inference, fault warning, and maintenance scheme evaluation</w:t>
      </w:r>
      <w:r>
        <w:rPr>
          <w:rFonts w:hint="eastAsia"/>
        </w:rPr>
        <w:t xml:space="preserve"> </w:t>
      </w:r>
      <w:r>
        <w:fldChar w:fldCharType="begin"/>
      </w:r>
      <w:r w:rsidR="000A3919">
        <w:instrText xml:space="preserve"> ADDIN ZOTERO_ITEM CSL_CITATION {"citationID":"KaXDxudv","properties":{"unsorted":false,"formattedCitation":"(Mutlu and Kaewunruen, 2026)","plainCitation":"(Mutlu and Kaewunruen, 2026)","noteIndex":0},"citationItems":[{"id":"owbJ2Ida/RLpXSPEj","uris":["http://zotero.org/users/9021464/items/SMXC8989"],"itemData":{"id":3206,"type":"article-journal","container-title":"Infrastructures","issue":"3","page":"87","publisher":"MDPI","source":"Google Scholar","title":"Digitalised Predictive Maintenance in Railways: A Systematic Review of AI, BIM, and Digital Twins","title-short":"Digitalised Predictive Maintenance in Railways","volume":"11","author":[{"family":"Mutlu","given":"Ugur"},{"family":"Kaewunruen","given":"Sakdirat"}],"issued":{"date-parts":[["2026"]]}}}],"schema":"https://github.com/citation-style-language/schema/raw/master/csl-citation.json"} </w:instrText>
      </w:r>
      <w:r>
        <w:fldChar w:fldCharType="separate"/>
      </w:r>
      <w:r>
        <w:rPr>
          <w:rFonts w:cs="Times New Roman"/>
        </w:rPr>
        <w:t>(Mutlu and Kaewunruen, 2026)</w:t>
      </w:r>
      <w:r>
        <w:fldChar w:fldCharType="end"/>
      </w:r>
      <w:r>
        <w:t>. Nevertheless, many current railway digital twin studies still remain at the level of digital representation or one-way monitoring platforms. A truly interactive, self-correcting, and closed-loop digital twin system has not yet been fully realized. In addition, although sustainability is frequently emphasized in railway maintenance studies, quantitative evaluation of green indicators such as carbon emissions, energy consumption, and environmental benefits remains insufficient.</w:t>
      </w:r>
    </w:p>
    <w:bookmarkEnd w:id="34"/>
    <w:bookmarkEnd w:id="35"/>
    <w:p w14:paraId="21838A92" w14:textId="77777777" w:rsidR="003E7760" w:rsidRDefault="00000000">
      <w:pPr>
        <w:pStyle w:val="2"/>
      </w:pPr>
      <w:r>
        <w:t>Maintenance Research: Existing Knowledge and Technical Evolution</w:t>
      </w:r>
    </w:p>
    <w:p w14:paraId="3F2E1A1A" w14:textId="77777777" w:rsidR="003E7760" w:rsidRDefault="00000000">
      <w:pPr>
        <w:ind w:firstLineChars="0" w:firstLine="420"/>
      </w:pPr>
      <w:r>
        <w:t xml:space="preserve">Railway maintenance research has developed along two connected lines. The first line is a safety-governed engineering tradition: track condition is measured, compared </w:t>
      </w:r>
      <w:r>
        <w:lastRenderedPageBreak/>
        <w:t>with management or safety thresholds, and translated into inspection, repair, renewal or traffic-control actions. The second line is a model-supported decision tradition: degradation, recovery, risk and cost are estimated so that maintenance can be prioritized and scheduled more effectively. These traditions should not be treated as opposing paradigms. In railway infrastructure, a maintenance decision remains accountable only when it can be related to standards, asset condition, train-running safety, work possession, and post-work verification. Consequently, the literature is best read as a gradual movement from condition description to state evolution and from planning intent to executable intervention(Figure 1).</w:t>
      </w:r>
    </w:p>
    <w:p w14:paraId="66AC285E" w14:textId="77777777" w:rsidR="003E7760" w:rsidRDefault="00000000">
      <w:pPr>
        <w:ind w:firstLineChars="0" w:firstLine="420"/>
      </w:pPr>
      <w:r>
        <w:t>For long-distance railways, the key difficulty is that the asset is linear, geographically exposed, heterogeneous in track form and support condition, and strongly constrained by traffic windows. Network-level inspection can reveal where the state may be abnormal, but it often cannot determine the local physical cause, the exact repair boundary, or the expected repair effect. The present section therefore reviews existing research in four compact groups. Section 2.3.1 discusses safety governance and planning logic; Section 2.3.2 reviews predictive-maintenance pipelines; Section 2.3.3 summarizes deterioration and restoration mechanisms; and Section 2.3.4 examines component-specific and execution-oriented research. This arrangement separates what the literature has already established from the second-loop concept proposed later in Section 3.2.</w:t>
      </w:r>
    </w:p>
    <w:p w14:paraId="65C6A030" w14:textId="77777777" w:rsidR="003E7760" w:rsidRDefault="00000000">
      <w:pPr>
        <w:ind w:firstLineChars="0" w:firstLine="420"/>
      </w:pPr>
      <w:r>
        <w:t>Two remarks are necessary before the detailed review. First, existing maintenance research is highly mature in measurement, modelling and optimization, but the maturity is uneven across the maintenance chain. Inspection vehicles, geometry standards, degradation models and scheduling optimization have reached an advanced stage, while automated local repair and effect verification are still less developed. Second, the literature often uses the same term, predictive maintenance, for different decision levels. Some studies predict the next exceedance of a geometry threshold; others estimate component failure risk, remaining useful life, work cost or renewal timing. In this review, these outputs are interpreted according to their position in the O&amp;M chain. A forecast that ranks sections belongs to network-level maintenance management; a forecast that chooses a local repair action and verifies its effect belongs to precision maintenance. This distinction is used consistently in the following subsections.</w:t>
      </w:r>
    </w:p>
    <w:p w14:paraId="3A8969A9" w14:textId="77777777" w:rsidR="003E7760" w:rsidRDefault="00000000">
      <w:pPr>
        <w:pStyle w:val="3"/>
        <w:spacing w:before="156"/>
      </w:pPr>
      <w:r>
        <w:t>Safety governance, condition indices and maintenance planning</w:t>
      </w:r>
    </w:p>
    <w:p w14:paraId="126ED2C1" w14:textId="5F7A8C29" w:rsidR="003E7760" w:rsidRDefault="00000000">
      <w:pPr>
        <w:ind w:firstLine="480"/>
      </w:pPr>
      <w:r>
        <w:t xml:space="preserve">Railway maintenance is first a safety-governed activity. Geometry quality, rail integrity, support condition and component state are not simply descriptive variables; they are operational control variables linked to derailment risk, ride quality, traffic speed, comfort, availability and long-term asset cost. The traditional foundation of this governance is the use of track geometry parameters such as gauge, alignment, </w:t>
      </w:r>
      <w:r>
        <w:lastRenderedPageBreak/>
        <w:t xml:space="preserve">longitudinal level, cross-level and twist. These parameters are measurable at network scale and can be processed into isolated-defect indicators, standard deviations over fixed lengths, or composite quality indices. Early work on track-quality indices already showed that geometry statistics can summarize large sections, monitor degradation, and support maintenance-of-way planning </w:t>
      </w:r>
      <w:r>
        <w:fldChar w:fldCharType="begin"/>
      </w:r>
      <w:r w:rsidR="000A3919">
        <w:instrText xml:space="preserve"> ADDIN ZOTERO_ITEM CSL_CITATION {"citationID":"eNZFTgfD","properties":{"unsorted":false,"formattedCitation":"(Hamid and Gross, 1981)","plainCitation":"(Hamid and Gross, 1981)","noteIndex":0},"citationItems":[{"id":"owbJ2Ida/s3oKyb8m","uris":["http://zotero.org/users/10031142/items/8ELMRKGG"],"itemData":{"id":6073,"type":"article-journal","container-title":"Transportation Research Record","page":"2–8","title":"Track-quality indices and track-degradation models for maintenance-of-way planning","volume":"802","author":[{"family":"Hamid","given":"A."},{"family":"Gross","given":"A."}],"issued":{"date-parts":[["1981"]]}}}],"schema":"https://github.com/citation-style-language/schema/raw/master/csl-citation.json"} </w:instrText>
      </w:r>
      <w:r>
        <w:fldChar w:fldCharType="separate"/>
      </w:r>
      <w:r>
        <w:rPr>
          <w:rFonts w:cs="Times New Roman"/>
        </w:rPr>
        <w:t>(Hamid and Gross, 1981)</w:t>
      </w:r>
      <w:r>
        <w:fldChar w:fldCharType="end"/>
      </w:r>
      <w:r>
        <w:t xml:space="preserve"> Later studies developed statistical geometry indices based on field distributions and parameter weights, reinforcing the role of geometry as the most practical maintenance language</w:t>
      </w:r>
      <w:r>
        <w:fldChar w:fldCharType="begin"/>
      </w:r>
      <w:r w:rsidR="000A3919">
        <w:instrText xml:space="preserve"> ADDIN ZOTERO_ITEM CSL_CITATION {"citationID":"mHI4ORA4","properties":{"unsorted":false,"formattedCitation":"(Sadeghi, 2010)","plainCitation":"(Sadeghi, 2010)","noteIndex":0},"citationItems":[{"id":"owbJ2Ida/aUSqUfeB","uris":["http://zotero.org/users/10031142/items/JHGKE938"],"itemData":{"id":6085,"type":"article-journal","container-title":"Journal of Transportation Engineering","DOI":"10.1061/(ASCE)0733-947X(2010)136:8(693)","issue":"8","page":"693–700","title":"Development of railway track geometry indexes based on statistical distribution of geometry data","volume":"136","author":[{"family":"Sadeghi","given":"J."}],"issued":{"date-parts":[["2010"]]}}}],"schema":"https://github.com/citation-style-language/schema/raw/master/csl-citation.json"} </w:instrText>
      </w:r>
      <w:r>
        <w:fldChar w:fldCharType="separate"/>
      </w:r>
      <w:r>
        <w:t>(Sadeghi, 2010)</w:t>
      </w:r>
      <w:r>
        <w:fldChar w:fldCharType="end"/>
      </w:r>
      <w:r>
        <w:t xml:space="preserve">. </w:t>
      </w:r>
    </w:p>
    <w:p w14:paraId="64F2F495" w14:textId="77777777" w:rsidR="003E7760" w:rsidRDefault="00000000">
      <w:pPr>
        <w:keepNext/>
        <w:spacing w:line="240" w:lineRule="auto"/>
        <w:ind w:firstLineChars="0" w:firstLine="0"/>
        <w:jc w:val="center"/>
      </w:pPr>
      <w:r>
        <w:rPr>
          <w:noProof/>
        </w:rPr>
        <w:drawing>
          <wp:inline distT="0" distB="0" distL="0" distR="0" wp14:anchorId="375F607A" wp14:editId="6104F81E">
            <wp:extent cx="5274310" cy="2774950"/>
            <wp:effectExtent l="0" t="0" r="2540" b="6350"/>
            <wp:docPr id="981557103" name="图片 98155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7103" name="图片 981557103"/>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2774950"/>
                    </a:xfrm>
                    <a:prstGeom prst="rect">
                      <a:avLst/>
                    </a:prstGeom>
                    <a:noFill/>
                  </pic:spPr>
                </pic:pic>
              </a:graphicData>
            </a:graphic>
          </wp:inline>
        </w:drawing>
      </w:r>
    </w:p>
    <w:p w14:paraId="4353EB59" w14:textId="2AAA10F6" w:rsidR="003E7760" w:rsidRDefault="00000000">
      <w:pPr>
        <w:pStyle w:val="a3"/>
      </w:pPr>
      <w:r>
        <w:t xml:space="preserve">Figure </w:t>
      </w:r>
      <w:fldSimple w:instr=" SEQ Figure \* ARABIC ">
        <w:r w:rsidR="000C69C2">
          <w:rPr>
            <w:noProof/>
          </w:rPr>
          <w:t>5</w:t>
        </w:r>
      </w:fldSimple>
      <w:r>
        <w:rPr>
          <w:rFonts w:hint="eastAsia"/>
        </w:rPr>
        <w:t xml:space="preserve"> </w:t>
      </w:r>
      <w:r>
        <w:t>Existing research landscape of railway infrastructure maintenance: from safety governance to executable intervention</w:t>
      </w:r>
    </w:p>
    <w:p w14:paraId="4A35CC48" w14:textId="217D1676" w:rsidR="003E7760" w:rsidRDefault="00000000">
      <w:pPr>
        <w:ind w:firstLineChars="0" w:firstLine="420"/>
      </w:pPr>
      <w:r>
        <w:t xml:space="preserve">Modern standards keep this logic but make it more explicit. The EN 13848 series defines track geometry parameters, measurement characteristics and quality levels, including alert, intervention and immediate-action limits for geometric deviations </w:t>
      </w:r>
      <w:r>
        <w:fldChar w:fldCharType="begin"/>
      </w:r>
      <w:r w:rsidR="000A3919">
        <w:instrText xml:space="preserve"> ADDIN ZOTERO_ITEM CSL_CITATION {"citationID":"DUa0Aiqs","properties":{"unsorted":false,"formattedCitation":"(European Committee for Standardization, 2017)","plainCitation":"(European Committee for Standardization, 2017)","noteIndex":0},"citationItems":[{"id":"owbJ2Ida/zvHV9oD8","uris":["http://zotero.org/users/10031142/items/QQKUTY69"],"itemData":{"id":6069,"type":"document","note":"Published: European Standards","publisher-place":"Brussels","title":"Railway applications – Track – Track geometry quality: EN 13848-1 and EN 13848-5","author":[{"literal":"European Committee for Standardization"}],"issued":{"date-parts":[["2017"]]}}}],"schema":"https://github.com/citation-style-language/schema/raw/master/csl-citation.json"} </w:instrText>
      </w:r>
      <w:r>
        <w:fldChar w:fldCharType="separate"/>
      </w:r>
      <w:r>
        <w:t>(European Committee for Standardization, 2017)</w:t>
      </w:r>
      <w:r>
        <w:fldChar w:fldCharType="end"/>
      </w:r>
      <w:r>
        <w:t xml:space="preserve">. Chinese high-speed railway research similarly emphasizes the combined use of infrastructure-side management values and train-side safety limits. </w:t>
      </w:r>
      <w:r>
        <w:fldChar w:fldCharType="begin"/>
      </w:r>
      <w:r w:rsidR="000A3919">
        <w:instrText xml:space="preserve"> ADDIN ZOTERO_ITEM CSL_CITATION {"citationID":"XroqlHlh","properties":{"unsorted":false,"formattedCitation":"(Lu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fldChar w:fldCharType="separate"/>
      </w:r>
      <w:r>
        <w:rPr>
          <w:rFonts w:cs="Times New Roman"/>
        </w:rPr>
        <w:t>(Lu and Cai, 2020)</w:t>
      </w:r>
      <w:r>
        <w:fldChar w:fldCharType="end"/>
      </w:r>
      <w:r>
        <w:t xml:space="preserve"> argue that high-speed railway safety management should link the management value of track irregularity with train safety limits derived from dynamic criteria. This point matters because it prevents the maintenance system from becoming a purely statistical exercise: a small-looking irregularity may be relevant if it excites a vehicle-track dynamic response, whereas a larger deviation may be manageable when dynamic response and structural context are benign.</w:t>
      </w:r>
    </w:p>
    <w:p w14:paraId="0CEAD222" w14:textId="182EBD09" w:rsidR="003E7760" w:rsidRDefault="00000000">
      <w:pPr>
        <w:ind w:firstLineChars="0" w:firstLine="420"/>
      </w:pPr>
      <w:r>
        <w:t xml:space="preserve">The same safety logic explains why railway decision-making remains hierarchical. Planning determines what work is required, where it is required, and how urgent it is. Scheduling converts that intent into feasible work packages under possession, resource, machine, crew and timetable constraints. </w:t>
      </w:r>
      <w:r>
        <w:fldChar w:fldCharType="begin"/>
      </w:r>
      <w:r w:rsidR="000A3919">
        <w:instrText xml:space="preserve"> ADDIN ZOTERO_ITEM CSL_CITATION {"citationID":"rOU9y4Ew","properties":{"unsorted":false,"formattedCitation":"(Sedghi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2021b)</w:t>
      </w:r>
      <w:r>
        <w:fldChar w:fldCharType="end"/>
      </w:r>
      <w:r>
        <w:t xml:space="preserve"> show that the planning-</w:t>
      </w:r>
      <w:r>
        <w:lastRenderedPageBreak/>
        <w:t>scheduling distinction cannot be reduced only to time horizon; it also depends on the content of the decision, from maintenance interval selection and resource definition to possession allocation. For large-scale railway O&amp;M, this distinction is crucial. A degraded section may be technically eligible for intervention long before the operator can obtain a possession window, assign a tamping or grinding machine, and coordinate adjacent tasks. Thus, maintenance intelligence is not only the ability to predict deterioration; it is also the ability to transform risk-ranked needs into auditable, deliverable work.</w:t>
      </w:r>
    </w:p>
    <w:p w14:paraId="278C0C03" w14:textId="77777777" w:rsidR="003E7760" w:rsidRDefault="00000000">
      <w:pPr>
        <w:ind w:firstLineChars="0" w:firstLine="420"/>
      </w:pPr>
      <w:r>
        <w:t>The limitation of this body of research is not that it is too conservative, but that it often stops at threshold crossing and work-list generation. Section-based indices are effective for governance, but they can hide short local defects, transition-zone deterioration, or component-specific mechanisms. Standards provide accountability, but they do not by themselves identify why a recurring geometry defect returns after repeated tamping. Planning and scheduling models improve cost and possession use, but many remain weakly coupled to field execution and post-work verification. These limitations motivate a two-layer view: existing research provides the first layer of safe and consistent maintenance governance, while future precision maintenance must add a second layer that closes the local intervention loop.</w:t>
      </w:r>
    </w:p>
    <w:p w14:paraId="6428BBC8" w14:textId="55C6B813" w:rsidR="003E7760" w:rsidRDefault="00000000">
      <w:pPr>
        <w:pStyle w:val="a3"/>
        <w:keepNext/>
      </w:pPr>
      <w:r>
        <w:t xml:space="preserve">Table </w:t>
      </w:r>
      <w:fldSimple w:instr=" SEQ Table \* ARABIC ">
        <w:r w:rsidR="00BA048F">
          <w:rPr>
            <w:noProof/>
          </w:rPr>
          <w:t>4</w:t>
        </w:r>
      </w:fldSimple>
      <w:r>
        <w:rPr>
          <w:rFonts w:hint="eastAsia"/>
        </w:rPr>
        <w:t xml:space="preserve"> </w:t>
      </w:r>
      <w:r>
        <w:t>Existing studies on safety governance and maintenance decision-making</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819"/>
        <w:gridCol w:w="2064"/>
        <w:gridCol w:w="2650"/>
      </w:tblGrid>
      <w:tr w:rsidR="003E7760" w14:paraId="35AFAD5E" w14:textId="77777777">
        <w:trPr>
          <w:jc w:val="center"/>
        </w:trPr>
        <w:tc>
          <w:tcPr>
            <w:tcW w:w="2445" w:type="dxa"/>
            <w:tcBorders>
              <w:top w:val="single" w:sz="12" w:space="0" w:color="auto"/>
              <w:bottom w:val="single" w:sz="8" w:space="0" w:color="auto"/>
            </w:tcBorders>
            <w:vAlign w:val="center"/>
          </w:tcPr>
          <w:p w14:paraId="44D457E0" w14:textId="77777777" w:rsidR="003E7760" w:rsidRDefault="00000000">
            <w:pPr>
              <w:ind w:firstLine="480"/>
              <w:jc w:val="center"/>
              <w:rPr>
                <w:rFonts w:cs="Times New Roman"/>
                <w:szCs w:val="21"/>
              </w:rPr>
            </w:pPr>
            <w:r>
              <w:rPr>
                <w:rFonts w:cs="Times New Roman"/>
                <w:b/>
                <w:szCs w:val="21"/>
              </w:rPr>
              <w:t>Research topic</w:t>
            </w:r>
          </w:p>
        </w:tc>
        <w:tc>
          <w:tcPr>
            <w:tcW w:w="2795" w:type="dxa"/>
            <w:tcBorders>
              <w:top w:val="single" w:sz="12" w:space="0" w:color="auto"/>
              <w:bottom w:val="single" w:sz="8" w:space="0" w:color="auto"/>
            </w:tcBorders>
            <w:vAlign w:val="center"/>
          </w:tcPr>
          <w:p w14:paraId="213BF86E" w14:textId="77777777" w:rsidR="003E7760" w:rsidRDefault="00000000">
            <w:pPr>
              <w:ind w:firstLine="480"/>
              <w:jc w:val="center"/>
              <w:rPr>
                <w:rFonts w:cs="Times New Roman"/>
                <w:szCs w:val="21"/>
              </w:rPr>
            </w:pPr>
            <w:r>
              <w:rPr>
                <w:rFonts w:cs="Times New Roman"/>
                <w:b/>
                <w:szCs w:val="21"/>
              </w:rPr>
              <w:t>Core focus</w:t>
            </w:r>
          </w:p>
        </w:tc>
        <w:tc>
          <w:tcPr>
            <w:tcW w:w="2977" w:type="dxa"/>
            <w:tcBorders>
              <w:top w:val="single" w:sz="12" w:space="0" w:color="auto"/>
              <w:bottom w:val="single" w:sz="8" w:space="0" w:color="auto"/>
            </w:tcBorders>
            <w:vAlign w:val="center"/>
          </w:tcPr>
          <w:p w14:paraId="14B65574" w14:textId="77777777" w:rsidR="003E7760" w:rsidRDefault="00000000">
            <w:pPr>
              <w:ind w:firstLine="480"/>
              <w:jc w:val="center"/>
              <w:rPr>
                <w:rFonts w:cs="Times New Roman"/>
                <w:szCs w:val="21"/>
              </w:rPr>
            </w:pPr>
            <w:r>
              <w:rPr>
                <w:rFonts w:cs="Times New Roman"/>
                <w:b/>
                <w:szCs w:val="21"/>
              </w:rPr>
              <w:t>Maintenance implication</w:t>
            </w:r>
          </w:p>
        </w:tc>
        <w:tc>
          <w:tcPr>
            <w:tcW w:w="1565" w:type="dxa"/>
            <w:tcBorders>
              <w:top w:val="single" w:sz="12" w:space="0" w:color="auto"/>
              <w:bottom w:val="single" w:sz="8" w:space="0" w:color="auto"/>
            </w:tcBorders>
            <w:vAlign w:val="center"/>
          </w:tcPr>
          <w:p w14:paraId="31F8ED2D" w14:textId="77777777" w:rsidR="003E7760" w:rsidRDefault="00000000">
            <w:pPr>
              <w:ind w:firstLine="482"/>
              <w:jc w:val="center"/>
              <w:rPr>
                <w:rFonts w:eastAsia="宋体" w:cs="Times New Roman"/>
                <w:b/>
                <w:bCs/>
                <w:szCs w:val="21"/>
              </w:rPr>
            </w:pPr>
            <w:r>
              <w:rPr>
                <w:rFonts w:eastAsia="宋体" w:cs="Times New Roman" w:hint="eastAsia"/>
                <w:b/>
                <w:bCs/>
                <w:szCs w:val="21"/>
              </w:rPr>
              <w:t>R</w:t>
            </w:r>
            <w:r>
              <w:rPr>
                <w:rFonts w:eastAsia="宋体" w:cs="Times New Roman"/>
                <w:b/>
                <w:bCs/>
                <w:szCs w:val="21"/>
              </w:rPr>
              <w:t>eferences</w:t>
            </w:r>
          </w:p>
        </w:tc>
      </w:tr>
      <w:tr w:rsidR="003E7760" w14:paraId="4962EA37" w14:textId="77777777">
        <w:trPr>
          <w:trHeight w:val="454"/>
          <w:jc w:val="center"/>
        </w:trPr>
        <w:tc>
          <w:tcPr>
            <w:tcW w:w="2445" w:type="dxa"/>
            <w:tcBorders>
              <w:top w:val="single" w:sz="8" w:space="0" w:color="auto"/>
            </w:tcBorders>
            <w:vAlign w:val="center"/>
          </w:tcPr>
          <w:p w14:paraId="2F9AB6B5" w14:textId="77777777" w:rsidR="003E7760" w:rsidRDefault="00000000">
            <w:pPr>
              <w:ind w:firstLine="480"/>
              <w:jc w:val="center"/>
              <w:rPr>
                <w:rFonts w:cs="Times New Roman"/>
                <w:szCs w:val="21"/>
              </w:rPr>
            </w:pPr>
            <w:r>
              <w:rPr>
                <w:rFonts w:cs="Times New Roman"/>
                <w:szCs w:val="21"/>
              </w:rPr>
              <w:t>Safety-limit governance</w:t>
            </w:r>
          </w:p>
        </w:tc>
        <w:tc>
          <w:tcPr>
            <w:tcW w:w="2795" w:type="dxa"/>
            <w:tcBorders>
              <w:top w:val="single" w:sz="8" w:space="0" w:color="auto"/>
            </w:tcBorders>
            <w:vAlign w:val="center"/>
          </w:tcPr>
          <w:p w14:paraId="5D600323" w14:textId="77777777" w:rsidR="003E7760" w:rsidRDefault="00000000">
            <w:pPr>
              <w:ind w:firstLine="480"/>
              <w:jc w:val="center"/>
              <w:rPr>
                <w:rFonts w:cs="Times New Roman"/>
                <w:szCs w:val="21"/>
              </w:rPr>
            </w:pPr>
            <w:r>
              <w:rPr>
                <w:rFonts w:cs="Times New Roman"/>
                <w:szCs w:val="21"/>
              </w:rPr>
              <w:t>Train safety limits and track thresholds</w:t>
            </w:r>
          </w:p>
        </w:tc>
        <w:tc>
          <w:tcPr>
            <w:tcW w:w="2977" w:type="dxa"/>
            <w:tcBorders>
              <w:top w:val="single" w:sz="8" w:space="0" w:color="auto"/>
            </w:tcBorders>
            <w:vAlign w:val="center"/>
          </w:tcPr>
          <w:p w14:paraId="47653732" w14:textId="77777777" w:rsidR="003E7760" w:rsidRDefault="00000000">
            <w:pPr>
              <w:ind w:firstLine="480"/>
              <w:jc w:val="center"/>
              <w:rPr>
                <w:rFonts w:cs="Times New Roman"/>
                <w:szCs w:val="21"/>
              </w:rPr>
            </w:pPr>
            <w:r>
              <w:rPr>
                <w:rFonts w:cs="Times New Roman"/>
                <w:szCs w:val="21"/>
              </w:rPr>
              <w:t>Defines when intervention is required</w:t>
            </w:r>
          </w:p>
        </w:tc>
        <w:tc>
          <w:tcPr>
            <w:tcW w:w="1565" w:type="dxa"/>
            <w:tcBorders>
              <w:top w:val="single" w:sz="8" w:space="0" w:color="auto"/>
            </w:tcBorders>
            <w:vAlign w:val="center"/>
          </w:tcPr>
          <w:p w14:paraId="11035F12" w14:textId="19692D8C"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{"citationID":"A0dCEIU5","properties":{"unsorted":false,"formattedCitation":"(Lu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rPr>
                <w:rFonts w:cs="Times New Roman"/>
                <w:szCs w:val="21"/>
              </w:rPr>
              <w:fldChar w:fldCharType="separate"/>
            </w:r>
            <w:r>
              <w:rPr>
                <w:rFonts w:cs="Times New Roman"/>
              </w:rPr>
              <w:t>(Lu and Cai, 2020)</w:t>
            </w:r>
            <w:r>
              <w:rPr>
                <w:rFonts w:cs="Times New Roman"/>
                <w:szCs w:val="21"/>
              </w:rPr>
              <w:fldChar w:fldCharType="end"/>
            </w:r>
          </w:p>
        </w:tc>
      </w:tr>
      <w:tr w:rsidR="003E7760" w14:paraId="4A6F361A" w14:textId="77777777">
        <w:trPr>
          <w:jc w:val="center"/>
        </w:trPr>
        <w:tc>
          <w:tcPr>
            <w:tcW w:w="2445" w:type="dxa"/>
            <w:vAlign w:val="center"/>
          </w:tcPr>
          <w:p w14:paraId="72C00E0E" w14:textId="77777777" w:rsidR="003E7760" w:rsidRDefault="00000000">
            <w:pPr>
              <w:ind w:firstLine="480"/>
              <w:jc w:val="center"/>
              <w:rPr>
                <w:rFonts w:cs="Times New Roman"/>
                <w:szCs w:val="21"/>
              </w:rPr>
            </w:pPr>
            <w:r>
              <w:rPr>
                <w:rFonts w:cs="Times New Roman"/>
                <w:szCs w:val="21"/>
              </w:rPr>
              <w:t>Track geometry indices</w:t>
            </w:r>
          </w:p>
        </w:tc>
        <w:tc>
          <w:tcPr>
            <w:tcW w:w="2795" w:type="dxa"/>
            <w:vAlign w:val="center"/>
          </w:tcPr>
          <w:p w14:paraId="4CE81344" w14:textId="77777777" w:rsidR="003E7760" w:rsidRDefault="00000000">
            <w:pPr>
              <w:ind w:firstLine="480"/>
              <w:jc w:val="center"/>
              <w:rPr>
                <w:rFonts w:cs="Times New Roman"/>
                <w:szCs w:val="21"/>
              </w:rPr>
            </w:pPr>
            <w:r>
              <w:rPr>
                <w:rFonts w:cs="Times New Roman"/>
                <w:szCs w:val="21"/>
              </w:rPr>
              <w:t>TQI and geometry parameters</w:t>
            </w:r>
          </w:p>
        </w:tc>
        <w:tc>
          <w:tcPr>
            <w:tcW w:w="2977" w:type="dxa"/>
            <w:vAlign w:val="center"/>
          </w:tcPr>
          <w:p w14:paraId="7E37EBFE" w14:textId="77777777" w:rsidR="003E7760" w:rsidRDefault="00000000">
            <w:pPr>
              <w:ind w:firstLine="480"/>
              <w:jc w:val="center"/>
              <w:rPr>
                <w:rFonts w:cs="Times New Roman"/>
                <w:szCs w:val="21"/>
              </w:rPr>
            </w:pPr>
            <w:r>
              <w:rPr>
                <w:rFonts w:cs="Times New Roman"/>
                <w:szCs w:val="21"/>
              </w:rPr>
              <w:t>Supports network-scale condition control</w:t>
            </w:r>
          </w:p>
        </w:tc>
        <w:tc>
          <w:tcPr>
            <w:tcW w:w="1565" w:type="dxa"/>
            <w:vAlign w:val="center"/>
          </w:tcPr>
          <w:p w14:paraId="42657CBD" w14:textId="5DC74B59"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{"citationID":"eAQfBPXv","properties":{"unsorted":false,"formattedCitation":"(Soleimanmeigouni,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rPr>
                <w:rFonts w:cs="Times New Roman"/>
                <w:szCs w:val="21"/>
              </w:rPr>
              <w:fldChar w:fldCharType="separate"/>
            </w:r>
            <w:r>
              <w:rPr>
                <w:rFonts w:cs="Times New Roman"/>
              </w:rPr>
              <w:t>(Soleimanmeigouni, Ahmadi and Kumar, 2018)</w:t>
            </w:r>
            <w:r>
              <w:rPr>
                <w:rFonts w:cs="Times New Roman"/>
                <w:szCs w:val="21"/>
              </w:rPr>
              <w:fldChar w:fldCharType="end"/>
            </w:r>
          </w:p>
        </w:tc>
      </w:tr>
      <w:tr w:rsidR="003E7760" w14:paraId="4E08E67F" w14:textId="77777777">
        <w:trPr>
          <w:jc w:val="center"/>
        </w:trPr>
        <w:tc>
          <w:tcPr>
            <w:tcW w:w="2445" w:type="dxa"/>
            <w:vAlign w:val="center"/>
          </w:tcPr>
          <w:p w14:paraId="277B5C50" w14:textId="77777777" w:rsidR="003E7760" w:rsidRDefault="00000000">
            <w:pPr>
              <w:ind w:firstLine="480"/>
              <w:jc w:val="center"/>
              <w:rPr>
                <w:rFonts w:cs="Times New Roman"/>
                <w:szCs w:val="21"/>
              </w:rPr>
            </w:pPr>
            <w:r>
              <w:rPr>
                <w:rFonts w:cs="Times New Roman"/>
                <w:szCs w:val="21"/>
              </w:rPr>
              <w:t>High-speed railway standards</w:t>
            </w:r>
          </w:p>
        </w:tc>
        <w:tc>
          <w:tcPr>
            <w:tcW w:w="2795" w:type="dxa"/>
            <w:vAlign w:val="center"/>
          </w:tcPr>
          <w:p w14:paraId="42912CDF" w14:textId="77777777" w:rsidR="003E7760" w:rsidRDefault="00000000">
            <w:pPr>
              <w:ind w:firstLine="480"/>
              <w:jc w:val="center"/>
              <w:rPr>
                <w:rFonts w:cs="Times New Roman"/>
                <w:szCs w:val="21"/>
              </w:rPr>
            </w:pPr>
            <w:r>
              <w:rPr>
                <w:rFonts w:cs="Times New Roman"/>
                <w:szCs w:val="21"/>
              </w:rPr>
              <w:t>Speed class and management unit</w:t>
            </w:r>
          </w:p>
        </w:tc>
        <w:tc>
          <w:tcPr>
            <w:tcW w:w="2977" w:type="dxa"/>
            <w:vAlign w:val="center"/>
          </w:tcPr>
          <w:p w14:paraId="56734F9C" w14:textId="77777777" w:rsidR="003E7760" w:rsidRDefault="00000000">
            <w:pPr>
              <w:ind w:firstLine="480"/>
              <w:jc w:val="center"/>
              <w:rPr>
                <w:rFonts w:cs="Times New Roman"/>
                <w:szCs w:val="21"/>
              </w:rPr>
            </w:pPr>
            <w:r>
              <w:rPr>
                <w:rFonts w:cs="Times New Roman"/>
                <w:szCs w:val="21"/>
              </w:rPr>
              <w:t>Links geometry limits to standards</w:t>
            </w:r>
          </w:p>
        </w:tc>
        <w:tc>
          <w:tcPr>
            <w:tcW w:w="1565" w:type="dxa"/>
            <w:vAlign w:val="center"/>
          </w:tcPr>
          <w:p w14:paraId="20C20364" w14:textId="3AE950E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{"citationID":"5QCYQK7Z","properties":{"unsorted":false,"formattedCitation":"(Ren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rPr>
                <w:rFonts w:cs="Times New Roman"/>
                <w:szCs w:val="21"/>
              </w:rPr>
              <w:fldChar w:fldCharType="separate"/>
            </w:r>
            <w:r>
              <w:rPr>
                <w:rFonts w:cs="Times New Roman"/>
                <w:kern w:val="0"/>
              </w:rPr>
              <w:t xml:space="preserve">(Ren </w:t>
            </w:r>
            <w:r>
              <w:rPr>
                <w:rFonts w:cs="Times New Roman"/>
                <w:i/>
                <w:iCs/>
                <w:kern w:val="0"/>
              </w:rPr>
              <w:t>et al.</w:t>
            </w:r>
            <w:r>
              <w:rPr>
                <w:rFonts w:cs="Times New Roman"/>
                <w:kern w:val="0"/>
              </w:rPr>
              <w:t>, 2021)</w:t>
            </w:r>
            <w:r>
              <w:rPr>
                <w:rFonts w:cs="Times New Roman"/>
                <w:szCs w:val="21"/>
              </w:rPr>
              <w:fldChar w:fldCharType="end"/>
            </w:r>
          </w:p>
        </w:tc>
      </w:tr>
      <w:tr w:rsidR="003E7760" w14:paraId="1C77D724" w14:textId="77777777">
        <w:trPr>
          <w:jc w:val="center"/>
        </w:trPr>
        <w:tc>
          <w:tcPr>
            <w:tcW w:w="2445" w:type="dxa"/>
            <w:vAlign w:val="center"/>
          </w:tcPr>
          <w:p w14:paraId="467F87CE" w14:textId="77777777" w:rsidR="003E7760" w:rsidRDefault="00000000">
            <w:pPr>
              <w:ind w:firstLine="480"/>
              <w:jc w:val="center"/>
              <w:rPr>
                <w:rFonts w:cs="Times New Roman"/>
                <w:szCs w:val="21"/>
              </w:rPr>
            </w:pPr>
            <w:r>
              <w:rPr>
                <w:rFonts w:cs="Times New Roman"/>
                <w:szCs w:val="21"/>
              </w:rPr>
              <w:t>Structural pathology</w:t>
            </w:r>
          </w:p>
        </w:tc>
        <w:tc>
          <w:tcPr>
            <w:tcW w:w="2795" w:type="dxa"/>
            <w:vAlign w:val="center"/>
          </w:tcPr>
          <w:p w14:paraId="2589B25E" w14:textId="77777777" w:rsidR="003E7760" w:rsidRDefault="00000000">
            <w:pPr>
              <w:ind w:firstLine="480"/>
              <w:jc w:val="center"/>
              <w:rPr>
                <w:rFonts w:cs="Times New Roman"/>
                <w:szCs w:val="21"/>
              </w:rPr>
            </w:pPr>
            <w:r>
              <w:rPr>
                <w:rFonts w:cs="Times New Roman"/>
                <w:szCs w:val="21"/>
              </w:rPr>
              <w:t>Settlement, voiding, debonding</w:t>
            </w:r>
          </w:p>
        </w:tc>
        <w:tc>
          <w:tcPr>
            <w:tcW w:w="2977" w:type="dxa"/>
            <w:vAlign w:val="center"/>
          </w:tcPr>
          <w:p w14:paraId="2E8C9365" w14:textId="77777777" w:rsidR="003E7760" w:rsidRDefault="00000000">
            <w:pPr>
              <w:ind w:firstLine="480"/>
              <w:jc w:val="center"/>
              <w:rPr>
                <w:rFonts w:cs="Times New Roman"/>
                <w:szCs w:val="21"/>
              </w:rPr>
            </w:pPr>
            <w:r>
              <w:rPr>
                <w:rFonts w:cs="Times New Roman"/>
                <w:szCs w:val="21"/>
              </w:rPr>
              <w:t>Explains hidden causes of defects</w:t>
            </w:r>
          </w:p>
        </w:tc>
        <w:tc>
          <w:tcPr>
            <w:tcW w:w="1565" w:type="dxa"/>
            <w:vAlign w:val="center"/>
          </w:tcPr>
          <w:p w14:paraId="61FF5BF6" w14:textId="133B9C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{"citationID":"lkhUi21Y","properties":{"unsorted":false,"formattedCitation":"(Shang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rPr>
                <w:rFonts w:cs="Times New Roman"/>
                <w:szCs w:val="21"/>
              </w:rPr>
              <w:fldChar w:fldCharType="separate"/>
            </w:r>
            <w:r>
              <w:rPr>
                <w:rFonts w:cs="Times New Roman"/>
                <w:kern w:val="0"/>
              </w:rPr>
              <w:t xml:space="preserve">(Shang </w:t>
            </w:r>
            <w:r>
              <w:rPr>
                <w:rFonts w:cs="Times New Roman"/>
                <w:i/>
                <w:iCs/>
                <w:kern w:val="0"/>
              </w:rPr>
              <w:t>et al.</w:t>
            </w:r>
            <w:r>
              <w:rPr>
                <w:rFonts w:cs="Times New Roman"/>
                <w:kern w:val="0"/>
              </w:rPr>
              <w:t>, 2021)</w:t>
            </w:r>
            <w:r>
              <w:rPr>
                <w:rFonts w:cs="Times New Roman"/>
                <w:szCs w:val="21"/>
              </w:rPr>
              <w:fldChar w:fldCharType="end"/>
            </w:r>
          </w:p>
        </w:tc>
      </w:tr>
      <w:tr w:rsidR="003E7760" w14:paraId="451A70ED" w14:textId="77777777">
        <w:trPr>
          <w:jc w:val="center"/>
        </w:trPr>
        <w:tc>
          <w:tcPr>
            <w:tcW w:w="2445" w:type="dxa"/>
            <w:vAlign w:val="center"/>
          </w:tcPr>
          <w:p w14:paraId="3C8553B3" w14:textId="77777777" w:rsidR="003E7760" w:rsidRDefault="00000000">
            <w:pPr>
              <w:ind w:firstLine="480"/>
              <w:jc w:val="center"/>
              <w:rPr>
                <w:rFonts w:cs="Times New Roman"/>
                <w:szCs w:val="21"/>
              </w:rPr>
            </w:pPr>
            <w:r>
              <w:rPr>
                <w:rFonts w:cs="Times New Roman"/>
                <w:szCs w:val="21"/>
              </w:rPr>
              <w:t>Planning and scheduling</w:t>
            </w:r>
          </w:p>
        </w:tc>
        <w:tc>
          <w:tcPr>
            <w:tcW w:w="2795" w:type="dxa"/>
            <w:vAlign w:val="center"/>
          </w:tcPr>
          <w:p w14:paraId="61E8C8C6" w14:textId="77777777" w:rsidR="003E7760" w:rsidRDefault="00000000">
            <w:pPr>
              <w:ind w:firstLine="480"/>
              <w:jc w:val="center"/>
              <w:rPr>
                <w:rFonts w:cs="Times New Roman"/>
                <w:szCs w:val="21"/>
              </w:rPr>
            </w:pPr>
            <w:r>
              <w:rPr>
                <w:rFonts w:cs="Times New Roman"/>
                <w:szCs w:val="21"/>
              </w:rPr>
              <w:t>Work need versus work feasibility</w:t>
            </w:r>
          </w:p>
        </w:tc>
        <w:tc>
          <w:tcPr>
            <w:tcW w:w="2977" w:type="dxa"/>
            <w:vAlign w:val="center"/>
          </w:tcPr>
          <w:p w14:paraId="3A6B5076" w14:textId="77777777" w:rsidR="003E7760" w:rsidRDefault="00000000">
            <w:pPr>
              <w:ind w:firstLine="480"/>
              <w:jc w:val="center"/>
              <w:rPr>
                <w:rFonts w:cs="Times New Roman"/>
                <w:szCs w:val="21"/>
              </w:rPr>
            </w:pPr>
            <w:r>
              <w:rPr>
                <w:rFonts w:cs="Times New Roman"/>
                <w:szCs w:val="21"/>
              </w:rPr>
              <w:t>Converts diagnosis into executable tasks</w:t>
            </w:r>
          </w:p>
        </w:tc>
        <w:tc>
          <w:tcPr>
            <w:tcW w:w="1565" w:type="dxa"/>
            <w:vAlign w:val="center"/>
          </w:tcPr>
          <w:p w14:paraId="41FA945C" w14:textId="731670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{"citationID":"2wv9sOuc","properties":{"unsorted":false,"formattedCitation":"(Sedghi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rPr>
                <w:rFonts w:cs="Times New Roman"/>
                <w:szCs w:val="21"/>
              </w:rPr>
              <w:fldChar w:fldCharType="separate"/>
            </w:r>
            <w:r>
              <w:rPr>
                <w:rFonts w:cs="Times New Roman"/>
                <w:kern w:val="0"/>
              </w:rPr>
              <w:t xml:space="preserve">(Sedghi </w:t>
            </w:r>
            <w:r>
              <w:rPr>
                <w:rFonts w:cs="Times New Roman"/>
                <w:i/>
                <w:iCs/>
                <w:kern w:val="0"/>
              </w:rPr>
              <w:t>et al.</w:t>
            </w:r>
            <w:r>
              <w:rPr>
                <w:rFonts w:cs="Times New Roman"/>
                <w:kern w:val="0"/>
              </w:rPr>
              <w:t>, 2021b)</w:t>
            </w:r>
            <w:r>
              <w:rPr>
                <w:rFonts w:cs="Times New Roman"/>
                <w:szCs w:val="21"/>
              </w:rPr>
              <w:fldChar w:fldCharType="end"/>
            </w:r>
          </w:p>
        </w:tc>
      </w:tr>
      <w:tr w:rsidR="003E7760" w14:paraId="68B4846D" w14:textId="77777777">
        <w:trPr>
          <w:jc w:val="center"/>
        </w:trPr>
        <w:tc>
          <w:tcPr>
            <w:tcW w:w="2445" w:type="dxa"/>
            <w:tcBorders>
              <w:bottom w:val="single" w:sz="12" w:space="0" w:color="auto"/>
            </w:tcBorders>
            <w:vAlign w:val="center"/>
          </w:tcPr>
          <w:p w14:paraId="226B1655" w14:textId="77777777" w:rsidR="003E7760" w:rsidRDefault="00000000">
            <w:pPr>
              <w:ind w:firstLine="480"/>
              <w:jc w:val="center"/>
              <w:rPr>
                <w:rFonts w:cs="Times New Roman"/>
                <w:szCs w:val="21"/>
              </w:rPr>
            </w:pPr>
            <w:r>
              <w:rPr>
                <w:rFonts w:cs="Times New Roman"/>
                <w:szCs w:val="21"/>
              </w:rPr>
              <w:t>Execution-</w:t>
            </w:r>
            <w:r>
              <w:rPr>
                <w:rFonts w:cs="Times New Roman"/>
                <w:szCs w:val="21"/>
              </w:rPr>
              <w:lastRenderedPageBreak/>
              <w:t>aware decisions</w:t>
            </w:r>
          </w:p>
        </w:tc>
        <w:tc>
          <w:tcPr>
            <w:tcW w:w="2795" w:type="dxa"/>
            <w:tcBorders>
              <w:bottom w:val="single" w:sz="12" w:space="0" w:color="auto"/>
            </w:tcBorders>
            <w:vAlign w:val="center"/>
          </w:tcPr>
          <w:p w14:paraId="01447361" w14:textId="77777777" w:rsidR="003E7760" w:rsidRDefault="00000000">
            <w:pPr>
              <w:ind w:firstLine="480"/>
              <w:jc w:val="center"/>
              <w:rPr>
                <w:rFonts w:cs="Times New Roman"/>
                <w:szCs w:val="21"/>
              </w:rPr>
            </w:pPr>
            <w:r>
              <w:rPr>
                <w:rFonts w:cs="Times New Roman"/>
                <w:szCs w:val="21"/>
              </w:rPr>
              <w:lastRenderedPageBreak/>
              <w:t xml:space="preserve">Location, </w:t>
            </w:r>
            <w:r>
              <w:rPr>
                <w:rFonts w:cs="Times New Roman"/>
                <w:szCs w:val="21"/>
              </w:rPr>
              <w:lastRenderedPageBreak/>
              <w:t>possession, verification</w:t>
            </w:r>
          </w:p>
        </w:tc>
        <w:tc>
          <w:tcPr>
            <w:tcW w:w="2977" w:type="dxa"/>
            <w:tcBorders>
              <w:bottom w:val="single" w:sz="12" w:space="0" w:color="auto"/>
            </w:tcBorders>
            <w:vAlign w:val="center"/>
          </w:tcPr>
          <w:p w14:paraId="3A0B0211" w14:textId="77777777" w:rsidR="003E7760" w:rsidRDefault="00000000">
            <w:pPr>
              <w:ind w:firstLine="480"/>
              <w:jc w:val="center"/>
              <w:rPr>
                <w:rFonts w:cs="Times New Roman"/>
                <w:szCs w:val="21"/>
              </w:rPr>
            </w:pPr>
            <w:r>
              <w:rPr>
                <w:rFonts w:cs="Times New Roman"/>
                <w:szCs w:val="21"/>
              </w:rPr>
              <w:lastRenderedPageBreak/>
              <w:t xml:space="preserve">Makes </w:t>
            </w:r>
            <w:r>
              <w:rPr>
                <w:rFonts w:cs="Times New Roman"/>
                <w:szCs w:val="21"/>
              </w:rPr>
              <w:lastRenderedPageBreak/>
              <w:t>maintenance traceable and auditable</w:t>
            </w:r>
          </w:p>
        </w:tc>
        <w:tc>
          <w:tcPr>
            <w:tcW w:w="1565" w:type="dxa"/>
            <w:tcBorders>
              <w:bottom w:val="single" w:sz="12" w:space="0" w:color="auto"/>
            </w:tcBorders>
            <w:vAlign w:val="center"/>
          </w:tcPr>
          <w:p w14:paraId="535B17FF" w14:textId="42E17F07"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{"citationID":"09bTFvS4","properties":{"unsorted":false,"formattedCitation":"(Binder,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 xml:space="preserve">(Binder, Mezhuyev </w:t>
            </w:r>
            <w:r>
              <w:rPr>
                <w:rFonts w:cs="Times New Roman"/>
              </w:rPr>
              <w:lastRenderedPageBreak/>
              <w:t>and Tschandl, 2023)</w:t>
            </w:r>
            <w:r>
              <w:rPr>
                <w:rFonts w:cs="Times New Roman"/>
                <w:szCs w:val="21"/>
              </w:rPr>
              <w:fldChar w:fldCharType="end"/>
            </w:r>
          </w:p>
        </w:tc>
      </w:tr>
    </w:tbl>
    <w:p w14:paraId="552BA465"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2.3.2 </w:t>
      </w:r>
      <w:r>
        <w:rPr>
          <w:b/>
          <w:bCs/>
        </w:rPr>
        <w:t>Data-to-decision pipelines and predictive maintenance models</w:t>
      </w:r>
    </w:p>
    <w:p w14:paraId="7BFA79DC" w14:textId="26C042D4" w:rsidR="003E7760" w:rsidRDefault="00000000">
      <w:pPr>
        <w:ind w:firstLine="480"/>
      </w:pPr>
      <w:r>
        <w:t xml:space="preserve">Predictive maintenance in railway infrastructure is not a single algorithmic task. It is a data-to-decision pipeline that converts heterogeneous observations into condition states, forecasts, work priorities and intervention rules. Reviews in the railway domain consistently distinguish between defect detection, diagnosis or classification, prognosis, and maintenance-decision coupling </w:t>
      </w:r>
      <w:r>
        <w:fldChar w:fldCharType="begin"/>
      </w:r>
      <w:r w:rsidR="000A3919">
        <w:instrText xml:space="preserve"> ADDIN ZOTERO_ITEM CSL_CITATION {"citationID":"TAyspklN","properties":{"unsorted":false,"formattedCitation":"(Davari {\\i{}et al.}, 2021; Binder, Mezhuyev and Tschandl, 2023; Bianchi {\\i{}et al.}, 2025c)","plainCitation":"(Davari et al., 2021; Binder, Mezhuyev and Tschandl, 2023; 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fldChar w:fldCharType="separate"/>
      </w:r>
      <w:r>
        <w:rPr>
          <w:rFonts w:cs="Times New Roman"/>
          <w:kern w:val="0"/>
        </w:rPr>
        <w:t xml:space="preserve">(Davari </w:t>
      </w:r>
      <w:r>
        <w:rPr>
          <w:rFonts w:cs="Times New Roman"/>
          <w:i/>
          <w:iCs/>
          <w:kern w:val="0"/>
        </w:rPr>
        <w:t>et al.</w:t>
      </w:r>
      <w:r>
        <w:rPr>
          <w:rFonts w:cs="Times New Roman"/>
          <w:kern w:val="0"/>
        </w:rPr>
        <w:t xml:space="preserve">, 2021; Binder, Mezhuyev and Tschandl, 2023; Bianchi </w:t>
      </w:r>
      <w:r>
        <w:rPr>
          <w:rFonts w:cs="Times New Roman"/>
          <w:i/>
          <w:iCs/>
          <w:kern w:val="0"/>
        </w:rPr>
        <w:t>et al.</w:t>
      </w:r>
      <w:r>
        <w:rPr>
          <w:rFonts w:cs="Times New Roman"/>
          <w:kern w:val="0"/>
        </w:rPr>
        <w:t>, 2025c)</w:t>
      </w:r>
      <w:r>
        <w:fldChar w:fldCharType="end"/>
      </w:r>
      <w:r>
        <w:t>. In track applications, the data sources include geometry measurements, ultrasonic testing, visual inspection, GPR, wayside monitoring, axle-load records, maintenance logs, traffic history, environmental exposure, and manually written inspection reports. This heterogeneity is useful, but it creates practical problems: the data are collected at different sampling rates, spatial resolutions and coordinate systems, and the labels used for model training are often indirect operational labels rather than true physical failure labels.</w:t>
      </w:r>
    </w:p>
    <w:p w14:paraId="5321F8AA" w14:textId="150DE736" w:rsidR="003E7760" w:rsidRDefault="00000000">
      <w:pPr>
        <w:ind w:firstLine="480"/>
      </w:pPr>
      <w:r>
        <w:t xml:space="preserve">The first task is therefore alignment. Spatial alignment maps observations to a stable decision unit, such as a 200 m geometry unit, a rail segment, a switch, a level crossing or a transition-zone boundary. Temporal alignment links the current condition to deterioration history, cumulative tonnage, environmental events, previous repairs and post-maintenance recovery. Without these alignment steps, predictive models may appear accurate in statistical terms while remaining unusable for maintenance. For example, a model that forecasts deterioration over fixed equal-length sections may overlook a local transition-zone dip; a model that ignores previous tamping may overestimate the durability of restored geometry. Reviews of track geometry degradation and machine-learning prediction repeatedly emphasize that track quality is shaped by traffic, structure, maintenance history and local context </w:t>
      </w:r>
      <w:r>
        <w:fldChar w:fldCharType="begin"/>
      </w:r>
      <w:r w:rsidR="000A3919">
        <w:instrText xml:space="preserve"> ADDIN ZOTERO_ITEM CSL_CITATION {"citationID":"IY2eetlf","properties":{"unsorted":false,"formattedCitation":"(Higgins and Liu, 2018; Soleimanmeigouni, Ahmadi and Kumar, 2018; Y. Liao {\\i{}et al.}, 2022)","plainCitation":"(Higgins and Liu, 2018; Soleimanmeigouni, Ahmadi and Kumar, 2018; Y. Liao et al., 2022)","noteIndex":0},"citationItems":[{"id":"owbJ2Ida/NkT9lW2c","uris":["http://zotero.org/users/10031142/items/APWMPLRI"],"itemData":{"id":6074,"type":"article-journal","container-title":"Proceedings of the Institution of Mechanical Engineers, Part F: Journal of Rail and Rapid Transit","DOI":"10.1177/0954409717721870","issue":"5","page":"1385–1397","title":"Modeling of track geometry degradation and decisions on safety and maintenance: A literature review and possible future research directions","volume":"232","author":[{"family":"Higgins","given":"C."},{"family":"Liu","given":"X."}],"issued":{"date-parts":[["2018"]]}}},{"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kern w:val="0"/>
        </w:rPr>
        <w:t xml:space="preserve">(Higgins and Liu, 2018; Soleimanmeigouni, Ahmadi and Kumar, 2018; Y. Liao </w:t>
      </w:r>
      <w:r>
        <w:rPr>
          <w:rFonts w:cs="Times New Roman"/>
          <w:i/>
          <w:iCs/>
          <w:kern w:val="0"/>
        </w:rPr>
        <w:t>et al.</w:t>
      </w:r>
      <w:r>
        <w:rPr>
          <w:rFonts w:cs="Times New Roman"/>
          <w:kern w:val="0"/>
        </w:rPr>
        <w:t>, 2022)</w:t>
      </w:r>
      <w:r>
        <w:fldChar w:fldCharType="end"/>
      </w:r>
      <w:r>
        <w:t>.</w:t>
      </w:r>
    </w:p>
    <w:p w14:paraId="594D6274" w14:textId="7FB75028" w:rsidR="003E7760" w:rsidRDefault="00000000">
      <w:pPr>
        <w:ind w:firstLine="480"/>
      </w:pPr>
      <w:r>
        <w:t xml:space="preserve">Methodologically, the literature can be grouped into four families. Statistical and stochastic models use regression, Markov chains, Weibull distributions, Wiener or Gamma processes, Bayesian methods and Monte Carlo simulation to represent deterioration and intervention timing. These models remain valuable because they are interpretable and can handle uncertainty. </w:t>
      </w:r>
      <w:r>
        <w:fldChar w:fldCharType="begin"/>
      </w:r>
      <w:r w:rsidR="000A3919">
        <w:instrText xml:space="preserve"> ADDIN ZOTERO_ITEM CSL_CITATION {"citationID":"SLmHKzwR","properties":{"unsorted":false,"formattedCitation":"(Quiroga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fldChar w:fldCharType="separate"/>
      </w:r>
      <w:r>
        <w:rPr>
          <w:rFonts w:cs="Times New Roman"/>
        </w:rPr>
        <w:t>(Quiroga and Schnieder, 2012)</w:t>
      </w:r>
      <w:r>
        <w:fldChar w:fldCharType="end"/>
      </w:r>
      <w:r>
        <w:t xml:space="preserve"> and </w:t>
      </w:r>
      <w:r>
        <w:fldChar w:fldCharType="begin"/>
      </w:r>
      <w:r w:rsidR="000A3919">
        <w:instrText xml:space="preserve"> ADDIN ZOTERO_ITEM CSL_CITATION {"citationID":"ZC0aibfo","properties":{"unsorted":false,"formattedCitation":"(Audley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demonstrate how stochastic simulation and Petri-net formulations can represent track degradation, inspection, tamping and renewal as interacting processes. Machine-learning models, including random forests, support vector machines, neural networks and hybrid deep-learning architectures, have become more </w:t>
      </w:r>
      <w:r>
        <w:lastRenderedPageBreak/>
        <w:t xml:space="preserve">prominent as inspection datasets grow; </w:t>
      </w:r>
      <w:r>
        <w:fldChar w:fldCharType="begin"/>
      </w:r>
      <w:r w:rsidR="000A3919">
        <w:instrText xml:space="preserve"> ADDIN ZOTERO_ITEM CSL_CITATION {"citationID":"WPVnUPeo","properties":{"unsorted":false,"formattedCitation":"(Y. Liao {\\i{}et al.}, 2022)","plainCitation":"(Y. Liao et al., 2022)","noteIndex":0},"citationItems":[{"id":"owbJ2Ida/lDo7sXTf","uris":["http://zotero.org/users/10031142/items/ETCZSGPS"],"itemData":{"id":6077,"type":"article-journal","container-title":"Sensors","DOI":"10.3390/s22197275","issue":"19","page":"7275","title":"Prediction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schema":"https://github.com/citation-style-language/schema/raw/master/csl-citation.json"} </w:instrText>
      </w:r>
      <w:r>
        <w:fldChar w:fldCharType="separate"/>
      </w:r>
      <w:r>
        <w:rPr>
          <w:rFonts w:cs="Times New Roman"/>
          <w:kern w:val="0"/>
        </w:rPr>
        <w:t xml:space="preserve">(Y. Liao </w:t>
      </w:r>
      <w:r>
        <w:rPr>
          <w:rFonts w:cs="Times New Roman"/>
          <w:i/>
          <w:iCs/>
          <w:kern w:val="0"/>
        </w:rPr>
        <w:t>et al.</w:t>
      </w:r>
      <w:r>
        <w:rPr>
          <w:rFonts w:cs="Times New Roman"/>
          <w:kern w:val="0"/>
        </w:rPr>
        <w:t>, 2022)</w:t>
      </w:r>
      <w:r>
        <w:fldChar w:fldCharType="end"/>
      </w:r>
      <w:r>
        <w:t xml:space="preserve"> review these models for track geometry degradation prediction. Physics-based and simulation-based models remain essential where labels are scarce but the vehicle-track mechanism is understood. Finally, hybrid models combine data-driven prediction with physical constraints or digital-twin simulation, a direction increasingly emphasized in recent railway infrastructure monitoring research </w:t>
      </w:r>
      <w:r>
        <w:fldChar w:fldCharType="begin"/>
      </w:r>
      <w:r w:rsidR="000A3919">
        <w:instrText xml:space="preserve"> ADDIN ZOTERO_ITEM CSL_CITATION {"citationID":"9Kwv8Kx7","properties":{"unsorted":false,"formattedCitation":"(Bianchi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2025c)</w:t>
      </w:r>
      <w:r>
        <w:fldChar w:fldCharType="end"/>
      </w:r>
      <w:r>
        <w:t>.</w:t>
      </w:r>
    </w:p>
    <w:p w14:paraId="18635563" w14:textId="5CC2917B" w:rsidR="003E7760" w:rsidRDefault="00000000">
      <w:pPr>
        <w:ind w:firstLine="480"/>
      </w:pPr>
      <w:r>
        <w:t xml:space="preserve">The most useful predictive outputs are not abstract accuracy scores. They are decision-ready quantities such as probability of threshold exceedance, time-to-limit, remaining useful life, defect recurrence risk, and prioritized work lists. </w:t>
      </w:r>
      <w:r>
        <w:fldChar w:fldCharType="begin"/>
      </w:r>
      <w:r w:rsidR="000A3919">
        <w:instrText xml:space="preserve"> ADDIN ZOTERO_ITEM CSL_CITATION {"citationID":"c7ix8oqO","properties":{"unsorted":false,"formattedCitation":"(Caetano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fldChar w:fldCharType="separate"/>
      </w:r>
      <w:r>
        <w:rPr>
          <w:rFonts w:cs="Times New Roman"/>
        </w:rPr>
        <w:t>(Caetano and Teixeira, 2016)</w:t>
      </w:r>
      <w:r>
        <w:fldChar w:fldCharType="end"/>
      </w:r>
      <w:r>
        <w:t xml:space="preserve"> show this principle in ballast tamping by linking degradation forecasting to a reliability-cost maintenance model. </w:t>
      </w:r>
      <w:r>
        <w:fldChar w:fldCharType="begin"/>
      </w:r>
      <w:r w:rsidR="000A3919">
        <w:instrText xml:space="preserve"> ADDIN ZOTERO_ITEM CSL_CITATION {"citationID":"3YzQJt9s","properties":{"unsorted":false,"formattedCitation":"(Binder,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fldChar w:fldCharType="separate"/>
      </w:r>
      <w:r>
        <w:rPr>
          <w:rFonts w:cs="Times New Roman"/>
        </w:rPr>
        <w:t>(Binder, Mezhuyev and Tschandl, 2023)</w:t>
      </w:r>
      <w:r>
        <w:fldChar w:fldCharType="end"/>
      </w:r>
      <w:r>
        <w:t xml:space="preserve"> similarly describes predictive maintenance as most deployable when it uses already available operational, inspection and maintenance data to support planning and scheduling rather than replace inspection. The implication is important for this review: predictive maintenance belongs primarily to the first closed loop when it screens and prioritizes the network; it enters the second loop only when the forecast is converted into a local repair target, an action, and a measurable acceptance criterion.</w:t>
      </w:r>
    </w:p>
    <w:p w14:paraId="6D0DD7FB" w14:textId="335726FD" w:rsidR="003E7760" w:rsidRDefault="00000000">
      <w:pPr>
        <w:pStyle w:val="a3"/>
        <w:keepNext/>
      </w:pPr>
      <w:r>
        <w:t xml:space="preserve">Table </w:t>
      </w:r>
      <w:fldSimple w:instr=" SEQ Table \* ARABIC ">
        <w:r w:rsidR="00BA048F">
          <w:rPr>
            <w:noProof/>
          </w:rPr>
          <w:t>5</w:t>
        </w:r>
      </w:fldSimple>
      <w:r>
        <w:rPr>
          <w:rFonts w:hint="eastAsia"/>
        </w:rPr>
        <w:t xml:space="preserve"> </w:t>
      </w:r>
      <w:r>
        <w:t>Existing studies on data-to-decision pipelines and predictive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2090"/>
        <w:gridCol w:w="2183"/>
        <w:gridCol w:w="2045"/>
      </w:tblGrid>
      <w:tr w:rsidR="003E7760" w14:paraId="09B80383" w14:textId="77777777">
        <w:trPr>
          <w:jc w:val="center"/>
        </w:trPr>
        <w:tc>
          <w:tcPr>
            <w:tcW w:w="2445" w:type="dxa"/>
            <w:tcBorders>
              <w:top w:val="single" w:sz="12" w:space="0" w:color="auto"/>
              <w:bottom w:val="single" w:sz="8" w:space="0" w:color="auto"/>
            </w:tcBorders>
            <w:vAlign w:val="center"/>
          </w:tcPr>
          <w:p w14:paraId="4CB7174D" w14:textId="77777777" w:rsidR="003E7760" w:rsidRDefault="00000000">
            <w:pPr>
              <w:ind w:firstLine="480"/>
              <w:jc w:val="center"/>
              <w:rPr>
                <w:rFonts w:cs="Times New Roman"/>
                <w:b/>
                <w:bCs/>
                <w:szCs w:val="21"/>
              </w:rPr>
            </w:pPr>
            <w:r>
              <w:rPr>
                <w:rFonts w:cs="Times New Roman"/>
                <w:b/>
                <w:bCs/>
                <w:szCs w:val="21"/>
              </w:rPr>
              <w:t>Research topic</w:t>
            </w:r>
          </w:p>
        </w:tc>
        <w:tc>
          <w:tcPr>
            <w:tcW w:w="2446" w:type="dxa"/>
            <w:tcBorders>
              <w:top w:val="single" w:sz="12" w:space="0" w:color="auto"/>
              <w:bottom w:val="single" w:sz="8" w:space="0" w:color="auto"/>
            </w:tcBorders>
            <w:vAlign w:val="center"/>
          </w:tcPr>
          <w:p w14:paraId="2705D5AB" w14:textId="77777777" w:rsidR="003E7760" w:rsidRDefault="00000000">
            <w:pPr>
              <w:ind w:firstLine="480"/>
              <w:jc w:val="center"/>
              <w:rPr>
                <w:rFonts w:cs="Times New Roman"/>
                <w:b/>
                <w:bCs/>
                <w:szCs w:val="21"/>
              </w:rPr>
            </w:pPr>
            <w:r>
              <w:rPr>
                <w:rFonts w:cs="Times New Roman"/>
                <w:b/>
                <w:bCs/>
                <w:szCs w:val="21"/>
              </w:rPr>
              <w:t>Core focus</w:t>
            </w:r>
          </w:p>
        </w:tc>
        <w:tc>
          <w:tcPr>
            <w:tcW w:w="2445" w:type="dxa"/>
            <w:tcBorders>
              <w:top w:val="single" w:sz="12" w:space="0" w:color="auto"/>
              <w:bottom w:val="single" w:sz="8" w:space="0" w:color="auto"/>
            </w:tcBorders>
            <w:vAlign w:val="center"/>
          </w:tcPr>
          <w:p w14:paraId="25E2BBCB" w14:textId="77777777" w:rsidR="003E7760" w:rsidRDefault="00000000">
            <w:pPr>
              <w:ind w:firstLine="480"/>
              <w:jc w:val="center"/>
              <w:rPr>
                <w:rFonts w:cs="Times New Roman"/>
                <w:b/>
                <w:bCs/>
                <w:szCs w:val="21"/>
              </w:rPr>
            </w:pPr>
            <w:r>
              <w:rPr>
                <w:rFonts w:cs="Times New Roman"/>
                <w:b/>
                <w:bCs/>
                <w:szCs w:val="21"/>
              </w:rPr>
              <w:t>Maintenance implication</w:t>
            </w:r>
          </w:p>
        </w:tc>
        <w:tc>
          <w:tcPr>
            <w:tcW w:w="2446" w:type="dxa"/>
            <w:tcBorders>
              <w:top w:val="single" w:sz="12" w:space="0" w:color="auto"/>
              <w:bottom w:val="single" w:sz="8" w:space="0" w:color="auto"/>
            </w:tcBorders>
            <w:vAlign w:val="center"/>
          </w:tcPr>
          <w:p w14:paraId="064B16D8" w14:textId="77777777" w:rsidR="003E7760" w:rsidRDefault="00000000">
            <w:pPr>
              <w:ind w:firstLine="480"/>
              <w:jc w:val="center"/>
              <w:rPr>
                <w:rFonts w:cs="Times New Roman"/>
                <w:b/>
                <w:bCs/>
                <w:szCs w:val="21"/>
              </w:rPr>
            </w:pPr>
            <w:r>
              <w:rPr>
                <w:rFonts w:cs="Times New Roman"/>
                <w:b/>
                <w:bCs/>
                <w:szCs w:val="21"/>
              </w:rPr>
              <w:t>References</w:t>
            </w:r>
          </w:p>
        </w:tc>
      </w:tr>
      <w:tr w:rsidR="003E7760" w14:paraId="4CEE5756" w14:textId="77777777">
        <w:trPr>
          <w:jc w:val="center"/>
        </w:trPr>
        <w:tc>
          <w:tcPr>
            <w:tcW w:w="2445" w:type="dxa"/>
            <w:tcBorders>
              <w:top w:val="single" w:sz="8" w:space="0" w:color="auto"/>
            </w:tcBorders>
            <w:vAlign w:val="center"/>
          </w:tcPr>
          <w:p w14:paraId="736B5E0D" w14:textId="77777777" w:rsidR="003E7760" w:rsidRDefault="00000000">
            <w:pPr>
              <w:ind w:firstLine="480"/>
              <w:jc w:val="center"/>
              <w:rPr>
                <w:rFonts w:cs="Times New Roman"/>
                <w:szCs w:val="21"/>
              </w:rPr>
            </w:pPr>
            <w:r>
              <w:rPr>
                <w:rFonts w:cs="Times New Roman"/>
                <w:szCs w:val="21"/>
              </w:rPr>
              <w:t>Multi-source data fusion</w:t>
            </w:r>
          </w:p>
        </w:tc>
        <w:tc>
          <w:tcPr>
            <w:tcW w:w="2446" w:type="dxa"/>
            <w:tcBorders>
              <w:top w:val="single" w:sz="8" w:space="0" w:color="auto"/>
            </w:tcBorders>
            <w:vAlign w:val="center"/>
          </w:tcPr>
          <w:p w14:paraId="79041207" w14:textId="77777777" w:rsidR="003E7760" w:rsidRDefault="00000000">
            <w:pPr>
              <w:ind w:firstLine="480"/>
              <w:jc w:val="center"/>
              <w:rPr>
                <w:rFonts w:cs="Times New Roman"/>
                <w:szCs w:val="21"/>
              </w:rPr>
            </w:pPr>
            <w:r>
              <w:rPr>
                <w:rFonts w:cs="Times New Roman"/>
                <w:szCs w:val="21"/>
              </w:rPr>
              <w:t>Geometry, logs, traffic, environment</w:t>
            </w:r>
          </w:p>
        </w:tc>
        <w:tc>
          <w:tcPr>
            <w:tcW w:w="2445" w:type="dxa"/>
            <w:tcBorders>
              <w:top w:val="single" w:sz="8" w:space="0" w:color="auto"/>
            </w:tcBorders>
            <w:vAlign w:val="center"/>
          </w:tcPr>
          <w:p w14:paraId="2C3499BE" w14:textId="77777777" w:rsidR="003E7760" w:rsidRDefault="00000000">
            <w:pPr>
              <w:ind w:firstLine="480"/>
              <w:jc w:val="center"/>
              <w:rPr>
                <w:rFonts w:cs="Times New Roman"/>
                <w:szCs w:val="21"/>
              </w:rPr>
            </w:pPr>
            <w:r>
              <w:rPr>
                <w:rFonts w:cs="Times New Roman"/>
                <w:szCs w:val="21"/>
              </w:rPr>
              <w:t>Builds decision-ready condition states</w:t>
            </w:r>
          </w:p>
        </w:tc>
        <w:tc>
          <w:tcPr>
            <w:tcW w:w="2446" w:type="dxa"/>
            <w:tcBorders>
              <w:top w:val="single" w:sz="8" w:space="0" w:color="auto"/>
            </w:tcBorders>
            <w:vAlign w:val="center"/>
          </w:tcPr>
          <w:p w14:paraId="78FAE9F5" w14:textId="7DFED468"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{"citationID":"uUDTxw2v","properties":{"unsorted":false,"formattedCitation":"(Davari {\\i{}et al.}, 2021)","plainCitation":"(Davari et al., 2021)","noteIndex":0},"citationItems":[{"id":"owbJ2Ida/xUOnb1TY","uris":["http://zotero.org/users/10031142/items/P4B5GAPU"],"itemData":{"id":5763,"type":"article-journal","abstract":"In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rPr>
                <w:rFonts w:cs="Times New Roman"/>
                <w:szCs w:val="21"/>
              </w:rPr>
              <w:fldChar w:fldCharType="separate"/>
            </w:r>
            <w:r>
              <w:rPr>
                <w:rFonts w:cs="Times New Roman"/>
                <w:kern w:val="0"/>
              </w:rPr>
              <w:t xml:space="preserve">(Davari </w:t>
            </w:r>
            <w:r>
              <w:rPr>
                <w:rFonts w:cs="Times New Roman"/>
                <w:i/>
                <w:iCs/>
                <w:kern w:val="0"/>
              </w:rPr>
              <w:t>et al.</w:t>
            </w:r>
            <w:r>
              <w:rPr>
                <w:rFonts w:cs="Times New Roman"/>
                <w:kern w:val="0"/>
              </w:rPr>
              <w:t>, 2021)</w:t>
            </w:r>
            <w:r>
              <w:rPr>
                <w:rFonts w:cs="Times New Roman"/>
                <w:szCs w:val="21"/>
              </w:rPr>
              <w:fldChar w:fldCharType="end"/>
            </w:r>
          </w:p>
        </w:tc>
      </w:tr>
      <w:tr w:rsidR="003E7760" w14:paraId="4A9BC3AC" w14:textId="77777777">
        <w:trPr>
          <w:jc w:val="center"/>
        </w:trPr>
        <w:tc>
          <w:tcPr>
            <w:tcW w:w="2445" w:type="dxa"/>
            <w:vAlign w:val="center"/>
          </w:tcPr>
          <w:p w14:paraId="6E99577B" w14:textId="77777777" w:rsidR="003E7760" w:rsidRDefault="00000000">
            <w:pPr>
              <w:ind w:firstLine="480"/>
              <w:jc w:val="center"/>
              <w:rPr>
                <w:rFonts w:cs="Times New Roman"/>
                <w:szCs w:val="21"/>
              </w:rPr>
            </w:pPr>
            <w:r>
              <w:rPr>
                <w:rFonts w:cs="Times New Roman"/>
                <w:szCs w:val="21"/>
              </w:rPr>
              <w:t>Spatial alignment</w:t>
            </w:r>
          </w:p>
        </w:tc>
        <w:tc>
          <w:tcPr>
            <w:tcW w:w="2446" w:type="dxa"/>
            <w:vAlign w:val="center"/>
          </w:tcPr>
          <w:p w14:paraId="0BBDF057" w14:textId="77777777" w:rsidR="003E7760" w:rsidRDefault="00000000">
            <w:pPr>
              <w:ind w:firstLine="480"/>
              <w:jc w:val="center"/>
              <w:rPr>
                <w:rFonts w:cs="Times New Roman"/>
                <w:szCs w:val="21"/>
              </w:rPr>
            </w:pPr>
            <w:r>
              <w:rPr>
                <w:rFonts w:cs="Times New Roman"/>
                <w:szCs w:val="21"/>
              </w:rPr>
              <w:t>Segments, sections, assets</w:t>
            </w:r>
          </w:p>
        </w:tc>
        <w:tc>
          <w:tcPr>
            <w:tcW w:w="2445" w:type="dxa"/>
            <w:vAlign w:val="center"/>
          </w:tcPr>
          <w:p w14:paraId="10B9E764" w14:textId="77777777" w:rsidR="003E7760" w:rsidRDefault="00000000">
            <w:pPr>
              <w:ind w:firstLine="480"/>
              <w:jc w:val="center"/>
              <w:rPr>
                <w:rFonts w:cs="Times New Roman"/>
                <w:szCs w:val="21"/>
              </w:rPr>
            </w:pPr>
            <w:r>
              <w:rPr>
                <w:rFonts w:cs="Times New Roman"/>
                <w:szCs w:val="21"/>
              </w:rPr>
              <w:t>Matches data with work units</w:t>
            </w:r>
          </w:p>
        </w:tc>
        <w:tc>
          <w:tcPr>
            <w:tcW w:w="2446" w:type="dxa"/>
            <w:vAlign w:val="center"/>
          </w:tcPr>
          <w:p w14:paraId="46EE9A21" w14:textId="3DCBDB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{"citationID":"0INlcF3G","properties":{"unsorted":false,"formattedCitation":"(Peinado Gonzalo {\\i{}et al.}, 2022b)","plainCitation":"(Peinado Gonzalo et al., 2022b)","noteIndex":0},"citationItems":[{"id":"owbJ2Ida/KLuL2T8e","uris":["http://zotero.org/users/10031142/items/BUK4L872"],"itemData":{"id":3539,"type":"article-journal","abstract":"Railway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Systems","DOI":"10.1109/TITS.2022.3214121","ISSN":"1558-0016","issue":"12","note":"event-title: IEEE Transactions on Intelligent Transportation Systems","page":"22737-22754","source":"IEEE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rPr>
                <w:rFonts w:cs="Times New Roman"/>
                <w:szCs w:val="21"/>
              </w:rPr>
              <w:fldChar w:fldCharType="separate"/>
            </w:r>
            <w:r>
              <w:rPr>
                <w:rFonts w:cs="Times New Roman"/>
                <w:kern w:val="0"/>
              </w:rPr>
              <w:t xml:space="preserve">(Peinado Gonzalo </w:t>
            </w:r>
            <w:r>
              <w:rPr>
                <w:rFonts w:cs="Times New Roman"/>
                <w:i/>
                <w:iCs/>
                <w:kern w:val="0"/>
              </w:rPr>
              <w:t>et al.</w:t>
            </w:r>
            <w:r>
              <w:rPr>
                <w:rFonts w:cs="Times New Roman"/>
                <w:kern w:val="0"/>
              </w:rPr>
              <w:t>, 2022b)</w:t>
            </w:r>
            <w:r>
              <w:rPr>
                <w:rFonts w:cs="Times New Roman"/>
                <w:szCs w:val="21"/>
              </w:rPr>
              <w:fldChar w:fldCharType="end"/>
            </w:r>
          </w:p>
        </w:tc>
      </w:tr>
      <w:tr w:rsidR="003E7760" w14:paraId="3832C4F9" w14:textId="77777777">
        <w:trPr>
          <w:jc w:val="center"/>
        </w:trPr>
        <w:tc>
          <w:tcPr>
            <w:tcW w:w="2445" w:type="dxa"/>
            <w:vAlign w:val="center"/>
          </w:tcPr>
          <w:p w14:paraId="54AE7599" w14:textId="77777777" w:rsidR="003E7760" w:rsidRDefault="00000000">
            <w:pPr>
              <w:ind w:firstLine="480"/>
              <w:jc w:val="center"/>
              <w:rPr>
                <w:rFonts w:cs="Times New Roman"/>
                <w:szCs w:val="21"/>
              </w:rPr>
            </w:pPr>
            <w:r>
              <w:rPr>
                <w:rFonts w:cs="Times New Roman"/>
                <w:szCs w:val="21"/>
              </w:rPr>
              <w:t>Temporal alignment</w:t>
            </w:r>
          </w:p>
        </w:tc>
        <w:tc>
          <w:tcPr>
            <w:tcW w:w="2446" w:type="dxa"/>
            <w:vAlign w:val="center"/>
          </w:tcPr>
          <w:p w14:paraId="43E25FCC" w14:textId="77777777" w:rsidR="003E7760" w:rsidRDefault="00000000">
            <w:pPr>
              <w:ind w:firstLine="480"/>
              <w:jc w:val="center"/>
              <w:rPr>
                <w:rFonts w:cs="Times New Roman"/>
                <w:szCs w:val="21"/>
              </w:rPr>
            </w:pPr>
            <w:r>
              <w:rPr>
                <w:rFonts w:cs="Times New Roman"/>
                <w:szCs w:val="21"/>
              </w:rPr>
              <w:t>Degradation and intervention history</w:t>
            </w:r>
          </w:p>
        </w:tc>
        <w:tc>
          <w:tcPr>
            <w:tcW w:w="2445" w:type="dxa"/>
            <w:vAlign w:val="center"/>
          </w:tcPr>
          <w:p w14:paraId="5E82008E" w14:textId="77777777" w:rsidR="003E7760" w:rsidRDefault="00000000">
            <w:pPr>
              <w:ind w:firstLine="480"/>
              <w:jc w:val="center"/>
              <w:rPr>
                <w:rFonts w:cs="Times New Roman"/>
                <w:szCs w:val="21"/>
              </w:rPr>
            </w:pPr>
            <w:r>
              <w:rPr>
                <w:rFonts w:cs="Times New Roman"/>
                <w:szCs w:val="21"/>
              </w:rPr>
              <w:t>Enables trend-based prediction</w:t>
            </w:r>
          </w:p>
        </w:tc>
        <w:tc>
          <w:tcPr>
            <w:tcW w:w="2446" w:type="dxa"/>
            <w:vAlign w:val="center"/>
          </w:tcPr>
          <w:p w14:paraId="3C5C338F" w14:textId="6684D1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{"citationID":"UP4jxSJt","properties":{"unsorted":false,"formattedCitation":"(Caetano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rPr>
                <w:rFonts w:cs="Times New Roman"/>
                <w:szCs w:val="21"/>
              </w:rPr>
              <w:fldChar w:fldCharType="separate"/>
            </w:r>
            <w:r>
              <w:rPr>
                <w:rFonts w:cs="Times New Roman"/>
              </w:rPr>
              <w:t>(Caetano and Teixeira, 2016)</w:t>
            </w:r>
            <w:r>
              <w:rPr>
                <w:rFonts w:cs="Times New Roman"/>
                <w:szCs w:val="21"/>
              </w:rPr>
              <w:fldChar w:fldCharType="end"/>
            </w:r>
          </w:p>
        </w:tc>
      </w:tr>
      <w:tr w:rsidR="003E7760" w14:paraId="7F398144" w14:textId="77777777">
        <w:trPr>
          <w:jc w:val="center"/>
        </w:trPr>
        <w:tc>
          <w:tcPr>
            <w:tcW w:w="2445" w:type="dxa"/>
            <w:vAlign w:val="center"/>
          </w:tcPr>
          <w:p w14:paraId="0EBB5E00" w14:textId="77777777" w:rsidR="003E7760" w:rsidRDefault="00000000">
            <w:pPr>
              <w:ind w:firstLine="480"/>
              <w:jc w:val="center"/>
              <w:rPr>
                <w:rFonts w:cs="Times New Roman"/>
                <w:szCs w:val="21"/>
              </w:rPr>
            </w:pPr>
            <w:r>
              <w:rPr>
                <w:rFonts w:cs="Times New Roman"/>
                <w:szCs w:val="21"/>
              </w:rPr>
              <w:t>Practical labels</w:t>
            </w:r>
          </w:p>
        </w:tc>
        <w:tc>
          <w:tcPr>
            <w:tcW w:w="2446" w:type="dxa"/>
            <w:vAlign w:val="center"/>
          </w:tcPr>
          <w:p w14:paraId="4511DBCC" w14:textId="77777777" w:rsidR="003E7760" w:rsidRDefault="00000000">
            <w:pPr>
              <w:ind w:firstLine="480"/>
              <w:jc w:val="center"/>
              <w:rPr>
                <w:rFonts w:cs="Times New Roman"/>
                <w:szCs w:val="21"/>
              </w:rPr>
            </w:pPr>
            <w:r>
              <w:rPr>
                <w:rFonts w:cs="Times New Roman"/>
                <w:szCs w:val="21"/>
              </w:rPr>
              <w:t>Risk class, threshold exceedance, RUL</w:t>
            </w:r>
          </w:p>
        </w:tc>
        <w:tc>
          <w:tcPr>
            <w:tcW w:w="2445" w:type="dxa"/>
            <w:vAlign w:val="center"/>
          </w:tcPr>
          <w:p w14:paraId="592A0AFB" w14:textId="77777777" w:rsidR="003E7760" w:rsidRDefault="00000000">
            <w:pPr>
              <w:ind w:firstLine="480"/>
              <w:jc w:val="center"/>
              <w:rPr>
                <w:rFonts w:cs="Times New Roman"/>
                <w:szCs w:val="21"/>
              </w:rPr>
            </w:pPr>
            <w:r>
              <w:rPr>
                <w:rFonts w:cs="Times New Roman"/>
                <w:szCs w:val="21"/>
              </w:rPr>
              <w:t>Avoids dependence on rare failure labels</w:t>
            </w:r>
          </w:p>
        </w:tc>
        <w:tc>
          <w:tcPr>
            <w:tcW w:w="2446" w:type="dxa"/>
            <w:vAlign w:val="center"/>
          </w:tcPr>
          <w:p w14:paraId="3CF43246" w14:textId="7CA29BA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{"citationID":"DXJjniRz","properties":{"unsorted":false,"formattedCitation":"(Bianchi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rPr>
                <w:rFonts w:cs="Times New Roman"/>
                <w:szCs w:val="21"/>
              </w:rPr>
              <w:fldChar w:fldCharType="separate"/>
            </w:r>
            <w:r>
              <w:rPr>
                <w:rFonts w:cs="Times New Roman"/>
                <w:kern w:val="0"/>
              </w:rPr>
              <w:t xml:space="preserve">(Bianchi </w:t>
            </w:r>
            <w:r>
              <w:rPr>
                <w:rFonts w:cs="Times New Roman"/>
                <w:i/>
                <w:iCs/>
                <w:kern w:val="0"/>
              </w:rPr>
              <w:t>et al.</w:t>
            </w:r>
            <w:r>
              <w:rPr>
                <w:rFonts w:cs="Times New Roman"/>
                <w:kern w:val="0"/>
              </w:rPr>
              <w:t>, 2025c)</w:t>
            </w:r>
            <w:r>
              <w:rPr>
                <w:rFonts w:cs="Times New Roman"/>
                <w:szCs w:val="21"/>
              </w:rPr>
              <w:fldChar w:fldCharType="end"/>
            </w:r>
          </w:p>
        </w:tc>
      </w:tr>
      <w:tr w:rsidR="003E7760" w14:paraId="490BAE08" w14:textId="77777777">
        <w:trPr>
          <w:jc w:val="center"/>
        </w:trPr>
        <w:tc>
          <w:tcPr>
            <w:tcW w:w="2445" w:type="dxa"/>
            <w:vAlign w:val="center"/>
          </w:tcPr>
          <w:p w14:paraId="5C2105BD" w14:textId="77777777" w:rsidR="003E7760" w:rsidRDefault="00000000">
            <w:pPr>
              <w:ind w:firstLine="480"/>
              <w:jc w:val="center"/>
              <w:rPr>
                <w:rFonts w:cs="Times New Roman"/>
                <w:szCs w:val="21"/>
              </w:rPr>
            </w:pPr>
            <w:r>
              <w:rPr>
                <w:rFonts w:cs="Times New Roman"/>
                <w:szCs w:val="21"/>
              </w:rPr>
              <w:t>Prognostic modelling</w:t>
            </w:r>
          </w:p>
        </w:tc>
        <w:tc>
          <w:tcPr>
            <w:tcW w:w="2446" w:type="dxa"/>
            <w:vAlign w:val="center"/>
          </w:tcPr>
          <w:p w14:paraId="79E5FD32" w14:textId="77777777" w:rsidR="003E7760" w:rsidRDefault="00000000">
            <w:pPr>
              <w:ind w:firstLine="480"/>
              <w:jc w:val="center"/>
              <w:rPr>
                <w:rFonts w:cs="Times New Roman"/>
                <w:szCs w:val="21"/>
              </w:rPr>
            </w:pPr>
            <w:r>
              <w:rPr>
                <w:rFonts w:cs="Times New Roman"/>
                <w:szCs w:val="21"/>
              </w:rPr>
              <w:t>Stochastic, ML, physics-based models</w:t>
            </w:r>
          </w:p>
        </w:tc>
        <w:tc>
          <w:tcPr>
            <w:tcW w:w="2445" w:type="dxa"/>
            <w:vAlign w:val="center"/>
          </w:tcPr>
          <w:p w14:paraId="072F69B1" w14:textId="77777777" w:rsidR="003E7760" w:rsidRDefault="00000000">
            <w:pPr>
              <w:ind w:firstLine="480"/>
              <w:jc w:val="center"/>
              <w:rPr>
                <w:rFonts w:cs="Times New Roman"/>
                <w:szCs w:val="21"/>
              </w:rPr>
            </w:pPr>
            <w:r>
              <w:rPr>
                <w:rFonts w:cs="Times New Roman"/>
                <w:szCs w:val="21"/>
              </w:rPr>
              <w:t>Estimates deterioration and timing</w:t>
            </w:r>
          </w:p>
        </w:tc>
        <w:tc>
          <w:tcPr>
            <w:tcW w:w="2446" w:type="dxa"/>
            <w:vAlign w:val="center"/>
          </w:tcPr>
          <w:p w14:paraId="40F66EF6" w14:textId="3CAAC861"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{"citationID":"Ck3o7eTF","properties":{"unsorted":false,"formattedCitation":"(Quiroga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rPr>
                <w:rFonts w:cs="Times New Roman"/>
                <w:szCs w:val="21"/>
              </w:rPr>
              <w:fldChar w:fldCharType="separate"/>
            </w:r>
            <w:r>
              <w:rPr>
                <w:rFonts w:cs="Times New Roman"/>
              </w:rPr>
              <w:t>(Quiroga and Schnieder, 2012)</w:t>
            </w:r>
            <w:r>
              <w:rPr>
                <w:rFonts w:cs="Times New Roman"/>
                <w:szCs w:val="21"/>
              </w:rPr>
              <w:fldChar w:fldCharType="end"/>
            </w:r>
          </w:p>
        </w:tc>
      </w:tr>
      <w:tr w:rsidR="003E7760" w14:paraId="5BC91B0A" w14:textId="77777777">
        <w:trPr>
          <w:jc w:val="center"/>
        </w:trPr>
        <w:tc>
          <w:tcPr>
            <w:tcW w:w="2445" w:type="dxa"/>
            <w:tcBorders>
              <w:bottom w:val="single" w:sz="12" w:space="0" w:color="auto"/>
            </w:tcBorders>
            <w:vAlign w:val="center"/>
          </w:tcPr>
          <w:p w14:paraId="60203A80" w14:textId="77777777" w:rsidR="003E7760" w:rsidRDefault="00000000">
            <w:pPr>
              <w:ind w:firstLine="480"/>
              <w:jc w:val="center"/>
              <w:rPr>
                <w:rFonts w:cs="Times New Roman"/>
                <w:szCs w:val="21"/>
              </w:rPr>
            </w:pPr>
            <w:r>
              <w:rPr>
                <w:rFonts w:cs="Times New Roman"/>
                <w:szCs w:val="21"/>
              </w:rPr>
              <w:t>Decision coupling</w:t>
            </w:r>
          </w:p>
        </w:tc>
        <w:tc>
          <w:tcPr>
            <w:tcW w:w="2446" w:type="dxa"/>
            <w:tcBorders>
              <w:bottom w:val="single" w:sz="12" w:space="0" w:color="auto"/>
            </w:tcBorders>
            <w:vAlign w:val="center"/>
          </w:tcPr>
          <w:p w14:paraId="4F713949" w14:textId="77777777" w:rsidR="003E7760" w:rsidRDefault="00000000">
            <w:pPr>
              <w:ind w:firstLine="480"/>
              <w:jc w:val="center"/>
              <w:rPr>
                <w:rFonts w:cs="Times New Roman"/>
                <w:szCs w:val="21"/>
              </w:rPr>
            </w:pPr>
            <w:r>
              <w:rPr>
                <w:rFonts w:cs="Times New Roman"/>
                <w:szCs w:val="21"/>
              </w:rPr>
              <w:t>Worklists and intervention triggers</w:t>
            </w:r>
          </w:p>
        </w:tc>
        <w:tc>
          <w:tcPr>
            <w:tcW w:w="2445" w:type="dxa"/>
            <w:tcBorders>
              <w:bottom w:val="single" w:sz="12" w:space="0" w:color="auto"/>
            </w:tcBorders>
            <w:vAlign w:val="center"/>
          </w:tcPr>
          <w:p w14:paraId="45AF77DE" w14:textId="77777777" w:rsidR="003E7760" w:rsidRDefault="00000000">
            <w:pPr>
              <w:ind w:firstLine="480"/>
              <w:jc w:val="center"/>
              <w:rPr>
                <w:rFonts w:cs="Times New Roman"/>
                <w:szCs w:val="21"/>
              </w:rPr>
            </w:pPr>
            <w:r>
              <w:rPr>
                <w:rFonts w:cs="Times New Roman"/>
                <w:szCs w:val="21"/>
              </w:rPr>
              <w:t xml:space="preserve">Links prediction to maintenance </w:t>
            </w:r>
            <w:r>
              <w:rPr>
                <w:rFonts w:cs="Times New Roman"/>
                <w:szCs w:val="21"/>
              </w:rPr>
              <w:lastRenderedPageBreak/>
              <w:t>planning</w:t>
            </w:r>
          </w:p>
        </w:tc>
        <w:tc>
          <w:tcPr>
            <w:tcW w:w="2446" w:type="dxa"/>
            <w:tcBorders>
              <w:bottom w:val="single" w:sz="12" w:space="0" w:color="auto"/>
            </w:tcBorders>
            <w:vAlign w:val="center"/>
          </w:tcPr>
          <w:p w14:paraId="77964B06" w14:textId="0AB27734"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{"citationID":"uwVvU0nM","properties":{"unsorted":false,"formattedCitation":"(Binder,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(Binder, Mezhuyev and Tschandl, 2023)</w:t>
            </w:r>
            <w:r>
              <w:rPr>
                <w:rFonts w:cs="Times New Roman"/>
                <w:szCs w:val="21"/>
              </w:rPr>
              <w:fldChar w:fldCharType="end"/>
            </w:r>
          </w:p>
        </w:tc>
      </w:tr>
    </w:tbl>
    <w:p w14:paraId="35CF6EDD"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2.3.3 </w:t>
      </w:r>
      <w:r>
        <w:rPr>
          <w:b/>
          <w:bCs/>
        </w:rPr>
        <w:t>Track deterioration, restoration and state evolution</w:t>
      </w:r>
    </w:p>
    <w:p w14:paraId="157D03EE" w14:textId="3E3A0BB5" w:rsidR="003E7760" w:rsidRDefault="00000000">
      <w:pPr>
        <w:ind w:firstLine="480"/>
      </w:pPr>
      <w:r>
        <w:t xml:space="preserve">The dominant state variable in track maintenance is geometry, but geometry is an effect rather than a complete cause. Geometry deterioration expresses how the rail-fastener-sleeper-support system evolves under repeated wheel loading, environmental exposure and previous interventions. In ballasted track, the central mechanism is the gradual loss of uniform support. Ballast settlement, particle breakage, abrasion, fouling, drainage degradation and subgrade weakening change the stiffness and damping of the track bed, leading to longitudinal-level and alignment irregularities. In this setting, tamping remains the main corrective operation because it directly restores sleeper support and rail position. Yet the recovery is imperfect and temporary. </w:t>
      </w:r>
      <w:r>
        <w:fldChar w:fldCharType="begin"/>
      </w:r>
      <w:r w:rsidR="000A3919">
        <w:instrText xml:space="preserve"> ADDIN ZOTERO_ITEM CSL_CITATION {"citationID":"GyisWiBH","properties":{"unsorted":false,"formattedCitation":"(Audley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found that traffic speed and maintenance history affect subsequent deterioration and that tamping can damage ballast. This is why modern maintenance models treat tamping not as a reset to an as-new state, but as an intervention with limited and path-dependent recovery.</w:t>
      </w:r>
    </w:p>
    <w:p w14:paraId="780C8F29" w14:textId="4C667394" w:rsidR="003E7760" w:rsidRDefault="00000000">
      <w:pPr>
        <w:ind w:firstLine="480"/>
      </w:pPr>
      <w:r>
        <w:t xml:space="preserve">Slab and ballastless tracks follow a different maintenance logic. They are designed to avoid routine ballast rearrangement and to preserve high smoothness, but their defects are often related to structural interfaces, support conditions and environmental effects. </w:t>
      </w:r>
      <w:r>
        <w:fldChar w:fldCharType="begin"/>
      </w:r>
      <w:r w:rsidR="000A3919">
        <w:instrText xml:space="preserve"> ADDIN ZOTERO_ITEM CSL_CITATION {"citationID":"Ex1EuF9E","properties":{"unsorted":false,"formattedCitation":"(Ren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r>
        <w:t xml:space="preserve"> review Chinese high-speed slab-track research and highlight issues such as service performance evolution, damage maintenance standards, repair technologies and the need to evaluate maintenance effects. In slab systems, a geometry irregularity can correspond to concealed debonding, voiding, uneven settlement, frost heave, thermal deformation or interlayer degradation. Studies on CRTS III slab track under frost heave show that foundation deformation can lead to slab-track deformation and damage evolution </w:t>
      </w:r>
      <w:r>
        <w:fldChar w:fldCharType="begin"/>
      </w:r>
      <w:r w:rsidR="000A3919">
        <w:instrText xml:space="preserve"> ADDIN ZOTERO_ITEM CSL_CITATION {"citationID":"2BMrn12J","properties":{"unsorted":false,"formattedCitation":"(Cai {\\i{}et al.}, 2021)","plainCitation":"(Cai et al., 2021)","noteIndex":0},"citationItems":[{"id":"owbJ2Ida/U2B2381a","uris":["http://zotero.org/users/10031142/items/KMTFLLZD"],"itemData":{"id":6067,"type":"article-journal","container-title":"Applied Sciences","DOI":"10.3390/app11083520","issue":"8","page":"3520","title":"Deformation Law and Control Limit of CRTSIII Slab Track under Subgrade Frost Heave","volume":"11","author":[{"family":"Cai","given":"X."},{"family":"Zhang","given":"Q."},{"family":"Zhang","given":"Y."},{"family":"Wang","given":"Q."},{"family":"Luo","given":"B."},{"family":"Yang","given":"G."},{"family":"Lau","given":"A."}],"issued":{"date-parts":[["2021"]]}}}],"schema":"https://github.com/citation-style-language/schema/raw/master/csl-citation.json"} </w:instrText>
      </w:r>
      <w:r>
        <w:fldChar w:fldCharType="separate"/>
      </w:r>
      <w:r>
        <w:rPr>
          <w:rFonts w:cs="Times New Roman"/>
          <w:kern w:val="0"/>
        </w:rPr>
        <w:t xml:space="preserve">(Cai </w:t>
      </w:r>
      <w:r>
        <w:rPr>
          <w:rFonts w:cs="Times New Roman"/>
          <w:i/>
          <w:iCs/>
          <w:kern w:val="0"/>
        </w:rPr>
        <w:t>et al.</w:t>
      </w:r>
      <w:r>
        <w:rPr>
          <w:rFonts w:cs="Times New Roman"/>
          <w:kern w:val="0"/>
        </w:rPr>
        <w:t>, 2021)</w:t>
      </w:r>
      <w:r>
        <w:fldChar w:fldCharType="end"/>
      </w:r>
      <w:r>
        <w:t>. Hence the maintenance question is not simply whether a geometry threshold has been exceeded, but whether the observed geometry is a symptom of a deeper support or interface problem.</w:t>
      </w:r>
    </w:p>
    <w:p w14:paraId="14DCFF99" w14:textId="5013EC67" w:rsidR="003E7760" w:rsidRDefault="00000000">
      <w:pPr>
        <w:ind w:firstLine="480"/>
      </w:pPr>
      <w:r>
        <w:t xml:space="preserve">Rail and wheel-rail interface deterioration add another mechanism. Wear, corrugation, rolling contact fatigue, squats, head checks and profile evolution affect contact stress, dynamic loading, noise and vibration. Rail grinding and profile maintenance are therefore not only surface operations; they regulate the dynamic interaction that drives downstream track damage. Numerical wear-model reviews describe a standard chain in which multibody vehicle-track dynamics generates contact forces and creepages, contact mechanics resolves stresses, a wear law estimates material loss, and iterative profile updating predicts future profile evolution </w:t>
      </w:r>
      <w:r>
        <w:fldChar w:fldCharType="begin"/>
      </w:r>
      <w:r w:rsidR="000A3919">
        <w:instrText xml:space="preserve"> ADDIN ZOTERO_ITEM CSL_CITATION {"citationID":"RgzRJm0e","properties":{"unsorted":false,"formattedCitation":"(Bosso,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r>
        <w:t xml:space="preserve">. Corrugation assessment based on wheel-rail forces and rail-grinding needs has also been studied as a way to connect measurement to grinding </w:t>
      </w:r>
      <w:r>
        <w:lastRenderedPageBreak/>
        <w:t xml:space="preserve">decisions </w:t>
      </w:r>
      <w:r>
        <w:fldChar w:fldCharType="begin"/>
      </w:r>
      <w:r w:rsidR="000A3919">
        <w:instrText xml:space="preserve"> ADDIN ZOTERO_ITEM CSL_CITATION {"citationID":"BT3ArBtV","properties":{"unsorted":false,"formattedCitation":"(Niu {\\i{}et al.}, 2023)","plainCitation":"(Niu et al., 2023)","noteIndex":0},"citationItems":[{"id":"owbJ2Ida/3v0CVaFD","uris":["http://zotero.org/users/10031142/items/WV674BDT"],"itemData":{"id":6081,"type":"article-journal","container-title":"Journal of Civil Structural Health Monitoring","DOI":"10.1007/s13349-023-00700-w","page":"1131–1150","title":"An assessment method of rail corrugation based on wheel–rail vertical force and its application for rail grinding","volume":"13","author":[{"family":"Niu","given":"Liubin"},{"family":"Yang","given":"Fei"},{"family":"Deng","given":"Xiangyun"},{"family":"Zhang","given":"Pan"},{"family":"Jing","given":"Guoqing"},{"family":"Qiang","given":"Weile"},{"family":"Guo","given":"Yunlong"}],"issued":{"date-parts":[["2023"]]}}}],"schema":"https://github.com/citation-style-language/schema/raw/master/csl-citation.json"} </w:instrText>
      </w:r>
      <w:r>
        <w:fldChar w:fldCharType="separate"/>
      </w:r>
      <w:r>
        <w:rPr>
          <w:rFonts w:cs="Times New Roman"/>
          <w:kern w:val="0"/>
        </w:rPr>
        <w:t xml:space="preserve">(Niu </w:t>
      </w:r>
      <w:r>
        <w:rPr>
          <w:rFonts w:cs="Times New Roman"/>
          <w:i/>
          <w:iCs/>
          <w:kern w:val="0"/>
        </w:rPr>
        <w:t>et al.</w:t>
      </w:r>
      <w:r>
        <w:rPr>
          <w:rFonts w:cs="Times New Roman"/>
          <w:kern w:val="0"/>
        </w:rPr>
        <w:t>, 2023)</w:t>
      </w:r>
      <w:r>
        <w:fldChar w:fldCharType="end"/>
      </w:r>
      <w:r>
        <w:t>.</w:t>
      </w:r>
    </w:p>
    <w:p w14:paraId="7D46530A" w14:textId="65C2825C" w:rsidR="003E7760" w:rsidRDefault="00000000">
      <w:pPr>
        <w:ind w:firstLine="480"/>
      </w:pPr>
      <w:r>
        <w:t xml:space="preserve">Transition zones and discrete assets are another major source of state evolution. Bridges, culverts, tunnels, level crossings, turnouts and slab-ballast interfaces generate abrupt changes in stiffness, support condition or geometry. The resulting dynamic amplification produces differential settlement, local geometry loss and recurring maintenance demand. </w:t>
      </w:r>
      <w:r>
        <w:fldChar w:fldCharType="begin"/>
      </w:r>
      <w:r w:rsidR="000A3919">
        <w:instrText xml:space="preserve"> ADDIN ZOTERO_ITEM CSL_CITATION {"citationID":"EPMuBUhA","properties":{"unsorted":false,"formattedCitation":"(Shang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r>
        <w:t xml:space="preserve"> argue that discrete rail assets require systems-thinking maintenance because they are short, numerous, heterogeneous and locally degraded, while </w:t>
      </w:r>
      <w:r>
        <w:fldChar w:fldCharType="begin"/>
      </w:r>
      <w:r w:rsidR="000A3919">
        <w:instrText xml:space="preserve"> ADDIN ZOTERO_ITEM CSL_CITATION {"citationID":"GbwvM2Kx","properties":{"unsorted":false,"formattedCitation":"(Shang {\\i{}et al.}, 2023)","plainCitation":"(Shang et al., 2023)","noteIndex":0},"citationItems":[{"id":"owbJ2Ida/nx4458np","uris":["http://zotero.org/users/10031142/items/DDTCRFP5"],"itemData":{"id":5767,"type":"article-journal","abstract":"Performance evaluation and maintenance planning are gaining importance with ageing rail infrastructure and increasing demand on track safety and continuous availability. The discrete/point railway assets (e.g. bridges, level crossings) together with extended track sections constitute the main railway network infrastructure. The former has important implications in train safety, riding comfort and operating expenditures due to local intensified degradation and plays a role in effective network capacity due to their large quantity. The heterogeneity in asset features and operating environment also adds difficulties to efficient maintenance planning of multiple discrete assets. The current review screens the issue to level crossings, as little concern has been engaged to this asset type, and draws together different perspectives related to their maintenance management. The systems thinking approach is integrated and two levels of asset management (i.e. micro- and macro-level) are used to structure the synthesis, which are interdependent and synergistic. Two major approaches, namely, the mechanistic and data-driven modelling are synthesised. Both contribute to the maintenance knowledge and their comparisons are elaborated. Limitations in existing studies are identified and directions for future research are provided, aiming to contribute to a more refined ‘inspection and diagnosis’ process to properly capture the local track issues and move towards system-level maintenance approach for multiple level crossings.","container-title":"Structure and Infrastructure Engineering","DOI":"10.1080/15732479.2021.1936569","ISSN":"1573-2479, 1744-8980","issue":"2","journalAbbreviation":"Structure and Infrastructure Engineering","language":"en","page":"197-215","source":"DOI.org (Crossref)","title":"Systems thinking approach for improving maintenance management of discrete rail assets: a review and future perspectives","title-short":"Systems thinking approach for improving maintenance management of discrete rail assets","volume":"19","author":[{"family":"Shang","given":"Yue"},{"family":"Nogal","given":"Maria"},{"family":"Wang","given":"Haoyu"},{"family":"Wolfert","given":"A. R. M. (Rogier)"}],"issued":{"date-parts":[["2023",2,1]]}}}],"schema":"https://github.com/citation-style-language/schema/raw/master/csl-citation.json"}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2023)</w:t>
      </w:r>
      <w:r>
        <w:fldChar w:fldCharType="end"/>
      </w:r>
      <w:r>
        <w:t xml:space="preserve"> show how level crossings and associated transition zones can be optimized through surrogate-assisted dynamic design. The message for maintenance is clear: recurring defects should not be treated only by repeated geometry correction. Effective state-evolution management must identify whether the root cause lies in ballast fouling, sleeper support, rail profile, slab interface, drainage, stiffness transition or component failure.</w:t>
      </w:r>
    </w:p>
    <w:p w14:paraId="378F46FA" w14:textId="02531AD8" w:rsidR="003E7760" w:rsidRDefault="00000000">
      <w:pPr>
        <w:pStyle w:val="a3"/>
        <w:keepNext/>
      </w:pPr>
      <w:r>
        <w:t xml:space="preserve">Table </w:t>
      </w:r>
      <w:fldSimple w:instr=" SEQ Table \* ARABIC ">
        <w:r w:rsidR="00BA048F">
          <w:rPr>
            <w:noProof/>
          </w:rPr>
          <w:t>6</w:t>
        </w:r>
      </w:fldSimple>
      <w:r>
        <w:rPr>
          <w:rFonts w:hint="eastAsia"/>
        </w:rPr>
        <w:t xml:space="preserve"> </w:t>
      </w:r>
      <w:r>
        <w:t>Existing studies on track deterioration, recovery, and intervention effects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1953"/>
        <w:gridCol w:w="2257"/>
        <w:gridCol w:w="2170"/>
      </w:tblGrid>
      <w:tr w:rsidR="003E7760" w14:paraId="68049B7C" w14:textId="77777777">
        <w:trPr>
          <w:jc w:val="center"/>
        </w:trPr>
        <w:tc>
          <w:tcPr>
            <w:tcW w:w="2445" w:type="dxa"/>
            <w:tcBorders>
              <w:top w:val="single" w:sz="12" w:space="0" w:color="auto"/>
              <w:bottom w:val="single" w:sz="8" w:space="0" w:color="auto"/>
            </w:tcBorders>
            <w:vAlign w:val="center"/>
          </w:tcPr>
          <w:p w14:paraId="544321ED" w14:textId="77777777" w:rsidR="003E7760" w:rsidRDefault="00000000">
            <w:pPr>
              <w:ind w:firstLineChars="0" w:firstLine="0"/>
            </w:pPr>
            <w:r>
              <w:rPr>
                <w:b/>
              </w:rPr>
              <w:t>Object of study</w:t>
            </w:r>
          </w:p>
        </w:tc>
        <w:tc>
          <w:tcPr>
            <w:tcW w:w="2370" w:type="dxa"/>
            <w:tcBorders>
              <w:top w:val="single" w:sz="12" w:space="0" w:color="auto"/>
              <w:bottom w:val="single" w:sz="8" w:space="0" w:color="auto"/>
            </w:tcBorders>
            <w:vAlign w:val="center"/>
          </w:tcPr>
          <w:p w14:paraId="2E7975FD" w14:textId="77777777" w:rsidR="003E7760" w:rsidRDefault="00000000">
            <w:pPr>
              <w:ind w:firstLineChars="0" w:firstLine="0"/>
            </w:pPr>
            <w:r>
              <w:t>Core focus</w:t>
            </w:r>
          </w:p>
        </w:tc>
        <w:tc>
          <w:tcPr>
            <w:tcW w:w="2977" w:type="dxa"/>
            <w:tcBorders>
              <w:top w:val="single" w:sz="12" w:space="0" w:color="auto"/>
              <w:bottom w:val="single" w:sz="8" w:space="0" w:color="auto"/>
            </w:tcBorders>
            <w:vAlign w:val="center"/>
          </w:tcPr>
          <w:p w14:paraId="04B02C2D" w14:textId="77777777" w:rsidR="003E7760" w:rsidRDefault="00000000">
            <w:pPr>
              <w:ind w:firstLineChars="0" w:firstLine="0"/>
            </w:pPr>
            <w:r>
              <w:t>Maintenance implication</w:t>
            </w:r>
          </w:p>
        </w:tc>
        <w:tc>
          <w:tcPr>
            <w:tcW w:w="1990" w:type="dxa"/>
            <w:tcBorders>
              <w:top w:val="single" w:sz="12" w:space="0" w:color="auto"/>
              <w:bottom w:val="single" w:sz="8" w:space="0" w:color="auto"/>
            </w:tcBorders>
            <w:vAlign w:val="center"/>
          </w:tcPr>
          <w:p w14:paraId="759B75D6" w14:textId="77777777" w:rsidR="003E7760" w:rsidRDefault="00000000">
            <w:pPr>
              <w:ind w:firstLineChars="0" w:firstLine="0"/>
            </w:pPr>
            <w:r>
              <w:t>References</w:t>
            </w:r>
          </w:p>
        </w:tc>
      </w:tr>
      <w:tr w:rsidR="003E7760" w14:paraId="1C2859C0" w14:textId="77777777">
        <w:trPr>
          <w:jc w:val="center"/>
        </w:trPr>
        <w:tc>
          <w:tcPr>
            <w:tcW w:w="2445" w:type="dxa"/>
            <w:tcBorders>
              <w:top w:val="single" w:sz="8" w:space="0" w:color="auto"/>
            </w:tcBorders>
            <w:vAlign w:val="center"/>
          </w:tcPr>
          <w:p w14:paraId="13CDD0EC" w14:textId="77777777" w:rsidR="003E7760" w:rsidRDefault="00000000">
            <w:pPr>
              <w:ind w:firstLineChars="0" w:firstLine="0"/>
            </w:pPr>
            <w:r>
              <w:t>Ballasted track</w:t>
            </w:r>
          </w:p>
        </w:tc>
        <w:tc>
          <w:tcPr>
            <w:tcW w:w="2370" w:type="dxa"/>
            <w:tcBorders>
              <w:top w:val="single" w:sz="8" w:space="0" w:color="auto"/>
            </w:tcBorders>
            <w:vAlign w:val="center"/>
          </w:tcPr>
          <w:p w14:paraId="59D49E49" w14:textId="77777777" w:rsidR="003E7760" w:rsidRDefault="00000000">
            <w:pPr>
              <w:ind w:firstLineChars="0" w:firstLine="0"/>
            </w:pPr>
            <w:r>
              <w:t>Settlement and ballast degradation</w:t>
            </w:r>
          </w:p>
        </w:tc>
        <w:tc>
          <w:tcPr>
            <w:tcW w:w="2977" w:type="dxa"/>
            <w:tcBorders>
              <w:top w:val="single" w:sz="8" w:space="0" w:color="auto"/>
            </w:tcBorders>
            <w:vAlign w:val="center"/>
          </w:tcPr>
          <w:p w14:paraId="4CC94B55" w14:textId="77777777" w:rsidR="003E7760" w:rsidRDefault="00000000">
            <w:pPr>
              <w:ind w:firstLineChars="0" w:firstLine="0"/>
            </w:pPr>
            <w:r>
              <w:t>Explains recurring geometry defects</w:t>
            </w:r>
          </w:p>
        </w:tc>
        <w:tc>
          <w:tcPr>
            <w:tcW w:w="1990" w:type="dxa"/>
            <w:tcBorders>
              <w:top w:val="single" w:sz="8" w:space="0" w:color="auto"/>
            </w:tcBorders>
            <w:vAlign w:val="center"/>
          </w:tcPr>
          <w:p w14:paraId="615BDC89" w14:textId="5161D7C4" w:rsidR="003E7760" w:rsidRDefault="00000000">
            <w:pPr>
              <w:ind w:firstLineChars="0" w:firstLine="0"/>
            </w:pPr>
            <w:r>
              <w:fldChar w:fldCharType="begin"/>
            </w:r>
            <w:r w:rsidR="000A3919">
              <w:instrText xml:space="preserve"> ADDIN ZOTERO_ITEM CSL_CITATION {"citationID":"nB9jyT2V","properties":{"unsorted":false,"formattedCitation":"(Guo, 2021)","plainCitation":"(Guo, 2021)","noteIndex":0},"citationItems":[{"id":"owbJ2Ida/wIEY5bCM","uris":["http://zotero.org/users/10031142/items/6RF4PL6E"],"itemData":{"id":5772,"type":"article-journal","abstract":"Railway ballast beds bear cyclic loadings from vehicles and deteriorate due to ballast particle degradation (breakage and abrasion), ballast pockets (subgrade defects), fouling (or contamination) and plastic deformation of the beds. Ballast bed deterioration changes the ballast track geometry, which leads to uncomfortable rides, exacerbates wheel-rail interactions and, most importantly, causes safety issues (e.g., derailment). To align the track geometry, tamping is the most widely used means of ﬁlling ballastsleeper gaps and homogenizing ballast beds. Although many studies have been performed on tamping, some necessary research gaps still need to be addressed. To stress the research gaps, tamping studies are critically reviewed in this paper, and the tamping mechanisms, challenges and proposed solutions are introduced and discussed. This review aims to 1) help researchers discover important research directions related to tamping, 2) propose means for tamping methodology improvement/development, and 3) provide advice for developing novel railway track maintenance.","language":"en","source":"Zotero","title":"Review of ballast track tamping: Mechanism, challenges and solutions","author":[{"family":"Guo","given":"Yunlong"}],"issued":{"date-parts":[["2021"]]}}}],"schema":"https://github.com/citation-style-language/schema/raw/master/csl-citation.json"} </w:instrText>
            </w:r>
            <w:r>
              <w:fldChar w:fldCharType="separate"/>
            </w:r>
            <w:r>
              <w:rPr>
                <w:rFonts w:cs="Times New Roman"/>
              </w:rPr>
              <w:t>(Guo, 2021)</w:t>
            </w:r>
            <w:r>
              <w:fldChar w:fldCharType="end"/>
            </w:r>
          </w:p>
        </w:tc>
      </w:tr>
      <w:tr w:rsidR="003E7760" w14:paraId="346E7503" w14:textId="77777777">
        <w:trPr>
          <w:jc w:val="center"/>
        </w:trPr>
        <w:tc>
          <w:tcPr>
            <w:tcW w:w="2445" w:type="dxa"/>
            <w:vAlign w:val="center"/>
          </w:tcPr>
          <w:p w14:paraId="5307D664" w14:textId="77777777" w:rsidR="003E7760" w:rsidRDefault="00000000">
            <w:pPr>
              <w:ind w:firstLineChars="0" w:firstLine="0"/>
            </w:pPr>
            <w:r>
              <w:t>Tamping recovery</w:t>
            </w:r>
          </w:p>
        </w:tc>
        <w:tc>
          <w:tcPr>
            <w:tcW w:w="2370" w:type="dxa"/>
            <w:vAlign w:val="center"/>
          </w:tcPr>
          <w:p w14:paraId="6EB8AAA5" w14:textId="77777777" w:rsidR="003E7760" w:rsidRDefault="00000000">
            <w:pPr>
              <w:ind w:firstLineChars="0" w:firstLine="0"/>
            </w:pPr>
            <w:r>
              <w:t>Imperfect post-work recovery</w:t>
            </w:r>
          </w:p>
        </w:tc>
        <w:tc>
          <w:tcPr>
            <w:tcW w:w="2977" w:type="dxa"/>
            <w:vAlign w:val="center"/>
          </w:tcPr>
          <w:p w14:paraId="3D77607F" w14:textId="77777777" w:rsidR="003E7760" w:rsidRDefault="00000000">
            <w:pPr>
              <w:ind w:firstLineChars="0" w:firstLine="0"/>
            </w:pPr>
            <w:r>
              <w:t>Requires recovery modelling</w:t>
            </w:r>
          </w:p>
        </w:tc>
        <w:tc>
          <w:tcPr>
            <w:tcW w:w="1990" w:type="dxa"/>
            <w:vAlign w:val="center"/>
          </w:tcPr>
          <w:p w14:paraId="27BDB8FC" w14:textId="58C1F0F7" w:rsidR="003E7760" w:rsidRDefault="00000000">
            <w:pPr>
              <w:ind w:firstLineChars="0" w:firstLine="0"/>
            </w:pPr>
            <w:r>
              <w:fldChar w:fldCharType="begin"/>
            </w:r>
            <w:r w:rsidR="000A3919">
              <w:instrText xml:space="preserve"> ADDIN ZOTERO_ITEM CSL_CITATION {"citationID":"z5yHs6Yi","properties":{"unsorted":false,"formattedCitation":"(Audley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p>
        </w:tc>
      </w:tr>
      <w:tr w:rsidR="003E7760" w14:paraId="081E0747" w14:textId="77777777">
        <w:trPr>
          <w:jc w:val="center"/>
        </w:trPr>
        <w:tc>
          <w:tcPr>
            <w:tcW w:w="2445" w:type="dxa"/>
            <w:vAlign w:val="center"/>
          </w:tcPr>
          <w:p w14:paraId="0C8BC949" w14:textId="77777777" w:rsidR="003E7760" w:rsidRDefault="00000000">
            <w:pPr>
              <w:ind w:firstLineChars="0" w:firstLine="0"/>
            </w:pPr>
            <w:r>
              <w:t>Section-level degradation</w:t>
            </w:r>
          </w:p>
        </w:tc>
        <w:tc>
          <w:tcPr>
            <w:tcW w:w="2370" w:type="dxa"/>
            <w:vAlign w:val="center"/>
          </w:tcPr>
          <w:p w14:paraId="69B5BD26" w14:textId="77777777" w:rsidR="003E7760" w:rsidRDefault="00000000">
            <w:pPr>
              <w:ind w:firstLineChars="0" w:firstLine="0"/>
            </w:pPr>
            <w:r>
              <w:t>Traffic, environment, history</w:t>
            </w:r>
          </w:p>
        </w:tc>
        <w:tc>
          <w:tcPr>
            <w:tcW w:w="2977" w:type="dxa"/>
            <w:vAlign w:val="center"/>
          </w:tcPr>
          <w:p w14:paraId="7C264D84" w14:textId="77777777" w:rsidR="003E7760" w:rsidRDefault="00000000">
            <w:pPr>
              <w:ind w:firstLineChars="0" w:firstLine="0"/>
            </w:pPr>
            <w:r>
              <w:t>Supports time-to-threshold prediction</w:t>
            </w:r>
          </w:p>
        </w:tc>
        <w:tc>
          <w:tcPr>
            <w:tcW w:w="1990" w:type="dxa"/>
            <w:vAlign w:val="center"/>
          </w:tcPr>
          <w:p w14:paraId="6478C4AD" w14:textId="610C8DDC" w:rsidR="003E7760" w:rsidRDefault="00000000">
            <w:pPr>
              <w:ind w:firstLineChars="0" w:firstLine="0"/>
            </w:pPr>
            <w:r>
              <w:fldChar w:fldCharType="begin"/>
            </w:r>
            <w:r w:rsidR="000A3919">
              <w:instrText xml:space="preserve"> ADDIN ZOTERO_ITEM CSL_CITATION {"citationID":"6oLGYzw4","properties":{"unsorted":false,"formattedCitation":"(Soleimanmeigouni,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rPr>
              <w:t>(Soleimanmeigouni, Ahmadi and Kumar, 2018)</w:t>
            </w:r>
            <w:r>
              <w:fldChar w:fldCharType="end"/>
            </w:r>
          </w:p>
        </w:tc>
      </w:tr>
      <w:tr w:rsidR="003E7760" w14:paraId="7F64AAAB" w14:textId="77777777">
        <w:trPr>
          <w:jc w:val="center"/>
        </w:trPr>
        <w:tc>
          <w:tcPr>
            <w:tcW w:w="2445" w:type="dxa"/>
            <w:vAlign w:val="center"/>
          </w:tcPr>
          <w:p w14:paraId="0309EDE3" w14:textId="77777777" w:rsidR="003E7760" w:rsidRDefault="00000000">
            <w:pPr>
              <w:ind w:firstLineChars="0" w:firstLine="0"/>
            </w:pPr>
            <w:r>
              <w:t>Slab track</w:t>
            </w:r>
          </w:p>
        </w:tc>
        <w:tc>
          <w:tcPr>
            <w:tcW w:w="2370" w:type="dxa"/>
            <w:vAlign w:val="center"/>
          </w:tcPr>
          <w:p w14:paraId="2EF7CEB2" w14:textId="77777777" w:rsidR="003E7760" w:rsidRDefault="00000000">
            <w:pPr>
              <w:ind w:firstLineChars="0" w:firstLine="0"/>
            </w:pPr>
            <w:r>
              <w:t>Interface and support-layer defects</w:t>
            </w:r>
          </w:p>
        </w:tc>
        <w:tc>
          <w:tcPr>
            <w:tcW w:w="2977" w:type="dxa"/>
            <w:vAlign w:val="center"/>
          </w:tcPr>
          <w:p w14:paraId="73C1431A" w14:textId="77777777" w:rsidR="003E7760" w:rsidRDefault="00000000">
            <w:pPr>
              <w:ind w:firstLineChars="0" w:firstLine="0"/>
            </w:pPr>
            <w:r>
              <w:t>Links geometry to hidden damage</w:t>
            </w:r>
          </w:p>
        </w:tc>
        <w:tc>
          <w:tcPr>
            <w:tcW w:w="1990" w:type="dxa"/>
            <w:vAlign w:val="center"/>
          </w:tcPr>
          <w:p w14:paraId="58383561" w14:textId="67E3EEB9" w:rsidR="003E7760" w:rsidRDefault="00000000">
            <w:pPr>
              <w:ind w:firstLineChars="0" w:firstLine="0"/>
            </w:pPr>
            <w:r>
              <w:fldChar w:fldCharType="begin"/>
            </w:r>
            <w:r w:rsidR="000A3919">
              <w:instrText xml:space="preserve"> ADDIN ZOTERO_ITEM CSL_CITATION {"citationID":"4vFRIV8p","properties":{"unsorted":false,"formattedCitation":"(Ren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p>
        </w:tc>
      </w:tr>
      <w:tr w:rsidR="003E7760" w14:paraId="395E2BB1" w14:textId="77777777">
        <w:trPr>
          <w:jc w:val="center"/>
        </w:trPr>
        <w:tc>
          <w:tcPr>
            <w:tcW w:w="2445" w:type="dxa"/>
            <w:vAlign w:val="center"/>
          </w:tcPr>
          <w:p w14:paraId="53F4598E" w14:textId="77777777" w:rsidR="003E7760" w:rsidRDefault="00000000">
            <w:pPr>
              <w:ind w:firstLineChars="0" w:firstLine="0"/>
            </w:pPr>
            <w:r>
              <w:t>Transition zones</w:t>
            </w:r>
          </w:p>
        </w:tc>
        <w:tc>
          <w:tcPr>
            <w:tcW w:w="2370" w:type="dxa"/>
            <w:vAlign w:val="center"/>
          </w:tcPr>
          <w:p w14:paraId="601C8B1B" w14:textId="77777777" w:rsidR="003E7760" w:rsidRDefault="00000000">
            <w:pPr>
              <w:ind w:firstLineChars="0" w:firstLine="0"/>
            </w:pPr>
            <w:r>
              <w:t>Local stiffness variation</w:t>
            </w:r>
          </w:p>
        </w:tc>
        <w:tc>
          <w:tcPr>
            <w:tcW w:w="2977" w:type="dxa"/>
            <w:vAlign w:val="center"/>
          </w:tcPr>
          <w:p w14:paraId="42116193" w14:textId="77777777" w:rsidR="003E7760" w:rsidRDefault="00000000">
            <w:pPr>
              <w:ind w:firstLineChars="0" w:firstLine="0"/>
            </w:pPr>
            <w:r>
              <w:t>Highlights localized deterioration</w:t>
            </w:r>
          </w:p>
        </w:tc>
        <w:tc>
          <w:tcPr>
            <w:tcW w:w="1990" w:type="dxa"/>
            <w:vAlign w:val="center"/>
          </w:tcPr>
          <w:p w14:paraId="2FD92B48" w14:textId="55199001" w:rsidR="003E7760" w:rsidRDefault="00000000">
            <w:pPr>
              <w:ind w:firstLineChars="0" w:firstLine="0"/>
            </w:pPr>
            <w:r>
              <w:fldChar w:fldCharType="begin"/>
            </w:r>
            <w:r w:rsidR="000A3919">
              <w:instrText xml:space="preserve"> ADDIN ZOTERO_ITEM CSL_CITATION {"citationID":"cKv7vItr","properties":{"unsorted":false,"formattedCitation":"(Shang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p>
        </w:tc>
      </w:tr>
      <w:tr w:rsidR="003E7760" w14:paraId="6379AAD3" w14:textId="77777777">
        <w:trPr>
          <w:jc w:val="center"/>
        </w:trPr>
        <w:tc>
          <w:tcPr>
            <w:tcW w:w="2445" w:type="dxa"/>
            <w:tcBorders>
              <w:bottom w:val="single" w:sz="12" w:space="0" w:color="auto"/>
            </w:tcBorders>
            <w:vAlign w:val="center"/>
          </w:tcPr>
          <w:p w14:paraId="6CBF0A87" w14:textId="77777777" w:rsidR="003E7760" w:rsidRDefault="00000000">
            <w:pPr>
              <w:ind w:firstLineChars="0" w:firstLine="0"/>
            </w:pPr>
            <w:r>
              <w:t>Wheel–rail interface</w:t>
            </w:r>
          </w:p>
        </w:tc>
        <w:tc>
          <w:tcPr>
            <w:tcW w:w="2370" w:type="dxa"/>
            <w:tcBorders>
              <w:bottom w:val="single" w:sz="12" w:space="0" w:color="auto"/>
            </w:tcBorders>
            <w:vAlign w:val="center"/>
          </w:tcPr>
          <w:p w14:paraId="7803C617" w14:textId="77777777" w:rsidR="003E7760" w:rsidRDefault="00000000">
            <w:pPr>
              <w:ind w:firstLineChars="0" w:firstLine="0"/>
            </w:pPr>
            <w:r>
              <w:t>Wear, corrugation, profile evolution</w:t>
            </w:r>
          </w:p>
        </w:tc>
        <w:tc>
          <w:tcPr>
            <w:tcW w:w="2977" w:type="dxa"/>
            <w:tcBorders>
              <w:bottom w:val="single" w:sz="12" w:space="0" w:color="auto"/>
            </w:tcBorders>
            <w:vAlign w:val="center"/>
          </w:tcPr>
          <w:p w14:paraId="43D353AC" w14:textId="77777777" w:rsidR="003E7760" w:rsidRDefault="00000000">
            <w:pPr>
              <w:ind w:firstLineChars="0" w:firstLine="0"/>
            </w:pPr>
            <w:r>
              <w:t>Supports grinding strategy</w:t>
            </w:r>
          </w:p>
        </w:tc>
        <w:tc>
          <w:tcPr>
            <w:tcW w:w="1990" w:type="dxa"/>
            <w:tcBorders>
              <w:bottom w:val="single" w:sz="12" w:space="0" w:color="auto"/>
            </w:tcBorders>
            <w:vAlign w:val="center"/>
          </w:tcPr>
          <w:p w14:paraId="1D3DB5F1" w14:textId="575319A4" w:rsidR="003E7760" w:rsidRDefault="00000000">
            <w:pPr>
              <w:ind w:firstLineChars="0" w:firstLine="0"/>
            </w:pPr>
            <w:r>
              <w:fldChar w:fldCharType="begin"/>
            </w:r>
            <w:r w:rsidR="000A3919">
              <w:instrText xml:space="preserve"> ADDIN ZOTERO_ITEM CSL_CITATION {"citationID":"UWf1Vb3t","properties":{"unsorted":false,"formattedCitation":"(Bosso,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p>
        </w:tc>
      </w:tr>
    </w:tbl>
    <w:p w14:paraId="5CDF7B2C" w14:textId="77777777" w:rsidR="003E7760" w:rsidRDefault="00000000">
      <w:pPr>
        <w:spacing w:beforeLines="50" w:before="156" w:afterLines="50" w:after="156"/>
        <w:ind w:firstLineChars="0" w:firstLine="0"/>
        <w:outlineLvl w:val="2"/>
        <w:rPr>
          <w:b/>
          <w:bCs/>
        </w:rPr>
      </w:pPr>
      <w:r>
        <w:rPr>
          <w:rFonts w:hint="eastAsia"/>
          <w:b/>
          <w:bCs/>
        </w:rPr>
        <w:t xml:space="preserve">2.3.4 </w:t>
      </w:r>
      <w:r>
        <w:rPr>
          <w:b/>
          <w:bCs/>
        </w:rPr>
        <w:t>Robotics and automated execution in railway maintenance</w:t>
      </w:r>
    </w:p>
    <w:p w14:paraId="141B598D" w14:textId="77777777" w:rsidR="003E7760" w:rsidRDefault="00000000">
      <w:pPr>
        <w:ind w:firstLine="480"/>
      </w:pPr>
      <w:r>
        <w:t xml:space="preserve">The fourth research direction concerns the physical execution of maintenance tasks. Compared with condition monitoring, deterioration modelling, and maintenance planning, automated execution remains the least mature part of railway infrastructure maintenance. Most existing systems can identify defects, rank risks, or support planning </w:t>
      </w:r>
      <w:r>
        <w:lastRenderedPageBreak/>
        <w:t>decisions, but the final intervention is still frequently performed by human crews or large maintenance machines under strict possession-window constraints. This creates a practical discontinuity in the data-to-maintenance chain: defects may be detected and prioritized digitally, while the repair action itself remains manual, weakly traceable, and difficult to verify in a closed-loop manner.</w:t>
      </w:r>
    </w:p>
    <w:p w14:paraId="7847341C" w14:textId="0265D9DF" w:rsidR="003E7760" w:rsidRDefault="00000000">
      <w:pPr>
        <w:ind w:firstLine="480"/>
      </w:pPr>
      <w:r>
        <w:t xml:space="preserve">Recent autonomous railway platforms indicate a transition from inspection-centered automation toward execution-oriented maintenance. </w:t>
      </w:r>
      <w:r>
        <w:fldChar w:fldCharType="begin"/>
      </w:r>
      <w:r w:rsidR="000A3919">
        <w:instrText xml:space="preserve"> ADDIN ZOTERO_ITEM CSL_CITATION {"citationID":"fKTxRcnP","properties":{"unsorted":false,"formattedCitation":"(J.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fldChar w:fldCharType="separate"/>
      </w:r>
      <w:r>
        <w:rPr>
          <w:rFonts w:cs="Times New Roman"/>
          <w:kern w:val="0"/>
        </w:rPr>
        <w:t xml:space="preserve">(J. Li </w:t>
      </w:r>
      <w:r>
        <w:rPr>
          <w:rFonts w:cs="Times New Roman"/>
          <w:i/>
          <w:iCs/>
          <w:kern w:val="0"/>
        </w:rPr>
        <w:t>et al.</w:t>
      </w:r>
      <w:r>
        <w:rPr>
          <w:rFonts w:cs="Times New Roman"/>
          <w:kern w:val="0"/>
        </w:rPr>
        <w:t>, 2024)</w:t>
      </w:r>
      <w:r>
        <w:fldChar w:fldCharType="end"/>
      </w:r>
      <w:r>
        <w:t xml:space="preserve"> present a Railway Inspection and Maintenance Vehicle that integrates GPS, IMU, wheel encoders, LiDAR, depth camera, environmental camera, ROS2-based processing, remote monitoring, and emergency stop mechanisms. Although the reported validation mainly focuses on ultrasonic inspection, the system is important because it provides a modular mobile carrier for railway tasks. In other words, its value is not only defect sensing, but also the possibility of carrying different payloads, navigating along the rail corridor, and linking inspection data with field action. Such platforms provide the hardware basis for future automated intervention, particularly when local measurement, positioning, and task-specific tools can be integrated into the same vehicle.</w:t>
      </w:r>
    </w:p>
    <w:p w14:paraId="5EA717B9" w14:textId="6C5BDDA7" w:rsidR="003E7760" w:rsidRDefault="00000000">
      <w:pPr>
        <w:ind w:firstLine="480"/>
      </w:pPr>
      <w:r>
        <w:t xml:space="preserve">Task-specific maintenance robots provide a more direct example of automated execution. </w:t>
      </w:r>
      <w:r>
        <w:fldChar w:fldCharType="begin"/>
      </w:r>
      <w:r w:rsidR="000A3919">
        <w:instrText xml:space="preserve"> ADDIN ZOTERO_ITEM CSL_CITATION {"citationID":"dLbIPfxB","properties":{"unsorted":false,"formattedCitation":"(Guo,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fldChar w:fldCharType="separate"/>
      </w:r>
      <w:r>
        <w:rPr>
          <w:rFonts w:cs="Times New Roman"/>
        </w:rPr>
        <w:t>(Guo, Zhang and Qi, 2019)</w:t>
      </w:r>
      <w:r>
        <w:fldChar w:fldCharType="end"/>
      </w:r>
      <w:r>
        <w:t xml:space="preserve"> develop a rail-fastener installation robot that combines visual recognition, sensor-based bolt localization, automatic feeding, manipulator control, and electric-wrench fastening under PLC control. This system is narrow in task scope, but it is highly relevant for precision maintenance because it demonstrates the full chain from perception to positioning and physical action. Fastener work is also a representative case of railway maintenance automation: the task is repetitive, spatially regular, safety-critical, and requires controlled torque or fastening quality. This makes it suitable for early robotic deployment before broader, less structured maintenance tasks can be automated.</w:t>
      </w:r>
    </w:p>
    <w:p w14:paraId="4B45F04B" w14:textId="0AB520B8" w:rsidR="003E7760" w:rsidRDefault="00000000">
      <w:pPr>
        <w:ind w:firstLine="480"/>
      </w:pPr>
      <w:r>
        <w:t xml:space="preserve">Mobile manipulation is therefore a key bridge between inspection platforms and real repair robots. </w:t>
      </w:r>
      <w:r>
        <w:fldChar w:fldCharType="begin"/>
      </w:r>
      <w:r w:rsidR="000A3919">
        <w:instrText xml:space="preserve"> ADDIN ZOTERO_ITEM CSL_CITATION {"citationID":"ArrmTaH3","properties":{"unsorted":false,"formattedCitation":"(Rahman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fldChar w:fldCharType="separate"/>
      </w:r>
      <w:r>
        <w:rPr>
          <w:rFonts w:cs="Times New Roman"/>
          <w:kern w:val="0"/>
        </w:rPr>
        <w:t xml:space="preserve">(Rahman </w:t>
      </w:r>
      <w:r>
        <w:rPr>
          <w:rFonts w:cs="Times New Roman"/>
          <w:i/>
          <w:iCs/>
          <w:kern w:val="0"/>
        </w:rPr>
        <w:t>et al.</w:t>
      </w:r>
      <w:r>
        <w:rPr>
          <w:rFonts w:cs="Times New Roman"/>
          <w:kern w:val="0"/>
        </w:rPr>
        <w:t>, 2023)</w:t>
      </w:r>
      <w:r>
        <w:fldChar w:fldCharType="end"/>
      </w:r>
      <w:r>
        <w:t xml:space="preserve"> note that railway inspection technologies are more mature than robotic repair technologies, and that mobile manipulators are still rarely deployed in railway track maintenance. The difficulty lies not only in mechanical design but also in the railway working environment. Maintenance robots must operate under vibration, ballast unevenness, limited clearance, weather exposure, electromagnetic interference, strict safety requirements, and tight possession windows. They must also handle tools, materials, fasteners, or rail components with reliable localization and quality assurance. For this reason, future robotic maintenance is more likely to begin with constrained, task-specific operations rather than fully general autonomous repair.</w:t>
      </w:r>
    </w:p>
    <w:p w14:paraId="55205027" w14:textId="5B16F1AB" w:rsidR="003E7760" w:rsidRDefault="00000000">
      <w:pPr>
        <w:ind w:firstLine="480"/>
      </w:pPr>
      <w:r>
        <w:t xml:space="preserve">Human-in-the-loop automation is another important path. Augmented reality and </w:t>
      </w:r>
      <w:r>
        <w:lastRenderedPageBreak/>
        <w:t xml:space="preserve">digital guidance technologies can support maintenance by providing visual instructions, spatial registration, and diagnostic guidance to operators. </w:t>
      </w:r>
      <w:r>
        <w:fldChar w:fldCharType="begin"/>
      </w:r>
      <w:r w:rsidR="000A3919">
        <w:instrText xml:space="preserve"> ADDIN ZOTERO_ITEM CSL_CITATION {"citationID":"KcHGl1lO","properties":{"unsorted":false,"formattedCitation":"(Koh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fldChar w:fldCharType="separate"/>
      </w:r>
      <w:r>
        <w:rPr>
          <w:rFonts w:cs="Times New Roman"/>
          <w:kern w:val="0"/>
        </w:rPr>
        <w:t xml:space="preserve">(Koh </w:t>
      </w:r>
      <w:r>
        <w:rPr>
          <w:rFonts w:cs="Times New Roman"/>
          <w:i/>
          <w:iCs/>
          <w:kern w:val="0"/>
        </w:rPr>
        <w:t>et al.</w:t>
      </w:r>
      <w:r>
        <w:rPr>
          <w:rFonts w:cs="Times New Roman"/>
          <w:kern w:val="0"/>
        </w:rPr>
        <w:t>, 2020)</w:t>
      </w:r>
      <w:r>
        <w:fldChar w:fldCharType="end"/>
      </w:r>
      <w:r>
        <w:t xml:space="preserve"> show that AR-based maintenance for robots commonly relies on tracking, registration, and visual guidance, although many applications remain laboratory-based. In railway maintenance, such methods may be useful as transitional technologies. Before full robotic autonomy becomes reliable, AR-assisted execution can improve field consistency, reduce training demand, and connect human repair actions with digital work orders and inspection records. It also supports supervised automation, where a human operator monitors or confirms robotic action rather than performing the entire task manually.</w:t>
      </w:r>
    </w:p>
    <w:p w14:paraId="53AFB904" w14:textId="7583C3E6" w:rsidR="003E7760" w:rsidRDefault="00000000">
      <w:pPr>
        <w:ind w:firstLine="480"/>
      </w:pPr>
      <w:r>
        <w:t xml:space="preserve">Embodied AI provides the conceptual basis for more advanced robotic maintenance. </w:t>
      </w:r>
      <w:r>
        <w:fldChar w:fldCharType="begin"/>
      </w:r>
      <w:r w:rsidR="000A3919">
        <w:instrText xml:space="preserve"> ADDIN ZOTERO_ITEM CSL_CITATION {"citationID":"pkn2zJUs","properties":{"unsorted":false,"formattedCitation":"(Sun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2024)</w:t>
      </w:r>
      <w:r>
        <w:fldChar w:fldCharType="end"/>
      </w:r>
      <w:r>
        <w:t xml:space="preserve"> describe embodied intelligence as the integration of perception, cognition, and behavior through physical interaction with the environment. </w:t>
      </w:r>
      <w:r>
        <w:fldChar w:fldCharType="begin"/>
      </w:r>
      <w:r w:rsidR="000A3919">
        <w:instrText xml:space="preserve"> ADDIN ZOTERO_ITEM CSL_CITATION {"citationID":"b1EUGALY","properties":{"unsorted":false,"formattedCitation":"(Zheng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xml:space="preserve"> similarly organize embodied AI around perception, decision-making, and execution. These frameworks are relevant because railway maintenance robots cannot be treated as simple actuators. They must perceive the local track state, interpret the repair target, select an action strategy, execute it physically, and evaluate the resulting change. Object-centric robotic manipulation research further shows that reliable execution depends on pose estimation, affordance learning, policy learning, and task-oriented manipulation </w:t>
      </w:r>
      <w:r>
        <w:fldChar w:fldCharType="begin"/>
      </w:r>
      <w:r w:rsidR="000A3919">
        <w:instrText xml:space="preserve"> ADDIN ZOTERO_ITEM CSL_CITATION {"citationID":"sFjX6Amc","properties":{"unsorted":false,"formattedCitation":"(Zheng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These capabilities are directly relevant to fine maintenance actions such as fastening, tool positioning, component replacement, surface treatment, and local adjustment.</w:t>
      </w:r>
    </w:p>
    <w:p w14:paraId="1759A7EC" w14:textId="77777777" w:rsidR="003E7760" w:rsidRDefault="00000000">
      <w:pPr>
        <w:ind w:firstLine="480"/>
      </w:pPr>
      <w:r>
        <w:t>Overall, the current literature suggests that railway maintenance automation is moving toward human-supervised, task-constrained, and verification-based robotics. The immediate goal is not unrestricted autonomy, but the formation of executable maintenance units: a robot or robotic platform should be able to reach the target site, localize the defect, perform a specific repair, measure the result, and report whether the intervention satisfies acceptance criteria. This execution logic is closely aligned with the second closed loop proposed in this review, where precision maintenance is realized through repeated measurement, decision, control, and re-measurement rather than through one-off repair.</w:t>
      </w:r>
    </w:p>
    <w:p w14:paraId="1BEA76C5" w14:textId="4CC977FE" w:rsidR="003E7760" w:rsidRDefault="00000000">
      <w:pPr>
        <w:pStyle w:val="a3"/>
        <w:keepNext/>
      </w:pPr>
      <w:r>
        <w:t xml:space="preserve">Table </w:t>
      </w:r>
      <w:fldSimple w:instr=" SEQ Table \* ARABIC ">
        <w:r w:rsidR="00BA048F">
          <w:rPr>
            <w:noProof/>
          </w:rPr>
          <w:t>7</w:t>
        </w:r>
      </w:fldSimple>
      <w:r>
        <w:rPr>
          <w:rFonts w:hint="eastAsia"/>
        </w:rPr>
        <w:t xml:space="preserve"> </w:t>
      </w:r>
      <w:r>
        <w:t>Existing studies on robotics and automated execution for railway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2091"/>
        <w:gridCol w:w="2110"/>
        <w:gridCol w:w="2018"/>
      </w:tblGrid>
      <w:tr w:rsidR="003E7760" w14:paraId="0DA99212" w14:textId="77777777">
        <w:trPr>
          <w:jc w:val="center"/>
        </w:trPr>
        <w:tc>
          <w:tcPr>
            <w:tcW w:w="2446" w:type="dxa"/>
            <w:tcBorders>
              <w:top w:val="single" w:sz="12" w:space="0" w:color="auto"/>
              <w:bottom w:val="single" w:sz="8" w:space="0" w:color="auto"/>
            </w:tcBorders>
            <w:vAlign w:val="center"/>
          </w:tcPr>
          <w:p w14:paraId="18EE4589" w14:textId="77777777" w:rsidR="003E7760" w:rsidRDefault="00000000">
            <w:pPr>
              <w:ind w:firstLineChars="0" w:firstLine="0"/>
              <w:jc w:val="center"/>
              <w:rPr>
                <w:rFonts w:eastAsia="宋体" w:cs="Times New Roman"/>
                <w:bCs/>
                <w:szCs w:val="21"/>
              </w:rPr>
            </w:pPr>
            <w:r>
              <w:rPr>
                <w:rFonts w:eastAsia="宋体" w:cs="Times New Roman" w:hint="eastAsia"/>
                <w:bCs/>
                <w:szCs w:val="21"/>
              </w:rPr>
              <w:t>T</w:t>
            </w:r>
            <w:r>
              <w:rPr>
                <w:rFonts w:eastAsia="宋体" w:cs="Times New Roman"/>
                <w:bCs/>
                <w:szCs w:val="21"/>
              </w:rPr>
              <w:t>echnology direction</w:t>
            </w:r>
          </w:p>
        </w:tc>
        <w:tc>
          <w:tcPr>
            <w:tcW w:w="2445" w:type="dxa"/>
            <w:tcBorders>
              <w:top w:val="single" w:sz="12" w:space="0" w:color="auto"/>
              <w:bottom w:val="single" w:sz="8" w:space="0" w:color="auto"/>
            </w:tcBorders>
            <w:vAlign w:val="center"/>
          </w:tcPr>
          <w:p w14:paraId="07EE529E" w14:textId="77777777" w:rsidR="003E7760" w:rsidRDefault="00000000">
            <w:pPr>
              <w:ind w:firstLineChars="0" w:firstLine="0"/>
              <w:jc w:val="center"/>
              <w:rPr>
                <w:rFonts w:eastAsia="宋体" w:cs="Times New Roman"/>
                <w:szCs w:val="21"/>
              </w:rPr>
            </w:pPr>
            <w:r>
              <w:rPr>
                <w:rFonts w:eastAsia="宋体" w:cs="Times New Roman" w:hint="eastAsia"/>
                <w:szCs w:val="21"/>
              </w:rPr>
              <w:t>C</w:t>
            </w:r>
            <w:r>
              <w:rPr>
                <w:rFonts w:eastAsia="宋体" w:cs="Times New Roman"/>
                <w:szCs w:val="21"/>
              </w:rPr>
              <w:t>ore capability</w:t>
            </w:r>
          </w:p>
        </w:tc>
        <w:tc>
          <w:tcPr>
            <w:tcW w:w="2445" w:type="dxa"/>
            <w:tcBorders>
              <w:top w:val="single" w:sz="12" w:space="0" w:color="auto"/>
              <w:bottom w:val="single" w:sz="8" w:space="0" w:color="auto"/>
            </w:tcBorders>
            <w:vAlign w:val="center"/>
          </w:tcPr>
          <w:p w14:paraId="5CE43390" w14:textId="77777777" w:rsidR="003E7760" w:rsidRDefault="00000000">
            <w:pPr>
              <w:ind w:firstLineChars="0" w:firstLine="0"/>
              <w:jc w:val="center"/>
              <w:rPr>
                <w:rFonts w:eastAsia="宋体" w:cs="Times New Roman"/>
                <w:szCs w:val="21"/>
              </w:rPr>
            </w:pPr>
            <w:r>
              <w:rPr>
                <w:rFonts w:eastAsia="宋体" w:cs="Times New Roman" w:hint="eastAsia"/>
                <w:szCs w:val="21"/>
              </w:rPr>
              <w:t>E</w:t>
            </w:r>
            <w:r>
              <w:rPr>
                <w:rFonts w:eastAsia="宋体" w:cs="Times New Roman"/>
                <w:szCs w:val="21"/>
              </w:rPr>
              <w:t>xecution implication</w:t>
            </w:r>
          </w:p>
        </w:tc>
        <w:tc>
          <w:tcPr>
            <w:tcW w:w="2446" w:type="dxa"/>
            <w:tcBorders>
              <w:top w:val="single" w:sz="12" w:space="0" w:color="auto"/>
              <w:bottom w:val="single" w:sz="8" w:space="0" w:color="auto"/>
            </w:tcBorders>
            <w:vAlign w:val="center"/>
          </w:tcPr>
          <w:p w14:paraId="399B160C" w14:textId="77777777" w:rsidR="003E7760" w:rsidRDefault="00000000">
            <w:pPr>
              <w:ind w:firstLineChars="0" w:firstLine="0"/>
              <w:jc w:val="center"/>
              <w:rPr>
                <w:rFonts w:eastAsia="宋体" w:cs="Times New Roman"/>
                <w:szCs w:val="21"/>
              </w:rPr>
            </w:pPr>
            <w:r>
              <w:rPr>
                <w:rFonts w:eastAsia="宋体" w:cs="Times New Roman" w:hint="eastAsia"/>
                <w:szCs w:val="21"/>
              </w:rPr>
              <w:t>R</w:t>
            </w:r>
            <w:r>
              <w:rPr>
                <w:rFonts w:eastAsia="宋体" w:cs="Times New Roman"/>
                <w:szCs w:val="21"/>
              </w:rPr>
              <w:t>eferences</w:t>
            </w:r>
          </w:p>
        </w:tc>
      </w:tr>
      <w:tr w:rsidR="003E7760" w14:paraId="34FD2CDD" w14:textId="77777777">
        <w:trPr>
          <w:jc w:val="center"/>
        </w:trPr>
        <w:tc>
          <w:tcPr>
            <w:tcW w:w="2446" w:type="dxa"/>
            <w:tcBorders>
              <w:top w:val="single" w:sz="8" w:space="0" w:color="auto"/>
            </w:tcBorders>
            <w:vAlign w:val="center"/>
          </w:tcPr>
          <w:p w14:paraId="3D55697F" w14:textId="77777777" w:rsidR="003E7760" w:rsidRDefault="00000000">
            <w:pPr>
              <w:ind w:firstLineChars="0" w:firstLine="0"/>
              <w:jc w:val="center"/>
              <w:rPr>
                <w:rFonts w:cs="Times New Roman"/>
                <w:szCs w:val="21"/>
              </w:rPr>
            </w:pPr>
            <w:r>
              <w:rPr>
                <w:rFonts w:cs="Times New Roman"/>
                <w:szCs w:val="21"/>
              </w:rPr>
              <w:t>Autonomous railway platforms</w:t>
            </w:r>
          </w:p>
        </w:tc>
        <w:tc>
          <w:tcPr>
            <w:tcW w:w="2445" w:type="dxa"/>
            <w:tcBorders>
              <w:top w:val="single" w:sz="8" w:space="0" w:color="auto"/>
            </w:tcBorders>
            <w:vAlign w:val="center"/>
          </w:tcPr>
          <w:p w14:paraId="10BD0661" w14:textId="77777777" w:rsidR="003E7760" w:rsidRDefault="00000000">
            <w:pPr>
              <w:ind w:firstLineChars="0" w:firstLine="0"/>
              <w:jc w:val="center"/>
              <w:rPr>
                <w:rFonts w:cs="Times New Roman"/>
                <w:szCs w:val="21"/>
              </w:rPr>
            </w:pPr>
            <w:r>
              <w:rPr>
                <w:rFonts w:cs="Times New Roman"/>
                <w:szCs w:val="21"/>
              </w:rPr>
              <w:t>Localization, sensing, modular payloads</w:t>
            </w:r>
          </w:p>
        </w:tc>
        <w:tc>
          <w:tcPr>
            <w:tcW w:w="2445" w:type="dxa"/>
            <w:tcBorders>
              <w:top w:val="single" w:sz="8" w:space="0" w:color="auto"/>
            </w:tcBorders>
            <w:vAlign w:val="center"/>
          </w:tcPr>
          <w:p w14:paraId="3EAA7787" w14:textId="77777777" w:rsidR="003E7760" w:rsidRDefault="00000000">
            <w:pPr>
              <w:ind w:firstLineChars="0" w:firstLine="0"/>
              <w:jc w:val="center"/>
              <w:rPr>
                <w:rFonts w:cs="Times New Roman"/>
                <w:szCs w:val="21"/>
              </w:rPr>
            </w:pPr>
            <w:r>
              <w:rPr>
                <w:rFonts w:cs="Times New Roman"/>
                <w:szCs w:val="21"/>
              </w:rPr>
              <w:t>Provides mobile carriers for inspection and local intervention</w:t>
            </w:r>
          </w:p>
        </w:tc>
        <w:tc>
          <w:tcPr>
            <w:tcW w:w="2446" w:type="dxa"/>
            <w:tcBorders>
              <w:top w:val="single" w:sz="8" w:space="0" w:color="auto"/>
            </w:tcBorders>
            <w:vAlign w:val="center"/>
          </w:tcPr>
          <w:p w14:paraId="2CB84A0A" w14:textId="6D00C1F3"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{"citationID":"5TwWLzd6","properties":{"unsorted":false,"formattedCitation":"(Rahman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rPr>
                <w:rFonts w:cs="Times New Roman"/>
                <w:szCs w:val="21"/>
              </w:rPr>
              <w:fldChar w:fldCharType="separate"/>
            </w:r>
            <w:r>
              <w:rPr>
                <w:rFonts w:cs="Times New Roman"/>
                <w:kern w:val="0"/>
              </w:rPr>
              <w:t xml:space="preserve">(Rahman </w:t>
            </w:r>
            <w:r>
              <w:rPr>
                <w:rFonts w:cs="Times New Roman"/>
                <w:i/>
                <w:iCs/>
                <w:kern w:val="0"/>
              </w:rPr>
              <w:t>et al.</w:t>
            </w:r>
            <w:r>
              <w:rPr>
                <w:rFonts w:cs="Times New Roman"/>
                <w:kern w:val="0"/>
              </w:rPr>
              <w:t>, 2023)</w:t>
            </w:r>
            <w:r>
              <w:rPr>
                <w:rFonts w:cs="Times New Roman"/>
                <w:szCs w:val="21"/>
              </w:rPr>
              <w:fldChar w:fldCharType="end"/>
            </w:r>
          </w:p>
        </w:tc>
      </w:tr>
      <w:tr w:rsidR="003E7760" w14:paraId="3F5EBD0D" w14:textId="77777777">
        <w:trPr>
          <w:jc w:val="center"/>
        </w:trPr>
        <w:tc>
          <w:tcPr>
            <w:tcW w:w="2446" w:type="dxa"/>
            <w:vAlign w:val="center"/>
          </w:tcPr>
          <w:p w14:paraId="6FAEDBD8" w14:textId="77777777" w:rsidR="003E7760" w:rsidRDefault="00000000">
            <w:pPr>
              <w:ind w:firstLineChars="0" w:firstLine="0"/>
              <w:jc w:val="center"/>
              <w:rPr>
                <w:rFonts w:cs="Times New Roman"/>
                <w:szCs w:val="21"/>
              </w:rPr>
            </w:pPr>
            <w:r>
              <w:rPr>
                <w:rFonts w:cs="Times New Roman"/>
                <w:szCs w:val="21"/>
              </w:rPr>
              <w:t xml:space="preserve">Task-specific </w:t>
            </w:r>
            <w:r>
              <w:rPr>
                <w:rFonts w:cs="Times New Roman"/>
                <w:szCs w:val="21"/>
              </w:rPr>
              <w:lastRenderedPageBreak/>
              <w:t>repair robots</w:t>
            </w:r>
          </w:p>
        </w:tc>
        <w:tc>
          <w:tcPr>
            <w:tcW w:w="2445" w:type="dxa"/>
            <w:vAlign w:val="center"/>
          </w:tcPr>
          <w:p w14:paraId="2234EB33" w14:textId="77777777" w:rsidR="003E7760" w:rsidRDefault="00000000">
            <w:pPr>
              <w:ind w:firstLineChars="0" w:firstLine="0"/>
              <w:jc w:val="center"/>
              <w:rPr>
                <w:rFonts w:cs="Times New Roman"/>
                <w:szCs w:val="21"/>
              </w:rPr>
            </w:pPr>
            <w:r>
              <w:rPr>
                <w:rFonts w:cs="Times New Roman"/>
                <w:szCs w:val="21"/>
              </w:rPr>
              <w:lastRenderedPageBreak/>
              <w:t xml:space="preserve">Recognition, </w:t>
            </w:r>
            <w:r>
              <w:rPr>
                <w:rFonts w:cs="Times New Roman"/>
                <w:szCs w:val="21"/>
              </w:rPr>
              <w:lastRenderedPageBreak/>
              <w:t>positioning, feeding, fastening</w:t>
            </w:r>
          </w:p>
        </w:tc>
        <w:tc>
          <w:tcPr>
            <w:tcW w:w="2445" w:type="dxa"/>
            <w:vAlign w:val="center"/>
          </w:tcPr>
          <w:p w14:paraId="632FD592" w14:textId="77777777" w:rsidR="003E7760" w:rsidRDefault="00000000">
            <w:pPr>
              <w:ind w:firstLineChars="0" w:firstLine="0"/>
              <w:jc w:val="center"/>
              <w:rPr>
                <w:rFonts w:cs="Times New Roman"/>
                <w:szCs w:val="21"/>
              </w:rPr>
            </w:pPr>
            <w:r>
              <w:rPr>
                <w:rFonts w:cs="Times New Roman"/>
                <w:szCs w:val="21"/>
              </w:rPr>
              <w:lastRenderedPageBreak/>
              <w:t xml:space="preserve">Demonstrates </w:t>
            </w:r>
            <w:r>
              <w:rPr>
                <w:rFonts w:cs="Times New Roman"/>
                <w:szCs w:val="21"/>
              </w:rPr>
              <w:lastRenderedPageBreak/>
              <w:t>automated execution for repetitive component tasks</w:t>
            </w:r>
          </w:p>
        </w:tc>
        <w:tc>
          <w:tcPr>
            <w:tcW w:w="2446" w:type="dxa"/>
            <w:vAlign w:val="center"/>
          </w:tcPr>
          <w:p w14:paraId="3D213E45" w14:textId="6F0E6E45" w:rsidR="003E7760" w:rsidRDefault="00000000">
            <w:pPr>
              <w:ind w:firstLineChars="0" w:firstLine="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{"citationID":"UvnD3jyX","properties":{"unsorted":false,"formattedCitation":"(Guo,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rPr>
                <w:rFonts w:cs="Times New Roman"/>
                <w:szCs w:val="21"/>
              </w:rPr>
              <w:fldChar w:fldCharType="separate"/>
            </w:r>
            <w:r>
              <w:rPr>
                <w:rFonts w:cs="Times New Roman"/>
              </w:rPr>
              <w:t xml:space="preserve">(Guo, Zhang and </w:t>
            </w:r>
            <w:r>
              <w:rPr>
                <w:rFonts w:cs="Times New Roman"/>
              </w:rPr>
              <w:lastRenderedPageBreak/>
              <w:t>Qi, 2019)</w:t>
            </w:r>
            <w:r>
              <w:rPr>
                <w:rFonts w:cs="Times New Roman"/>
                <w:szCs w:val="21"/>
              </w:rPr>
              <w:fldChar w:fldCharType="end"/>
            </w:r>
          </w:p>
        </w:tc>
      </w:tr>
      <w:tr w:rsidR="003E7760" w14:paraId="00CF181E" w14:textId="77777777">
        <w:trPr>
          <w:jc w:val="center"/>
        </w:trPr>
        <w:tc>
          <w:tcPr>
            <w:tcW w:w="2446" w:type="dxa"/>
            <w:vAlign w:val="center"/>
          </w:tcPr>
          <w:p w14:paraId="3087695A" w14:textId="77777777" w:rsidR="003E7760" w:rsidRDefault="00000000">
            <w:pPr>
              <w:ind w:firstLineChars="0" w:firstLine="0"/>
              <w:jc w:val="center"/>
              <w:rPr>
                <w:rFonts w:cs="Times New Roman"/>
                <w:szCs w:val="21"/>
              </w:rPr>
            </w:pPr>
            <w:r>
              <w:rPr>
                <w:rFonts w:cs="Times New Roman"/>
                <w:szCs w:val="21"/>
              </w:rPr>
              <w:lastRenderedPageBreak/>
              <w:t>Mobile manipulators</w:t>
            </w:r>
          </w:p>
        </w:tc>
        <w:tc>
          <w:tcPr>
            <w:tcW w:w="2445" w:type="dxa"/>
            <w:vAlign w:val="center"/>
          </w:tcPr>
          <w:p w14:paraId="55E15C10" w14:textId="77777777" w:rsidR="003E7760" w:rsidRDefault="00000000">
            <w:pPr>
              <w:ind w:firstLineChars="0" w:firstLine="0"/>
              <w:jc w:val="center"/>
              <w:rPr>
                <w:rFonts w:cs="Times New Roman"/>
                <w:szCs w:val="21"/>
              </w:rPr>
            </w:pPr>
            <w:r>
              <w:rPr>
                <w:rFonts w:cs="Times New Roman"/>
                <w:szCs w:val="21"/>
              </w:rPr>
              <w:t>Mobility, tool handling, local manipulation</w:t>
            </w:r>
          </w:p>
        </w:tc>
        <w:tc>
          <w:tcPr>
            <w:tcW w:w="2445" w:type="dxa"/>
            <w:vAlign w:val="center"/>
          </w:tcPr>
          <w:p w14:paraId="4195BEC2" w14:textId="77777777" w:rsidR="003E7760" w:rsidRDefault="00000000">
            <w:pPr>
              <w:ind w:firstLineChars="0" w:firstLine="0"/>
              <w:jc w:val="center"/>
              <w:rPr>
                <w:rFonts w:cs="Times New Roman"/>
                <w:szCs w:val="21"/>
              </w:rPr>
            </w:pPr>
            <w:r>
              <w:rPr>
                <w:rFonts w:cs="Times New Roman"/>
                <w:szCs w:val="21"/>
              </w:rPr>
              <w:t>Bridges inspection platforms and physical repair</w:t>
            </w:r>
          </w:p>
        </w:tc>
        <w:tc>
          <w:tcPr>
            <w:tcW w:w="2446" w:type="dxa"/>
            <w:vAlign w:val="center"/>
          </w:tcPr>
          <w:p w14:paraId="28C3F65D" w14:textId="176D713A"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{"citationID":"qJL2ofxl","properties":{"unsorted":false,"formattedCitation":"(Zheng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cs="Times New Roman" w:hint="eastAsia"/>
                <w:szCs w:val="21"/>
              </w:rPr>
              <w:instrText>imize the robot</w:instrText>
            </w:r>
            <w:r w:rsidR="000A3919">
              <w:rPr>
                <w:rFonts w:cs="Times New Roman" w:hint="eastAsia"/>
                <w:szCs w:val="21"/>
              </w:rPr>
              <w:instrText>′</w:instrText>
            </w:r>
            <w:r w:rsidR="000A3919">
              <w:rPr>
                <w:rFonts w:cs="Times New Roman" w:hint="eastAsia"/>
                <w:szCs w:val="21"/>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rPr>
                <w:rFonts w:cs="Times New Roman"/>
                <w:szCs w:val="21"/>
              </w:rPr>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rPr>
                <w:rFonts w:cs="Times New Roman"/>
                <w:szCs w:val="21"/>
              </w:rPr>
              <w:fldChar w:fldCharType="separate"/>
            </w:r>
            <w:r>
              <w:rPr>
                <w:rFonts w:cs="Times New Roman"/>
                <w:kern w:val="0"/>
              </w:rPr>
              <w:t xml:space="preserve">(Zheng </w:t>
            </w:r>
            <w:r>
              <w:rPr>
                <w:rFonts w:cs="Times New Roman"/>
                <w:i/>
                <w:iCs/>
                <w:kern w:val="0"/>
              </w:rPr>
              <w:t>et al.</w:t>
            </w:r>
            <w:r>
              <w:rPr>
                <w:rFonts w:cs="Times New Roman"/>
                <w:kern w:val="0"/>
              </w:rPr>
              <w:t>, 2025)</w:t>
            </w:r>
            <w:r>
              <w:rPr>
                <w:rFonts w:cs="Times New Roman"/>
                <w:szCs w:val="21"/>
              </w:rPr>
              <w:fldChar w:fldCharType="end"/>
            </w:r>
          </w:p>
        </w:tc>
      </w:tr>
      <w:tr w:rsidR="003E7760" w14:paraId="6189D884" w14:textId="77777777">
        <w:trPr>
          <w:jc w:val="center"/>
        </w:trPr>
        <w:tc>
          <w:tcPr>
            <w:tcW w:w="2446" w:type="dxa"/>
            <w:vAlign w:val="center"/>
          </w:tcPr>
          <w:p w14:paraId="23DCF192" w14:textId="77777777" w:rsidR="003E7760" w:rsidRDefault="00000000">
            <w:pPr>
              <w:ind w:firstLineChars="0" w:firstLine="0"/>
              <w:jc w:val="center"/>
              <w:rPr>
                <w:rFonts w:cs="Times New Roman"/>
                <w:szCs w:val="21"/>
              </w:rPr>
            </w:pPr>
            <w:r>
              <w:rPr>
                <w:rFonts w:cs="Times New Roman"/>
                <w:szCs w:val="21"/>
              </w:rPr>
              <w:t>AR-assisted maintenance</w:t>
            </w:r>
          </w:p>
        </w:tc>
        <w:tc>
          <w:tcPr>
            <w:tcW w:w="2445" w:type="dxa"/>
            <w:vAlign w:val="center"/>
          </w:tcPr>
          <w:p w14:paraId="6E2C2A21" w14:textId="77777777" w:rsidR="003E7760" w:rsidRDefault="00000000">
            <w:pPr>
              <w:ind w:firstLineChars="0" w:firstLine="0"/>
              <w:jc w:val="center"/>
              <w:rPr>
                <w:rFonts w:cs="Times New Roman"/>
                <w:szCs w:val="21"/>
              </w:rPr>
            </w:pPr>
            <w:r>
              <w:rPr>
                <w:rFonts w:cs="Times New Roman"/>
                <w:szCs w:val="21"/>
              </w:rPr>
              <w:t>Visual guidance, tracking, registration</w:t>
            </w:r>
          </w:p>
        </w:tc>
        <w:tc>
          <w:tcPr>
            <w:tcW w:w="2445" w:type="dxa"/>
            <w:vAlign w:val="center"/>
          </w:tcPr>
          <w:p w14:paraId="2F593341" w14:textId="77777777" w:rsidR="003E7760" w:rsidRDefault="00000000">
            <w:pPr>
              <w:ind w:firstLineChars="0" w:firstLine="0"/>
              <w:jc w:val="center"/>
              <w:rPr>
                <w:rFonts w:cs="Times New Roman"/>
                <w:szCs w:val="21"/>
              </w:rPr>
            </w:pPr>
            <w:r>
              <w:rPr>
                <w:rFonts w:cs="Times New Roman"/>
                <w:szCs w:val="21"/>
              </w:rPr>
              <w:t>Supports human-in-the-loop repair and field instruction</w:t>
            </w:r>
          </w:p>
        </w:tc>
        <w:tc>
          <w:tcPr>
            <w:tcW w:w="2446" w:type="dxa"/>
            <w:vAlign w:val="center"/>
          </w:tcPr>
          <w:p w14:paraId="0C101F35" w14:textId="23A28E0F"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{"citationID":"Xz92R1Mn","properties":{"unsorted":false,"formattedCitation":"(Koh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rPr>
                <w:rFonts w:cs="Times New Roman"/>
                <w:szCs w:val="21"/>
              </w:rPr>
              <w:fldChar w:fldCharType="separate"/>
            </w:r>
            <w:r>
              <w:rPr>
                <w:rFonts w:cs="Times New Roman"/>
                <w:kern w:val="0"/>
              </w:rPr>
              <w:t xml:space="preserve">(Koh </w:t>
            </w:r>
            <w:r>
              <w:rPr>
                <w:rFonts w:cs="Times New Roman"/>
                <w:i/>
                <w:iCs/>
                <w:kern w:val="0"/>
              </w:rPr>
              <w:t>et al.</w:t>
            </w:r>
            <w:r>
              <w:rPr>
                <w:rFonts w:cs="Times New Roman"/>
                <w:kern w:val="0"/>
              </w:rPr>
              <w:t>, 2020)</w:t>
            </w:r>
            <w:r>
              <w:rPr>
                <w:rFonts w:cs="Times New Roman"/>
                <w:szCs w:val="21"/>
              </w:rPr>
              <w:fldChar w:fldCharType="end"/>
            </w:r>
          </w:p>
        </w:tc>
      </w:tr>
      <w:tr w:rsidR="003E7760" w14:paraId="055FAA4B" w14:textId="77777777">
        <w:trPr>
          <w:jc w:val="center"/>
        </w:trPr>
        <w:tc>
          <w:tcPr>
            <w:tcW w:w="2446" w:type="dxa"/>
            <w:vAlign w:val="center"/>
          </w:tcPr>
          <w:p w14:paraId="00443CDD" w14:textId="77777777" w:rsidR="003E7760" w:rsidRDefault="00000000">
            <w:pPr>
              <w:ind w:firstLineChars="0" w:firstLine="0"/>
              <w:jc w:val="center"/>
              <w:rPr>
                <w:rFonts w:cs="Times New Roman"/>
                <w:szCs w:val="21"/>
              </w:rPr>
            </w:pPr>
            <w:r>
              <w:rPr>
                <w:rFonts w:cs="Times New Roman"/>
                <w:szCs w:val="21"/>
              </w:rPr>
              <w:t>Embodied AI frameworks</w:t>
            </w:r>
          </w:p>
        </w:tc>
        <w:tc>
          <w:tcPr>
            <w:tcW w:w="2445" w:type="dxa"/>
            <w:vAlign w:val="center"/>
          </w:tcPr>
          <w:p w14:paraId="54DF95E4" w14:textId="77777777" w:rsidR="003E7760" w:rsidRDefault="00000000">
            <w:pPr>
              <w:ind w:firstLineChars="0" w:firstLine="0"/>
              <w:jc w:val="center"/>
              <w:rPr>
                <w:rFonts w:cs="Times New Roman"/>
                <w:szCs w:val="21"/>
              </w:rPr>
            </w:pPr>
            <w:r>
              <w:rPr>
                <w:rFonts w:cs="Times New Roman"/>
                <w:szCs w:val="21"/>
              </w:rPr>
              <w:t>Perception, decision-making, execution</w:t>
            </w:r>
          </w:p>
        </w:tc>
        <w:tc>
          <w:tcPr>
            <w:tcW w:w="2445" w:type="dxa"/>
            <w:vAlign w:val="center"/>
          </w:tcPr>
          <w:p w14:paraId="20864118" w14:textId="77777777" w:rsidR="003E7760" w:rsidRDefault="00000000">
            <w:pPr>
              <w:ind w:firstLineChars="0" w:firstLine="0"/>
              <w:jc w:val="center"/>
              <w:rPr>
                <w:rFonts w:cs="Times New Roman"/>
                <w:szCs w:val="21"/>
              </w:rPr>
            </w:pPr>
            <w:r>
              <w:rPr>
                <w:rFonts w:cs="Times New Roman"/>
                <w:szCs w:val="21"/>
              </w:rPr>
              <w:t>Provides the conceptual basis for closed-loop robotic action</w:t>
            </w:r>
          </w:p>
        </w:tc>
        <w:tc>
          <w:tcPr>
            <w:tcW w:w="2446" w:type="dxa"/>
            <w:vAlign w:val="center"/>
          </w:tcPr>
          <w:p w14:paraId="597C01D8" w14:textId="016FBED8"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{"citationID":"M1riputV","properties":{"unsorted":false,"formattedCitation":"(Sun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rPr>
                <w:rFonts w:cs="Times New Roman"/>
                <w:szCs w:val="21"/>
              </w:rPr>
              <w:fldChar w:fldCharType="separate"/>
            </w:r>
            <w:r>
              <w:rPr>
                <w:rFonts w:cs="Times New Roman"/>
                <w:kern w:val="0"/>
              </w:rPr>
              <w:t xml:space="preserve">(Sun </w:t>
            </w:r>
            <w:r>
              <w:rPr>
                <w:rFonts w:cs="Times New Roman"/>
                <w:i/>
                <w:iCs/>
                <w:kern w:val="0"/>
              </w:rPr>
              <w:t>et al.</w:t>
            </w:r>
            <w:r>
              <w:rPr>
                <w:rFonts w:cs="Times New Roman"/>
                <w:kern w:val="0"/>
              </w:rPr>
              <w:t>, 2024)</w:t>
            </w:r>
            <w:r>
              <w:rPr>
                <w:rFonts w:cs="Times New Roman"/>
                <w:szCs w:val="21"/>
              </w:rPr>
              <w:fldChar w:fldCharType="end"/>
            </w:r>
          </w:p>
        </w:tc>
      </w:tr>
      <w:tr w:rsidR="003E7760" w14:paraId="430A6105" w14:textId="77777777">
        <w:trPr>
          <w:jc w:val="center"/>
        </w:trPr>
        <w:tc>
          <w:tcPr>
            <w:tcW w:w="2446" w:type="dxa"/>
            <w:tcBorders>
              <w:bottom w:val="single" w:sz="12" w:space="0" w:color="auto"/>
            </w:tcBorders>
            <w:vAlign w:val="center"/>
          </w:tcPr>
          <w:p w14:paraId="4214A529" w14:textId="77777777" w:rsidR="003E7760" w:rsidRDefault="00000000">
            <w:pPr>
              <w:ind w:firstLineChars="0" w:firstLine="0"/>
              <w:jc w:val="center"/>
              <w:rPr>
                <w:rFonts w:cs="Times New Roman"/>
                <w:szCs w:val="21"/>
              </w:rPr>
            </w:pPr>
            <w:r>
              <w:rPr>
                <w:rFonts w:cs="Times New Roman"/>
                <w:szCs w:val="21"/>
              </w:rPr>
              <w:t>Verification-based automation</w:t>
            </w:r>
          </w:p>
        </w:tc>
        <w:tc>
          <w:tcPr>
            <w:tcW w:w="2445" w:type="dxa"/>
            <w:tcBorders>
              <w:bottom w:val="single" w:sz="12" w:space="0" w:color="auto"/>
            </w:tcBorders>
            <w:vAlign w:val="center"/>
          </w:tcPr>
          <w:p w14:paraId="2D10EC4A" w14:textId="77777777" w:rsidR="003E7760" w:rsidRDefault="00000000">
            <w:pPr>
              <w:ind w:firstLineChars="0" w:firstLine="0"/>
              <w:jc w:val="center"/>
              <w:rPr>
                <w:rFonts w:cs="Times New Roman"/>
                <w:szCs w:val="21"/>
              </w:rPr>
            </w:pPr>
            <w:r>
              <w:rPr>
                <w:rFonts w:cs="Times New Roman"/>
                <w:szCs w:val="21"/>
              </w:rPr>
              <w:t>Post-work sensing, acceptance, feedback</w:t>
            </w:r>
          </w:p>
        </w:tc>
        <w:tc>
          <w:tcPr>
            <w:tcW w:w="2445" w:type="dxa"/>
            <w:tcBorders>
              <w:bottom w:val="single" w:sz="12" w:space="0" w:color="auto"/>
            </w:tcBorders>
            <w:vAlign w:val="center"/>
          </w:tcPr>
          <w:p w14:paraId="7D4596EA" w14:textId="77777777" w:rsidR="003E7760" w:rsidRDefault="00000000">
            <w:pPr>
              <w:ind w:firstLineChars="0" w:firstLine="0"/>
              <w:jc w:val="center"/>
              <w:rPr>
                <w:rFonts w:cs="Times New Roman"/>
                <w:szCs w:val="21"/>
              </w:rPr>
            </w:pPr>
            <w:r>
              <w:rPr>
                <w:rFonts w:cs="Times New Roman"/>
                <w:szCs w:val="21"/>
              </w:rPr>
              <w:t>Shifts robots from open-loop action to quality-assured repair</w:t>
            </w:r>
          </w:p>
        </w:tc>
        <w:tc>
          <w:tcPr>
            <w:tcW w:w="2446" w:type="dxa"/>
            <w:tcBorders>
              <w:bottom w:val="single" w:sz="12" w:space="0" w:color="auto"/>
            </w:tcBorders>
            <w:vAlign w:val="center"/>
          </w:tcPr>
          <w:p w14:paraId="71BB8C83" w14:textId="7BD512DB"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{"citationID":"FYO8kbTF","properties":{"unsorted":false,"formattedCitation":"(J.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rPr>
                <w:rFonts w:cs="Times New Roman"/>
                <w:szCs w:val="21"/>
              </w:rPr>
              <w:fldChar w:fldCharType="separate"/>
            </w:r>
            <w:r>
              <w:rPr>
                <w:rFonts w:cs="Times New Roman"/>
                <w:kern w:val="0"/>
              </w:rPr>
              <w:t xml:space="preserve">(J. Li </w:t>
            </w:r>
            <w:r>
              <w:rPr>
                <w:rFonts w:cs="Times New Roman"/>
                <w:i/>
                <w:iCs/>
                <w:kern w:val="0"/>
              </w:rPr>
              <w:t>et al.</w:t>
            </w:r>
            <w:r>
              <w:rPr>
                <w:rFonts w:cs="Times New Roman"/>
                <w:kern w:val="0"/>
              </w:rPr>
              <w:t>, 2024)</w:t>
            </w:r>
            <w:r>
              <w:rPr>
                <w:rFonts w:cs="Times New Roman"/>
                <w:szCs w:val="21"/>
              </w:rPr>
              <w:fldChar w:fldCharType="end"/>
            </w:r>
          </w:p>
        </w:tc>
      </w:tr>
    </w:tbl>
    <w:p w14:paraId="13A5B209" w14:textId="77777777" w:rsidR="003E7760" w:rsidRDefault="003E7760">
      <w:pPr>
        <w:ind w:firstLine="480"/>
      </w:pPr>
    </w:p>
    <w:p w14:paraId="53210C09" w14:textId="77777777" w:rsidR="003E7760" w:rsidRDefault="00000000">
      <w:pPr>
        <w:pStyle w:val="1"/>
      </w:pPr>
      <w:r>
        <w:t>Construction of the "</w:t>
      </w:r>
      <w:bookmarkStart w:id="36" w:name="OLE_LINK49"/>
      <w:r>
        <w:t>Dual Closed-Loop</w:t>
      </w:r>
      <w:bookmarkEnd w:id="36"/>
      <w:r>
        <w:t>" Intelligent O&amp;M System</w:t>
      </w:r>
    </w:p>
    <w:p w14:paraId="626D84F7" w14:textId="77777777" w:rsidR="003E7760" w:rsidRDefault="00000000">
      <w:pPr>
        <w:ind w:firstLineChars="0" w:firstLine="420"/>
      </w:pPr>
      <w:r>
        <w:t xml:space="preserve">Confronting the core contradiction in railway infrastructure O&amp;M — the inherent tension between full-network condition perception over large-scale line systems and the demands of precision, targeted maintenance execution — this paper proposes a "Dual Closed-Loop" architecture as the organizing framework for intelligent O&amp;M. </w:t>
      </w:r>
    </w:p>
    <w:p w14:paraId="068945A6" w14:textId="77777777" w:rsidR="003E7760" w:rsidRDefault="00000000">
      <w:pPr>
        <w:ind w:firstLineChars="0" w:firstLine="420"/>
      </w:pPr>
      <w:r>
        <w:t xml:space="preserve">The system comprises two functionally complementary and hierarchically progressive loops. The First Loop uses in-service commercial trains as sensing platforms; through continuous acquisition of on-board vibration and noise signals combined with AI-based inverse mapping models, it achieves low-cost, high-frequency dynamic condition census of the entire track network, with large model-assisted decision-making generating maintenance intervention commands — forming a full-process intelligent closed loop of "general sensing → condition assessment → decision output." The Second Loop takes precision inspection equipment as its data source; by fusing multi-source heterogeneous data from wideband geometric measurement, ground-penetrating radar, and distributed ground sensing networks, it achieves precise characterization of anomalous segments, and relies on unmanned precision maintenance technology to physically execute maintenance commands at high accuracy — forming an execution-layer closed loop of "precision sensing → precision </w:t>
      </w:r>
      <w:r>
        <w:lastRenderedPageBreak/>
        <w:t xml:space="preserve">maintenance → effect verification" </w:t>
      </w:r>
      <w:r>
        <w:rPr>
          <w:rFonts w:hint="eastAsia"/>
        </w:rPr>
        <w:t>.</w:t>
      </w:r>
    </w:p>
    <w:p w14:paraId="2FC98E86" w14:textId="77777777" w:rsidR="003E7760" w:rsidRDefault="00000000">
      <w:pPr>
        <w:ind w:firstLineChars="0" w:firstLine="420"/>
      </w:pPr>
      <w:r>
        <w:t>The two loops operate in concert: the First Loop handles full-network screening and maintenance scheduling, while the Second Loop handles targeted diagnosis and precision execution, together achieving full-chain closure of intelligent railway O&amp;M from sensing through decision-making to physical execution.</w:t>
      </w:r>
    </w:p>
    <w:p w14:paraId="38CC48A9" w14:textId="77777777" w:rsidR="000C69C2" w:rsidRDefault="00711D0B" w:rsidP="000C69C2">
      <w:pPr>
        <w:keepNext/>
        <w:spacing w:line="240" w:lineRule="auto"/>
        <w:ind w:firstLineChars="0" w:firstLine="0"/>
        <w:jc w:val="left"/>
      </w:pPr>
      <w:r>
        <w:rPr>
          <w:rFonts w:cs="Times New Roman"/>
          <w:noProof/>
          <w:szCs w:val="24"/>
        </w:rPr>
        <w:drawing>
          <wp:inline distT="0" distB="0" distL="0" distR="0" wp14:anchorId="06B9465D" wp14:editId="385004E9">
            <wp:extent cx="5274310" cy="3248660"/>
            <wp:effectExtent l="0" t="0" r="2540" b="8890"/>
            <wp:docPr id="24955278" name="图片 2495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278" name="图片 2495527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3248660"/>
                    </a:xfrm>
                    <a:prstGeom prst="rect">
                      <a:avLst/>
                    </a:prstGeom>
                    <a:noFill/>
                  </pic:spPr>
                </pic:pic>
              </a:graphicData>
            </a:graphic>
          </wp:inline>
        </w:drawing>
      </w:r>
    </w:p>
    <w:p w14:paraId="28CD9556" w14:textId="575DC3CC" w:rsidR="00711D0B" w:rsidRPr="00F120A3" w:rsidRDefault="000C69C2" w:rsidP="00F120A3">
      <w:pPr>
        <w:pStyle w:val="a3"/>
        <w:rPr>
          <w:rFonts w:hint="eastAsia"/>
        </w:rPr>
      </w:pPr>
      <w:r>
        <w:t xml:space="preserve">Figure </w:t>
      </w:r>
      <w:fldSimple w:instr=" SEQ Figure \* ARABIC ">
        <w:r>
          <w:rPr>
            <w:noProof/>
          </w:rPr>
          <w:t>6</w:t>
        </w:r>
      </w:fldSimple>
      <w:r>
        <w:rPr>
          <w:rFonts w:hint="eastAsia"/>
        </w:rPr>
        <w:t xml:space="preserve"> </w:t>
      </w:r>
      <w:r w:rsidR="00F120A3">
        <w:t>Dual-loop architecture for intelligent railway infrastructure O&amp;M: from census-level perception to precision maintenance</w:t>
      </w:r>
    </w:p>
    <w:p w14:paraId="30EF8BCC" w14:textId="2999737F" w:rsidR="003E7760" w:rsidRDefault="00000000" w:rsidP="00F2420A">
      <w:pPr>
        <w:pStyle w:val="2"/>
        <w:rPr>
          <w:rFonts w:hint="eastAsia"/>
        </w:rPr>
      </w:pPr>
      <w:r>
        <w:t>The First Loop: AI-Driven Full-Process Intelligent O&amp;M Closed Loop</w:t>
      </w:r>
    </w:p>
    <w:p w14:paraId="0844D0C9" w14:textId="77777777" w:rsidR="003E7760" w:rsidRDefault="00000000">
      <w:pPr>
        <w:ind w:firstLineChars="0" w:firstLine="420"/>
      </w:pPr>
      <w:r>
        <w:t>The core concept of the First Loop is to leverage the existing operational trajectories of in-service trains distributed across the railway network, transforming ordinary commercial vehicles into mobile sensing platforms with full-network coverage, achieving continuous and comprehensive track condition census at minimal marginal cost. This loop is supported by three progressively integrated technical modules: first, a multi-level vibration-noise sensing system combining IMUs and acoustic sensing establishes a high-quality onboard perception framework; second, deep generative learning methods address inevitable data gaps and noise through imputation and enhancement; and finally, AI-based inverse mapping models solve the core inverse problem of translating vehicle dynamic responses into track excitation states — converting vibration signals into track irregularity features that directly support O&amp;M decision-making. Following condition assessment, the First Loop further incorporates a large language model-based intelligent decision-making module that transforms assessment outputs into structured maintenance scheduling commands, achieving full-chain closure across sensing, assessment, and decision-making.</w:t>
      </w:r>
    </w:p>
    <w:p w14:paraId="61C52E2A" w14:textId="77777777" w:rsidR="003E7760" w:rsidRDefault="00000000">
      <w:pPr>
        <w:pStyle w:val="af7"/>
        <w:numPr>
          <w:ilvl w:val="0"/>
          <w:numId w:val="4"/>
        </w:numPr>
        <w:ind w:firstLineChars="0"/>
      </w:pPr>
      <w:r>
        <w:t>Sensing Technology Enhancement</w:t>
      </w:r>
    </w:p>
    <w:p w14:paraId="21F7F774" w14:textId="77777777" w:rsidR="003E7760" w:rsidRDefault="00000000">
      <w:pPr>
        <w:ind w:firstLineChars="0" w:firstLine="420"/>
      </w:pPr>
      <w:r>
        <w:lastRenderedPageBreak/>
        <w:t>To address the inherent limitations of intermittent inspections by specialized Track Geometry Cars (TGCs), which often fail to capture the rapid deterioration of track quality in high-density railway networks, the first loop of the intelligent O&amp;M system introduces a continuous general survey technology based on operational trains. A fundamental prerequisite for this technology is the utilization of vehicles operating under constant speed, constant load, and consistent operational states (referred to as "isostates"). These isostates minimize the non-linear uncertainties in vehicle-track coupled dynamics, providing a stable "baseline" for the long-term trend analysis of track health. This sensing enhancement is realized through a transition from isolated sensor measurements to a multi-dimensional, pervasive perception framework that integrates hierarchical vibration, inertial references, and acoustic signals.</w:t>
      </w:r>
    </w:p>
    <w:p w14:paraId="40DCDE67" w14:textId="48E10B11" w:rsidR="003E7760" w:rsidRDefault="00000000">
      <w:pPr>
        <w:ind w:firstLineChars="0" w:firstLine="420"/>
      </w:pPr>
      <w:r>
        <w:t>The core of this architecture is the multi-level vibration sensing system, which utilizes the vehicle’s mechanical structure as a natural transducer. Different vehicle components exhibit distinct filtering characteristics that correlate with specific track irregularity wavelengths. Axle Box Acceleration is directly coupled with the wheel-rail interface, making it exceptionally sensitive to high-frequency impacts. It is the primary data source for diagnosing rail surface defects and short-wavelength irregularities, such as squats, insulated joint failures, and rail corrugation</w:t>
      </w:r>
      <w:r>
        <w:fldChar w:fldCharType="begin"/>
      </w:r>
      <w:r w:rsidR="000A3919">
        <w:instrText xml:space="preserve"> ADDIN ZOTERO_ITEM CSL_CITATION {"citationID":"3TrL0fgq","properties":{"unsorted":false,"formattedCitation":"(Molodova, Li and Dollevoet, 2011; Salvador {\\i{}et al.}, 2016)","plainCitation":"(Molodova, Li and Dollevoet, 2011; Salvador et al., 2016)","noteIndex":0},"citationItems":[{"id":"owbJ2Ida/6yc74eTJ","uris":["http://zotero.org/users/18998733/items/RNSVBV4N"],"itemData":{"id":257,"type":"article-journal","container-title":"Measurement","page":"301–312","publisher":"Elsevier","source":"Google Scholar","title":"Axlebox accelerations: Their acquisition and time–frequency characterisation for railway track monitoring purposes","title-short":"Axlebox accelerations","volume":"82","author":[{"family":"Salvador","given":"Pablo"},{"family":"Naranjo","given":"Valery"},{"family":"Insa","given":"Ricardo"},{"family":"Teixeira","given":"Paulo"}],"issued":{"date-parts":[["2016"]]}}},{"id":"owbJ2Ida/a9yIMliK","uris":["http://zotero.org/users/18998733/items/2UBWMF2G"],"itemData":{"id":256,"type":"article-journal","container-title":"Wear","issue":"1-2","page":"349–356","publisher":"Elsevier","source":"Google Scholar","title":"Axle box acceleration: Measurement and simulation for detection of short track defects","title-short":"Axle box acceleration","volume":"271","author":[{"family":"Molodova","given":"Marija"},{"family":"Li","given":"Zili"},{"family":"Dollevoet","given":"Rolf"}],"issued":{"date-parts":[["2011"]]}}}],"schema":"https://github.com/citation-style-language/schema/raw/master/csl-citation.json"} </w:instrText>
      </w:r>
      <w:r>
        <w:fldChar w:fldCharType="separate"/>
      </w:r>
      <w:r>
        <w:rPr>
          <w:rFonts w:cs="Times New Roman"/>
          <w:kern w:val="0"/>
        </w:rPr>
        <w:t xml:space="preserve">(Molodova, Li and Dollevoet, 2011; Salvador </w:t>
      </w:r>
      <w:r>
        <w:rPr>
          <w:rFonts w:cs="Times New Roman"/>
          <w:i/>
          <w:iCs/>
          <w:kern w:val="0"/>
        </w:rPr>
        <w:t>et al.</w:t>
      </w:r>
      <w:r>
        <w:rPr>
          <w:rFonts w:cs="Times New Roman"/>
          <w:kern w:val="0"/>
        </w:rPr>
        <w:t>, 2016)</w:t>
      </w:r>
      <w:r>
        <w:fldChar w:fldCharType="end"/>
      </w:r>
      <w:r>
        <w:t xml:space="preserve"> . However, the extreme vibration environment of the axle box often introduces high-frequency noise and integration drift, which can obscure geometric trends</w:t>
      </w:r>
      <w:r>
        <w:fldChar w:fldCharType="begin"/>
      </w:r>
      <w:r w:rsidR="000A3919">
        <w:instrText xml:space="preserve"> ADDIN ZOTERO_ITEM CSL_CITATION {"citationID":"oef1AeYj","properties":{"unsorted":false,"formattedCitation":"(Real Herr\\uc0\\u225{}iz {\\i{}et al.}, 2012)","plainCitation":"(Real Herráiz et al., 2012)","noteIndex":0},"citationItems":[{"id":"owbJ2Ida/d8UwIEuv","uris":["http://zotero.org/users/18998733/items/HKV4EABP"],"itemData":{"id":260,"type":"article-journal","container-title":"Journal of Vibroengineering","issue":"2","page":"813–826","publisher":"Research Center of the Public Institution\" Vibromechanika\"","source":"Google Scholar","title":"Development of a system to obtain vertical track geometry measuring axle-box accelerations from in-service trains","volume":"14","author":[{"family":"Real Herráiz","given":"Julia Irene"},{"family":"Montalbán Domingo","given":"María Laura"},{"family":"Real","given":"T."},{"family":"Puig","given":"V."}],"issued":{"date-parts":[["2012"]]}}}],"schema":"https://github.com/citation-style-language/schema/raw/master/csl-citation.json"} </w:instrText>
      </w:r>
      <w:r>
        <w:fldChar w:fldCharType="separate"/>
      </w:r>
      <w:r>
        <w:rPr>
          <w:rFonts w:cs="Times New Roman"/>
          <w:kern w:val="0"/>
        </w:rPr>
        <w:t xml:space="preserve">(Real Herráiz </w:t>
      </w:r>
      <w:r>
        <w:rPr>
          <w:rFonts w:cs="Times New Roman"/>
          <w:i/>
          <w:iCs/>
          <w:kern w:val="0"/>
        </w:rPr>
        <w:t>et al.</w:t>
      </w:r>
      <w:r>
        <w:rPr>
          <w:rFonts w:cs="Times New Roman"/>
          <w:kern w:val="0"/>
        </w:rPr>
        <w:t>, 2012)</w:t>
      </w:r>
      <w:r>
        <w:fldChar w:fldCharType="end"/>
      </w:r>
      <w:r>
        <w:t>. To bridge this gap, bogie and car body accelerations are integrated into the system. While the primary and secondary suspension systems filter out high-frequency content, these sensors provide high-fidelity data for medium-to-long wavelength irregularities . Such data is critical for monitoring large-scale infrastructure changes, including subgrade settlement, bridge pier tilt, and slab track deformation</w:t>
      </w:r>
      <w:r>
        <w:fldChar w:fldCharType="begin"/>
      </w:r>
      <w:r w:rsidR="000A3919">
        <w:instrText xml:space="preserve"> ADDIN ZOTERO_ITEM CSL_CITATION {"citationID":"PczRTfBi","properties":{"unsorted":false,"formattedCitation":"(Li {\\i{}et al.}, 2020; Wang {\\i{}et al.}, 2021)","plainCitation":"(Li et al., 2020; Wang et al., 2021)","noteIndex":0},"citationItems":[{"id":"owbJ2Ida/BwUVZYF2","uris":["http://zotero.org/users/18998733/items/NNDYZ95U"],"itemData":{"id":261,"type":"article-journal","container-title":"Journal of Transportation Engineering, Part A: Systems","DOI":"10.1061/JTEPBS.0000408","ISSN":"2473-2907, 2473-2893","issue":"8","journalAbbreviation":"J. Transp. Eng., Part A: Systems","language":"en","page":"04020084","source":"DOI.org (Crossref)","title":"Spatial–Temporal Model to Identify the Deformation of Underlying High-Speed Railway Infrastructure","volume":"146","author":[{"family":"Li","given":"Chenzhong"},{"family":"Wang","given":"Ping"},{"family":"Gao","given":"Tianci"},{"family":"Wang","given":"Jianhui"},{"family":"Yang","given":"Cuiping"},{"family":"Liu","given":"Heng"},{"family":"He","given":"Qing"}],"issued":{"date-parts":[["2020",8]]}}},{"id":"owbJ2Ida/7mygmJJe","uris":["http://zotero.org/users/18998733/items/GG3C6U98"],"itemData":{"id":262,"type":"article-journal","container-title":"Mechanical Systems and Signal Processing","page":"107749","publisher":"Elsevier","source":"Google Scholar","title":"Assessment and prediction of high speed railway bridge long-term deformation based on track geometry inspection big data","volume":"158","author":[{"family":"Wang","given":"Yuan"},{"family":"Wang","given":"Ping"},{"family":"Tang","given":"Huiyue"},{"family":"Liu","given":"Xiang"},{"family":"Xu","given":"Jinhui"},{"family":"Xiao","given":"Jieling"},{"family":"Wu","given":"Jingshen"}],"issued":{"date-parts":[["2021"]]}}}],"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xml:space="preserve">, 2020; Wang </w:t>
      </w:r>
      <w:r>
        <w:rPr>
          <w:rFonts w:cs="Times New Roman"/>
          <w:i/>
          <w:iCs/>
          <w:kern w:val="0"/>
        </w:rPr>
        <w:t>et al.</w:t>
      </w:r>
      <w:r>
        <w:rPr>
          <w:rFonts w:cs="Times New Roman"/>
          <w:kern w:val="0"/>
        </w:rPr>
        <w:t>, 2021)</w:t>
      </w:r>
      <w:r>
        <w:fldChar w:fldCharType="end"/>
      </w:r>
      <w:r>
        <w:t xml:space="preserve"> .</w:t>
      </w:r>
    </w:p>
    <w:p w14:paraId="744CF745" w14:textId="77777777" w:rsidR="003E7760" w:rsidRDefault="00000000">
      <w:pPr>
        <w:pStyle w:val="a3"/>
        <w:spacing w:line="240" w:lineRule="auto"/>
        <w:rPr>
          <w:b/>
          <w:bCs/>
        </w:rPr>
      </w:pPr>
      <w:r>
        <w:rPr>
          <w:noProof/>
        </w:rPr>
        <w:drawing>
          <wp:inline distT="0" distB="0" distL="114300" distR="114300" wp14:anchorId="1ECF533C" wp14:editId="12B8D5BA">
            <wp:extent cx="5268595" cy="1856740"/>
            <wp:effectExtent l="0" t="0" r="8255" b="10160"/>
            <wp:docPr id="3138953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5330" name="图片 2"/>
                    <pic:cNvPicPr>
                      <a:picLocks noChangeAspect="1"/>
                    </pic:cNvPicPr>
                  </pic:nvPicPr>
                  <pic:blipFill>
                    <a:blip r:embed="rId21"/>
                    <a:stretch>
                      <a:fillRect/>
                    </a:stretch>
                  </pic:blipFill>
                  <pic:spPr>
                    <a:xfrm>
                      <a:off x="0" y="0"/>
                      <a:ext cx="5268595" cy="1856740"/>
                    </a:xfrm>
                    <a:prstGeom prst="rect">
                      <a:avLst/>
                    </a:prstGeom>
                    <a:noFill/>
                    <a:ln>
                      <a:noFill/>
                    </a:ln>
                  </pic:spPr>
                </pic:pic>
              </a:graphicData>
            </a:graphic>
          </wp:inline>
        </w:drawing>
      </w:r>
    </w:p>
    <w:p w14:paraId="47B71ACF" w14:textId="53C39FFB" w:rsidR="003E7760" w:rsidRDefault="00000000">
      <w:pPr>
        <w:pStyle w:val="a3"/>
      </w:pPr>
      <w:r>
        <w:t xml:space="preserve">Figure </w:t>
      </w:r>
      <w:fldSimple w:instr=" SEQ Figure \* ARABIC ">
        <w:r w:rsidR="000C69C2">
          <w:rPr>
            <w:noProof/>
          </w:rPr>
          <w:t>8</w:t>
        </w:r>
      </w:fldSimple>
      <w:r>
        <w:rPr>
          <w:rFonts w:hint="eastAsia"/>
        </w:rPr>
        <w:t>.</w:t>
      </w:r>
      <w:r>
        <w:t xml:space="preserve"> Three major extrinsic factors that lead to bridge deflection or camber, including dynamic trainload, vertical temperature gradient, and creep &amp; </w:t>
      </w:r>
    </w:p>
    <w:p w14:paraId="568C6412" w14:textId="77777777" w:rsidR="003E7760" w:rsidRDefault="00000000">
      <w:pPr>
        <w:pStyle w:val="a3"/>
      </w:pPr>
      <w:r>
        <w:t>shrinkage of concrete.</w:t>
      </w:r>
    </w:p>
    <w:p w14:paraId="62E7DD74" w14:textId="043C41FF" w:rsidR="003E7760" w:rsidRDefault="00000000">
      <w:pPr>
        <w:ind w:firstLineChars="300" w:firstLine="720"/>
      </w:pPr>
      <w:r>
        <w:t xml:space="preserve">To further enhance the precision of spatial trajectory reconstruction, Inertial </w:t>
      </w:r>
      <w:r>
        <w:lastRenderedPageBreak/>
        <w:t xml:space="preserve">Measurement Units (IMUs) are incorporated to provide high-precision angular velocity data (e.g., pitch, roll, and yaw rates). Pure acceleration-based methods often suffer from signal-to-noise ratio degradation at low frequencies or during low-speed operations. The introduction of gyroscopic sensors allows for the compensation of these low-frequency errors. For instance, the bogie yaw rate has been demonstrated to be significantly more robust than lateral acceleration for estimating track alignment and gauge-related irregularities when the train operates at velocities as low as 10 m/s </w:t>
      </w:r>
      <w:r>
        <w:fldChar w:fldCharType="begin"/>
      </w:r>
      <w:r w:rsidR="000A3919">
        <w:instrText xml:space="preserve"> ADDIN ZOTERO_ITEM CSL_CITATION {"citationID":"lu6y0oGo","properties":{"unsorted":false,"formattedCitation":"(Weston {\\i{}et al.}, 2007)","plainCitation":"(Weston et al., 2007)","noteIndex":0},"citationItems":[{"id":"owbJ2Ida/SgZgj1FW","uris":["http://zotero.org/users/18998733/items/UIVFF8BX"],"itemData":{"id":264,"type":"article-journal","abstract":"Maintaining the alignment of railway track is vitally important for the smooth and safe passage of railway vehicles. Poor track alignment can result in poor ride quality, flange contact, or even flange climb. Accurate horizontal track geometry can be measured using a dedicated track recording vehicle or from a full track geometry recording system mounted on an in-service vehicle. This paper describes the use of sensors mounted on the bogie of an in-service vehicle to estimate the mean track alignment without the use of optical or contact sensors. In principle, either bogie lateral acceleration or yaw rate can be processed to give an estimate of mean lateral track irregularity, but a yaw rate gyro provides consistent estimates down to lower vehicle speeds than does an accelerometer and does not require compensation for the effects of bogie roll. An improved estimate can be obtained by inverting the dynamic relationship between the mean track alignment and the bogie yaw motion. This is demonstrated with results from a Class 175 vehicle. Continually monitoring the lateral response of a bogie on an in-service vehicle, using only a yaw rate gyro, can provide data enabling the prioritization of maintenance operations.","container-title":"Proceedings of the Institution of Mechanical Engineers, Part F: Journal of Rail and Rapid Transit","DOI":"10.1243/0954409JRRT64","ISSN":"0954-4097, 2041-3017","issue":"1","journalAbbreviation":"Proceedings of the Institution of Mechanical Engineers, Part F: Journal of Rail and Rapid Transit","language":"en","license":"https://journals.sagepub.com/page/policies/text-and-data-mining-license","page":"89-100","source":"DOI.org (Crossref)","title":"Monitoring lateral track irregularity from in-service railway vehicles","volume":"221","author":[{"family":"Weston","given":"P F"},{"family":"Ling","given":"C S"},{"family":"Goodman","given":"C J"},{"family":"Roberts","given":"C"},{"family":"Li","given":"P"},{"family":"Goodall","given":"R M"}],"issued":{"date-parts":[["2007",1,1]]}}}],"schema":"https://github.com/citation-style-language/schema/raw/master/csl-citation.json"} </w:instrText>
      </w:r>
      <w:r>
        <w:fldChar w:fldCharType="separate"/>
      </w:r>
      <w:r>
        <w:rPr>
          <w:rFonts w:cs="Times New Roman"/>
          <w:kern w:val="0"/>
        </w:rPr>
        <w:t xml:space="preserve">(Weston </w:t>
      </w:r>
      <w:r>
        <w:rPr>
          <w:rFonts w:cs="Times New Roman"/>
          <w:i/>
          <w:iCs/>
          <w:kern w:val="0"/>
        </w:rPr>
        <w:t>et al.</w:t>
      </w:r>
      <w:r>
        <w:rPr>
          <w:rFonts w:cs="Times New Roman"/>
          <w:kern w:val="0"/>
        </w:rPr>
        <w:t>, 2007)</w:t>
      </w:r>
      <w:r>
        <w:fldChar w:fldCharType="end"/>
      </w:r>
      <w:r>
        <w:t xml:space="preserve">. By applying complementary filtering or Kalman filtering to fuse acceleration and angular velocity, the sensing system can accurately decouple the vehicle's attitude from the track's true geometry, enabling a precise mapping of the "absolute" track profile across a broad spectrum of wavelengths </w:t>
      </w:r>
      <w:r>
        <w:fldChar w:fldCharType="begin"/>
      </w:r>
      <w:r w:rsidR="000A3919">
        <w:instrText xml:space="preserve"> ADDIN ZOTERO_ITEM CSL_CITATION {"citationID":"SwSAutii","properties":{"unsorted":false,"formattedCitation":"(Escalona, 2016)","plainCitation":"(Escalona, 2016)","noteIndex":0},"citationItems":[{"id":"owbJ2Ida/KmwH2IzO","uris":["http://zotero.org/users/18998733/items/34E4K8PW"],"itemData":{"id":265,"type":"paper-conference","container-title":"International Design Engineering Technical Conferences and Computers and Information in Engineering Conference","page":"V006T09A034","publisher":"American Society of Mechanical Engineers","source":"Google Scholar","title":"Vertical track geometry monitoring using inertial sensors and complementary filters","URL":"https://asmedigitalcollection.asme.org/IDETC-CIE/proceedings-abstract/IDETC-CIE2016/50183/258999","volume":"50183","author":[{"family":"Escalona","given":"José L."}],"accessed":{"date-parts":[["2026",4,3]]},"issued":{"date-parts":[["2016"]]}}}],"schema":"https://github.com/citation-style-language/schema/raw/master/csl-citation.json"} </w:instrText>
      </w:r>
      <w:r>
        <w:fldChar w:fldCharType="separate"/>
      </w:r>
      <w:r>
        <w:rPr>
          <w:rFonts w:cs="Times New Roman"/>
        </w:rPr>
        <w:t>(Escalona, 2016)</w:t>
      </w:r>
      <w:r>
        <w:fldChar w:fldCharType="end"/>
      </w:r>
      <w:r>
        <w:t>.</w:t>
      </w:r>
    </w:p>
    <w:p w14:paraId="6C6A4C3E" w14:textId="374AAA24" w:rsidR="003E7760" w:rsidRDefault="00000000">
      <w:pPr>
        <w:ind w:firstLineChars="300" w:firstLine="720"/>
      </w:pPr>
      <w:r>
        <w:t xml:space="preserve">Lastly, the fusion of acoustic sensing adds a non-contact diagnostic dimension to the general survey. Acoustic signals, such as wheel-rail interaction noise and interior carriage noise, possess extremely high sampling rates, allowing for the identification of micro-scale surface degradations that may not yet have triggered significant vibration responses. Advanced signal processing techniques, such as wavelet packet energy analysis and 1D-CNN-based feature extraction, have enabled the quantification of rail corrugation and wheel flats with high accuracy </w:t>
      </w:r>
      <w:r>
        <w:fldChar w:fldCharType="begin"/>
      </w:r>
      <w:r w:rsidR="000A3919">
        <w:instrText xml:space="preserve"> ADDIN ZOTERO_ITEM CSL_CITATION {"citationID":"YWXCKADo","properties":{"unsorted":false,"formattedCitation":"(Wei {\\i{}et al.}, 2022; Xie {\\i{}et al.}, 2022)","plainCitation":"(Wei et al., 2022; Xie et al., 2022)","noteIndex":0},"citationItems":[{"id":"owbJ2Ida/Un7oy71a","uris":["http://zotero.org/users/18998733/items/3FWPDA89"],"itemData":{"id":267,"type":"article-journal","container-title":"Applied Acoustics","page":"108881","publisher":"Elsevier","source":"Google Scholar","title":"Carriage interior noise-based inspection for rail corrugation on high-speed railway track","volume":"196","author":[{"family":"Wei","given":"Zilong"},{"family":"Sun","given":"Xianfu"},{"family":"Yang","given":"Fei"},{"family":"Ke","given":"Zaitian"},{"family":"Lu","given":"Tao"},{"family":"Zhang","given":"Pan"},{"family":"Shen","given":"Chen"}],"issued":{"date-parts":[["2022"]]}}},{"id":"owbJ2Ida/EelKkLdl","uris":["http://zotero.org/users/18998733/items/6EELMDNG"],"itemData":{"id":266,"type":"article-journal","container-title":"Measurement","page":"111624","publisher":"Elsevier","source":"Google Scholar","title":"Rail corrugation detection using one-dimensional convolution neural network and data-driven method","volume":"200","author":[{"family":"Xie","given":"Qinglin"},{"family":"Tao","given":"Gongquan"},{"family":"He","given":"Bin"},{"family":"Wen","given":"Zefeng"}],"issued":{"date-parts":[["2022"]]}}}],"schema":"https://github.com/citation-style-language/schema/raw/master/csl-citation.json"} </w:instrText>
      </w:r>
      <w:r>
        <w:fldChar w:fldCharType="separate"/>
      </w:r>
      <w:r>
        <w:rPr>
          <w:rFonts w:cs="Times New Roman"/>
          <w:kern w:val="0"/>
        </w:rPr>
        <w:t xml:space="preserve">(Wei </w:t>
      </w:r>
      <w:r>
        <w:rPr>
          <w:rFonts w:cs="Times New Roman"/>
          <w:i/>
          <w:iCs/>
          <w:kern w:val="0"/>
        </w:rPr>
        <w:t>et al.</w:t>
      </w:r>
      <w:r>
        <w:rPr>
          <w:rFonts w:cs="Times New Roman"/>
          <w:kern w:val="0"/>
        </w:rPr>
        <w:t xml:space="preserve">, 2022; Xie </w:t>
      </w:r>
      <w:r>
        <w:rPr>
          <w:rFonts w:cs="Times New Roman"/>
          <w:i/>
          <w:iCs/>
          <w:kern w:val="0"/>
        </w:rPr>
        <w:t>et al.</w:t>
      </w:r>
      <w:r>
        <w:rPr>
          <w:rFonts w:cs="Times New Roman"/>
          <w:kern w:val="0"/>
        </w:rPr>
        <w:t>, 2022)</w:t>
      </w:r>
      <w:r>
        <w:fldChar w:fldCharType="end"/>
      </w:r>
      <w:r>
        <w:t>. This synergy of multi-level vibration, inertial navigation, and acoustic perception creates a robust, "all-weather" sensing layer, ensuring that the continuous general survey can provide comprehensive and reliable track state information for subsequent AI-driven assessment.</w:t>
      </w:r>
    </w:p>
    <w:p w14:paraId="2ABA2516" w14:textId="77777777" w:rsidR="003E7760" w:rsidRDefault="00000000">
      <w:pPr>
        <w:pStyle w:val="af7"/>
        <w:numPr>
          <w:ilvl w:val="0"/>
          <w:numId w:val="4"/>
        </w:numPr>
        <w:ind w:firstLineChars="0"/>
      </w:pPr>
      <w:r>
        <w:t>Data Imputation and Enhancement</w:t>
      </w:r>
    </w:p>
    <w:p w14:paraId="760EEB27" w14:textId="77777777" w:rsidR="003E7760" w:rsidRDefault="00000000">
      <w:pPr>
        <w:ind w:firstLine="480"/>
      </w:pPr>
      <w:r>
        <w:t>Within the framework of continuous general survey technology based on on-board vibration-noise sensing, the efficacy of downstream diagnostic models is fundamentally bottlenecked by raw data quality. Despite the deployment of advanced sensor networks across large-scale railway infrastructures, continuous signal acquisition is inevitably compromised by harsh dynamic environments, transient communication latencies, and sensor degradation. This disruption leads to highly fragmented and intrinsically imbalanced datasets. Consequently, establishing a robust data preprocessing pipeline is a critical prerequisite for reliable intelligent operation and maintenance (O&amp;M). This pipeline specifically encompasses data imputation to rectify missing sensor observations and data enhancement to amplify rare fault signatures. The evolution of these methodologies reflects a continuous drive to capture the complex spatiotemporal dynamics of railway systems.</w:t>
      </w:r>
    </w:p>
    <w:p w14:paraId="35602EE8" w14:textId="6BB2B12B" w:rsidR="003E7760" w:rsidRDefault="00000000">
      <w:pPr>
        <w:ind w:firstLine="480"/>
      </w:pPr>
      <w:r>
        <w:t xml:space="preserve">Under Missing Completely at Random (MCAR) or Missing at Random (MAR) assumptions, early data imputation typically relied on simple mean substitution or linear interpolation. To mitigate the bias of these univariate methods, multivariate </w:t>
      </w:r>
      <w:r>
        <w:lastRenderedPageBreak/>
        <w:t xml:space="preserve">statistical frameworks like Multiple Imputation by Chained Equations (MICE) </w:t>
      </w:r>
      <w:r>
        <w:fldChar w:fldCharType="begin"/>
      </w:r>
      <w:r w:rsidR="000A3919">
        <w:instrText xml:space="preserve"> ADDIN ZOTERO_ITEM CSL_CITATION {"citationID":"p7GGhE40","properties":{"unsorted":false,"formattedCitation":"(Buuren and Groothuis-Oudshoorn, 2011)","plainCitation":"(Buuren and Groothuis-Oudshoorn, 2011)","noteIndex":0},"citationItems":[{"id":"owbJ2Ida/n9TMvKAM","uris":["http://zotero.org/users/local/OlKX7Ryo/items/U684RIIA"],"itemData":{"id":162,"type":"article-journal","abstract":"The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fldChar w:fldCharType="separate"/>
      </w:r>
      <w:r>
        <w:rPr>
          <w:rFonts w:cs="Times New Roman"/>
        </w:rPr>
        <w:t>(Buuren and Groothuis-Oudshoorn, 2011)</w:t>
      </w:r>
      <w:r>
        <w:fldChar w:fldCharType="end"/>
      </w:r>
      <w:r>
        <w:rPr>
          <w:rFonts w:hint="eastAsia"/>
        </w:rPr>
        <w:t xml:space="preserve"> </w:t>
      </w:r>
      <w:r>
        <w:t>were widely adopted. In transportation domains, foundational machine learning algorithms have demonstrated significant efficacy; for instance, Probabilistic Principal Component Analysis (PPCA) effectively recovers missing traffic flow data by extracting linear feature correlations</w:t>
      </w:r>
      <w:r>
        <w:rPr>
          <w:rFonts w:hint="eastAsia"/>
        </w:rPr>
        <w:t xml:space="preserve"> </w:t>
      </w:r>
      <w:r>
        <w:fldChar w:fldCharType="begin"/>
      </w:r>
      <w:r w:rsidR="000A3919">
        <w:instrText xml:space="preserve"> ADDIN ZOTERO_ITEM CSL_CITATION {"citationID":"6b2iNbKm","properties":{"unsorted":false,"formattedCitation":"(Qu {\\i{}et al.}, 2009)","plainCitation":"(Qu et al., 2009)","noteIndex":0},"citationItems":[{"id":"owbJ2Ida/SfxX1LMD","uris":["http://zotero.org/users/local/OlKX7Ryo/items/RTGVNCXH"],"itemData":{"id":174,"type":"article-journal","abstract":"The missing data problem greatly affects traffic analysis. In this paper, we put forward a new reliable method called probabilistic principal component analysis (PPCA) to impute the missing flow volume data based on historical data mining. First, we review the current missing data-imputation method and why it may fail to yield acceptable results in many traffic flow applications. Second, we examine the statistical properties of traffic flow volume time series. We show that the fluctuations of traffic flow are Gaussian type and that principal component analysis (PCA) can be used to retrieve the features of traffic flow. Third, we discuss how to use a robust PCA to filter out the abnormal traffic flow data that disturb the imputation process. Finally, we recall the theories of PPCA/Bayesian PCA-based imputation algorithms and compare their performance with some conventional methods, including the nearest/mean historical imputation methods and the local interpolation/regression methods. The experiments prove that the PPCA method provides significantly better performance than the conventional methods, reducing the root-mean-square imputation error by at least 25%.","container-title":"IEEE Transactions on Intelligent Transportation Systems","DOI":"10.1109/TITS.2009.2026312","ISSN":"1558-0016","issue":"3","page":"512-522","source":"IEEE Xplore","title":"PPCA-Based Missing Data Imputation for Traffic Flow Volume: A Systematical Approach","title-short":"PPCA-Based Missing Data Imputation for Traffic Flow Volume","volume":"10","author":[{"family":"Qu","given":"Li"},{"family":"Li","given":"Li"},{"family":"Zhang","given":"Yi"},{"family":"Hu","given":"Jianming"}],"issued":{"date-parts":[["2009",9]]}}}],"schema":"https://github.com/citation-style-language/schema/raw/master/csl-citation.json"} </w:instrText>
      </w:r>
      <w:r>
        <w:fldChar w:fldCharType="separate"/>
      </w:r>
      <w:r>
        <w:rPr>
          <w:rFonts w:cs="Times New Roman"/>
          <w:kern w:val="0"/>
        </w:rPr>
        <w:t xml:space="preserve">(Qu </w:t>
      </w:r>
      <w:r>
        <w:rPr>
          <w:rFonts w:cs="Times New Roman"/>
          <w:i/>
          <w:iCs/>
          <w:kern w:val="0"/>
        </w:rPr>
        <w:t>et al.</w:t>
      </w:r>
      <w:r>
        <w:rPr>
          <w:rFonts w:cs="Times New Roman"/>
          <w:kern w:val="0"/>
        </w:rPr>
        <w:t>, 2009)</w:t>
      </w:r>
      <w:r>
        <w:fldChar w:fldCharType="end"/>
      </w:r>
      <w:r>
        <w:t xml:space="preserve">. Additionally, the non-parametric MissForest algorithm </w:t>
      </w:r>
      <w:r>
        <w:fldChar w:fldCharType="begin"/>
      </w:r>
      <w:r w:rsidR="000A3919">
        <w:instrText xml:space="preserve"> ADDIN ZOTERO_ITEM CSL_CITATION {"citationID":"ZPAifpud","properties":{"unsorted":false,"formattedCitation":"(Stekhoven and B\\uc0\\u252{}hlmann, 2012)","plainCitation":"(Stekhoven and Bühlmann, 2012)","noteIndex":0},"citationItems":[{"id":"owbJ2Ida/CQ5fIiA5","uris":["http://zotero.org/users/local/OlKX7Ryo/items/TE64MZRP"],"itemData":{"id":171,"type":"article-journal","abstract":"MOTIVATION: Modern data acquisition based on high-throughput technology is often facing the problem of missing data. Algorithms commonly used in the analysis of such large-scale data often depend on a complete set. Missing value imputation offers a solution to this problem. However, the majority of available imputation methods are restricted to one type of variable only: continuous or categorical. For mixed-type data, the different types are usually handled separately. Therefore, these methods ignore possible relations between variable types. We propose a non-parametric method which can cope with different types of variables simultaneously.\nRESULTS: We compare several state of the art methods for the imputation of missing values. We propose and evaluate an iterative imputation method (missForest) based on a random forest. By averaging over many unpruned classification or regression trees, random forest intrinsically constitutes a multiple imputation scheme. Using the built-in out-of-bag error estimates of random forest, we are able to estimate the imputation error without the need of a test set. Evaluation is performed on multiple datasets coming from a diverse selection of biological fields with artificially introduced missing values ranging from 10% to 30%. We show that missForest can successfully handle missing values, particularly in datasets including different types of variables. In our comparative study, missForest outperforms other methods of imputation especially in data settings where complex interactions and non-linear relations are suspected. The out-of-bag imputation error estimates of missForest prove to be adequate in all settings. Additionally, missForest exhibits attractive computational efficiency and can cope with high-dimensional data.\nAVAILABILITY: The package missForest is freely available from http://stat.ethz.ch/CRAN/.\nCONTACT: stekhoven@stat.math.ethz.ch; buhlmann@stat.math.ethz.ch","container-title":"Bioinformatics","DOI":"10.1093/bioinformatics/btr597","ISSN":"1367-4811","issue":"1","journalAbbreviation":"Bioinformatics","language":"eng","page":"112-118","PMID":"22039212","publisher-place":"Oxford, England","source":"PubMed","title":"MissForest--non-parametric missing value imputation for mixed-type data","volume":"28","author":[{"family":"Stekhoven","given":"Daniel J."},{"family":"Bühlmann","given":"Peter"}],"issued":{"date-parts":[["2012",1,1]]}}}],"schema":"https://github.com/citation-style-language/schema/raw/master/csl-citation.json"} </w:instrText>
      </w:r>
      <w:r>
        <w:fldChar w:fldCharType="separate"/>
      </w:r>
      <w:r>
        <w:rPr>
          <w:rFonts w:cs="Times New Roman"/>
          <w:kern w:val="0"/>
        </w:rPr>
        <w:t>(Stekhoven and Bühlmann, 2012)</w:t>
      </w:r>
      <w:r>
        <w:fldChar w:fldCharType="end"/>
      </w:r>
      <w:r>
        <w:t xml:space="preserve"> excels in handling mixed-type data without strict distributional assumptions. However, these fundamental approaches inherently rely on linear or local proximity assumptions, rendering them inadequate for capturing the highly non-linear, multidimensional dependencies within complex railway sensor networks.</w:t>
      </w:r>
    </w:p>
    <w:p w14:paraId="45F437F2" w14:textId="1BF62A66" w:rsidR="003E7760" w:rsidRDefault="00000000">
      <w:pPr>
        <w:ind w:firstLine="480"/>
      </w:pPr>
      <w:r>
        <w:t>To address these multidimensional dependencies, matrix factorization initially emerged to reconstruct missing values by extracting latent low-rank structures from highly sparse datasets</w:t>
      </w:r>
      <w:r>
        <w:fldChar w:fldCharType="begin"/>
      </w:r>
      <w:r w:rsidR="000A3919">
        <w:instrText xml:space="preserve"> ADDIN ZOTERO_ITEM CSL_CITATION {"citationID":"FWxbtEEG","properties":{"unsorted":false,"formattedCitation":"(Koren, Bell and Volinsky, 2009)","plainCitation":"(Koren, Bell and Volinsky, 2009)","noteIndex":0},"citationItems":[{"id":"owbJ2Ida/u1PiPxNk","uris":["http://zotero.org/users/local/OlKX7Ryo/items/4L2Z6ABD"],"itemData":{"id":239,"type":"article-journal","abstract":"As the Netflix Prize competition has demonstrated, matrix factorization models are superior to classic nearest neighbor techniques for producing product recommendations, allowing the incorporation of additional information such as implicit feedback, temporal effects, and confidence levels.","container-title":"Computer","DOI":"10.1109/MC.2009.263","ISSN":"1558-0814","issue":"8","page":"30-37","source":"IEEE Xplore","title":"Matrix Factorization Techniques for Recommender Systems","volume":"42","author":[{"family":"Koren","given":"Yehuda"},{"family":"Bell","given":"Robert"},{"family":"Volinsky","given":"Chris"}],"issued":{"date-parts":[["2009",8]]}}}],"schema":"https://github.com/citation-style-language/schema/raw/master/csl-citation.json"} </w:instrText>
      </w:r>
      <w:r>
        <w:fldChar w:fldCharType="separate"/>
      </w:r>
      <w:r>
        <w:rPr>
          <w:rFonts w:cs="Times New Roman"/>
        </w:rPr>
        <w:t>(Koren, Bell and Volinsky, 2009)</w:t>
      </w:r>
      <w:r>
        <w:fldChar w:fldCharType="end"/>
      </w:r>
      <w:r>
        <w:t>. Because intelligent transportation data naturally encompass complex spatiotemporal dimensions—such as spatial nodes, time intervals, and sensor features—they inherently form multidimensional tensors rather than two-dimensional matrices. Consequently, low-rank tensor factorization extends this paradigm to preserve global topological properties across multiple modes, effectively capturing multi-way correlations for missing traffic volume imputation</w:t>
      </w:r>
      <w:r>
        <w:fldChar w:fldCharType="begin"/>
      </w:r>
      <w:r w:rsidR="000A3919">
        <w:instrText xml:space="preserve"> ADDIN ZOTERO_ITEM CSL_CITATION {"citationID":"oPMn0uas","properties":{"unsorted":false,"formattedCitation":"(Giancarlo, 2018)","plainCitation":"(Giancarlo, 2018)","noteIndex":0},"citationItems":[{"id":"owbJ2Ida/dFyoPQNq","uris":["http://zotero.org/users/local/OlKX7Ryo/items/H4GAY4LE"],"itemData":{"id":168,"type":"article-journal","abstract":"This paper presents a low-rank tensor model for vehicular traffic volume data. Contrarily to previous works, we capitalize on a definition of rank, called the tensor train, that is as effective as possible; so that it exploits all the correlation between local structures that are present in the multiple modes, but practical enough that efficient optimization algorithms still hold. From our model, a formulation to find balanced (higher-order) tensors is derived. The resulting optimally-balanced tensor improves the imputation accuracy of the tensor train rank. Then, we design specific experiments which are numerically evaluated using real-world traffic data from Tampere city, Finland. The experimental results are promising, our proposed approach outperforms existing algorithms in both imputation accuracy and, in some instances, computation time.","container-title":"IEEE Transactions on Vehicular Technology","DOI":"10.1109/TVT.2018.2833505","journalAbbreviation":"IEEE Transactions on Vehicular Technology","page":"1-1","source":"ResearchGate","title":"A Low-Rank Tensor Model for Imputation of Missing Vehicular Traffic Volume","volume":"PP","author":[{"family":"Giancarlo","given":"Pastor"}],"issued":{"date-parts":[["2018",7,2]]}}}],"schema":"https://github.com/citation-style-language/schema/raw/master/csl-citation.json"} </w:instrText>
      </w:r>
      <w:r>
        <w:fldChar w:fldCharType="separate"/>
      </w:r>
      <w:r>
        <w:rPr>
          <w:rFonts w:cs="Times New Roman"/>
        </w:rPr>
        <w:t>(Giancarlo, 2018)</w:t>
      </w:r>
      <w:r>
        <w:fldChar w:fldCharType="end"/>
      </w:r>
      <w:r>
        <w:t>. Nevertheless, their reliance on static rank assumptions restricts their adaptability to highly non-linear spatiotemporal shifts.</w:t>
      </w:r>
    </w:p>
    <w:p w14:paraId="45132B8F" w14:textId="5957973D" w:rsidR="003E7760" w:rsidRDefault="00000000">
      <w:pPr>
        <w:ind w:firstLine="480"/>
      </w:pPr>
      <w:r>
        <w:t>To capture such complex non-linear dynamics, deep recurrent and graph-based architectures have superseded static factorization models. Bidirectional recurrent neural networks directly learn missing values within the sequence graph, effectively modeling temporal decay and dynamic missing patterns in time series</w:t>
      </w:r>
      <w:r>
        <w:fldChar w:fldCharType="begin"/>
      </w:r>
      <w:r w:rsidR="000A3919">
        <w:instrText xml:space="preserve"> ADDIN ZOTERO_ITEM CSL_CITATION {"citationID":"e5rKoMcj","properties":{"unsorted":false,"formattedCitation":"(Cao {\\i{}et al.}, 2018)","plainCitation":"(Cao et al., 2018)","noteIndex":0},"citationItems":[{"id":"owbJ2Ida/DC2cQR8C","uris":["http://zotero.org/users/local/OlKX7Ryo/items/7YZ9KW4T"],"itemData":{"id":176,"type":"article","abstract":"Time series are widely used as signals in many classification/regression tasks. It is ubiquitous that time series contains many missing values. Given multiple correlated time series data, how to fill in missing values and to predict their class labels? Existing imputation methods often impose strong assumptions of the underlying data generating process, such as linear dynamics in the state space. In this paper, we propose BRITS, a novel method based on recurrent neural networks for missing value imputation in time series data. Our proposed method directly learns the missing values in a bidirectional recurrent dynamical system, without any specific assumption. The imputed values are treated as variables of RNN graph and can be effectively updated during the backpropagation.BRITS has three advantages: (a) it can handle multiple correlated missing values in time series; (b) it generalizes to time series with nonlinear dynamics underlying; (c) it provides a data-driven imputation procedure and applies to general settings with missing data.We evaluate our model on three real-world datasets, including an air quality dataset, a health-care data, and a localization data for human activity. Experiments show that our model outperforms the state-of-the-art methods in both imputation and classification/regression accuracies.","DOI":"10.48550/arXiv.1805.10572","note":"arXiv:1805.10572 [cs]","number":"arXiv:1805.10572","publisher":"arXiv","source":"arXiv.org","title":"BRITS: Bidirectional Recurrent Imputation for Time Series","title-short":"BRITS","URL":"http://arxiv.org/abs/1805.10572","author":[{"family":"Cao","given":"Wei"},{"family":"Wang","given":"Dong"},{"family":"Li","given":"Jian"},{"family":"Zhou","given":"Hao"},{"family":"Li","given":"Lei"},{"family":"Li","given":"Yitan"}],"accessed":{"date-parts":[["2026",3,27]]},"issued":{"date-parts":[["2018",5,27]]}}}],"schema":"https://github.com/citation-style-language/schema/raw/master/csl-citation.json"} </w:instrText>
      </w:r>
      <w:r>
        <w:fldChar w:fldCharType="separate"/>
      </w:r>
      <w:r>
        <w:rPr>
          <w:rFonts w:cs="Times New Roman"/>
          <w:kern w:val="0"/>
        </w:rPr>
        <w:t xml:space="preserve">(Cao </w:t>
      </w:r>
      <w:r>
        <w:rPr>
          <w:rFonts w:cs="Times New Roman"/>
          <w:i/>
          <w:iCs/>
          <w:kern w:val="0"/>
        </w:rPr>
        <w:t>et al.</w:t>
      </w:r>
      <w:r>
        <w:rPr>
          <w:rFonts w:cs="Times New Roman"/>
          <w:kern w:val="0"/>
        </w:rPr>
        <w:t>, 2018)</w:t>
      </w:r>
      <w:r>
        <w:fldChar w:fldCharType="end"/>
      </w:r>
      <w:r>
        <w:t>. Concurrently, inductive graph neural networks have advanced spatial-temporal kriging by leveraging the complex topological structures of transportation networks to infer data at unobserved spatial nodes</w:t>
      </w:r>
      <w:r>
        <w:fldChar w:fldCharType="begin"/>
      </w:r>
      <w:r w:rsidR="000A3919">
        <w:instrText xml:space="preserve"> ADDIN ZOTERO_ITEM CSL_CITATION {"citationID":"vMt2OZ54","properties":{"unsorted":false,"formattedCitation":"(Wu {\\i{}et al.}, 2020)","plainCitation":"(Wu et al., 2020)","noteIndex":0},"citationItems":[{"id":"owbJ2Ida/WdG5L53E","uris":["http://zotero.org/users/local/OlKX7Ryo/items/LWWPNHEF"],"itemData":{"id":179,"type":"article","abstract":"Time series forecasting and spatiotemporal kriging are the two most important tasks in spatiotemporal data analysis. Recent research on graph neural networks has made substantial progress in time series forecasting, while little attention has been paid to the kriging problem -- recovering signals for unsampled locations/sensors. Most existing scalable kriging methods (e.g., matrix/tensor completion) are transductive, and thus full retraining is required when we have a new sensor to interpolate. In this paper, we develop an Inductive Graph Neural Network Kriging (IGNNK) model to recover data for unsampled sensors on a network/graph structure. To generalize the effect of distance and reachability, we generate random subgraphs as samples and reconstruct the corresponding adjacency matrix for each sample. By reconstructing all signals on each sample subgraph, IGNNK can effectively learn the spatial message passing mechanism. Empirical results on several real-world spatiotemporal datasets demonstrate the effectiveness of our model. In addition, we also find that the learned model can be successfully transferred to the same type of kriging tasks on an unseen dataset. Our results show that: 1) GNN is an efficient and effective tool for spatial kriging; 2) inductive GNNs can be trained using dynamic adjacency matrices; 3) a trained model can be transferred to new graph structures and 4) IGNNK can be used to generate virtual sensors.","DOI":"10.48550/arXiv.2006.07527","note":"arXiv:2006.07527 [cs]","number":"arXiv:2006.07527","publisher":"arXiv","source":"arXiv.org","title":"Inductive Graph Neural Networks for Spatiotemporal Kriging","URL":"http://arxiv.org/abs/2006.07527","author":[{"family":"Wu","given":"Yuankai"},{"family":"Zhuang","given":"Dingyi"},{"family":"Labbe","given":"Aurelie"},{"family":"Sun","given":"Lijun"}],"accessed":{"date-parts":[["2026",3,27]]},"issued":{"date-parts":[["2020",12,19]]}}}],"schema":"https://github.com/citation-style-language/schema/raw/master/csl-citation.json"} </w:instrText>
      </w:r>
      <w:r>
        <w:fldChar w:fldCharType="separate"/>
      </w:r>
      <w:r>
        <w:rPr>
          <w:rFonts w:cs="Times New Roman"/>
          <w:kern w:val="0"/>
        </w:rPr>
        <w:t xml:space="preserve">(Wu </w:t>
      </w:r>
      <w:r>
        <w:rPr>
          <w:rFonts w:cs="Times New Roman"/>
          <w:i/>
          <w:iCs/>
          <w:kern w:val="0"/>
        </w:rPr>
        <w:t>et al.</w:t>
      </w:r>
      <w:r>
        <w:rPr>
          <w:rFonts w:cs="Times New Roman"/>
          <w:kern w:val="0"/>
        </w:rPr>
        <w:t>, 2020)</w:t>
      </w:r>
      <w:r>
        <w:fldChar w:fldCharType="end"/>
      </w:r>
      <w:r>
        <w:t>. Despite their strong predictive capabilities, these models inherently rely on discrete time steps. This discrete nature poses significant challenges when addressing the irregularly sampled or continuously missing high-speed railway sensor signals, demanding a shift from discrete models to continuous-time dynamics.</w:t>
      </w:r>
    </w:p>
    <w:p w14:paraId="0B7AF554" w14:textId="6C58AEFD" w:rsidR="003E7760" w:rsidRDefault="00000000">
      <w:pPr>
        <w:ind w:firstLine="480"/>
      </w:pPr>
      <w:r>
        <w:t>To overcome the constraints of discrete time steps, Neural Ordinary Differential Equations (Neural ODEs) offer a paradigm shift by modeling latent states as continuous-time dynamics. This continuous formulation is particularly adept at handling irregularly sampled data caused by transient communication failures in high-speed railways. Latent ODEs pioneered this approach by naturally interpolating missing values without requiring artificial time alignment</w:t>
      </w:r>
      <w:r>
        <w:fldChar w:fldCharType="begin"/>
      </w:r>
      <w:r w:rsidR="000A3919">
        <w:instrText xml:space="preserve"> ADDIN ZOTERO_ITEM CSL_CITATION {"citationID":"O51q0OME","properties":{"unsorted":false,"formattedCitation":"(Rubanova, Chen and Duvenaud, 2019)","plainCitation":"(Rubanova, Chen and Duvenaud, 2019)","noteIndex":0},"citationItems":[{"id":"owbJ2Ida/F5vbgAZs","uris":["http://zotero.org/users/local/OlKX7Ryo/items/WVYCXS7P"],"itemData":{"id":183,"type":"article","abstract":"Time series with non-uniform intervals occur in many applications, and are difficult to model using standard recurrent neural networks (RNNs). We generalize RNNs to have continuous-time hidden dynamics defined by ordinary differential equations (ODEs), a model we call ODE-RNNs. Furthermore, we use ODE-RNNs to replace the recognition network of the recently-proposed Latent ODE model. Both ODE-RNNs and Latent ODEs can naturally handle arbitrary time gaps between observations, and can explicitly model the probability of observation times using Poisson processes. We show experimentally that these ODE-based models outperform their RNN-based counterparts on irregularly-sampled data.","DOI":"10.48550/arXiv.1907.03907","note":"arXiv:1907.03907 [cs]","number":"arXiv:1907.03907","publisher":"arXiv","source":"arXiv.org","title":"Latent ODEs for Irregularly-Sampled Time Series","URL":"http://arxiv.org/abs/1907.03907","author":[{"family":"Rubanova","given":"Yulia"},{"family":"Chen","given":"Ricky T. Q."},{"family":"Duvenaud","given":"David"}],"accessed":{"date-parts":[["2026",3,27]]},"issued":{"date-parts":[["2019",7,8]]}}}],"schema":"https://github.com/citation-style-language/schema/raw/master/csl-citation.json"} </w:instrText>
      </w:r>
      <w:r>
        <w:fldChar w:fldCharType="separate"/>
      </w:r>
      <w:r>
        <w:rPr>
          <w:rFonts w:cs="Times New Roman"/>
        </w:rPr>
        <w:t>(Rubanova, Chen and Duvenaud, 2019)</w:t>
      </w:r>
      <w:r>
        <w:fldChar w:fldCharType="end"/>
      </w:r>
      <w:r>
        <w:t xml:space="preserve">. Furthermore, Neural Controlled Differential Equations (NCDEs) </w:t>
      </w:r>
      <w:r>
        <w:lastRenderedPageBreak/>
        <w:t xml:space="preserve">extended this capability to process continuous incoming data streams </w:t>
      </w:r>
      <w:r>
        <w:fldChar w:fldCharType="begin"/>
      </w:r>
      <w:r w:rsidR="000A3919">
        <w:instrText xml:space="preserve"> ADDIN ZOTERO_ITEM CSL_CITATION {"citationID":"FABJTuur","properties":{"unsorted":false,"formattedCitation":"(Kidger {\\i{}et al.}, 2020)","plainCitation":"(Kidger et al., 2020)","noteIndex":0},"citationItems":[{"id":"owbJ2Ida/jwxLua3d","uris":["http://zotero.org/users/local/OlKX7Ryo/items/YL57X38V"],"itemData":{"id":186,"type":"article","abstract":"Neural ordinary differential equations are an attractive option for modelling temporal dynamics. However, a fundamental issue is that the solution to an ordinary differential equation is determined by its initial condition, and there is no mechanism for adjusting the trajectory based on subsequent observations. Here, we demonstrate how this may be resolved through the well-understood mathematics of \\emph{controlled differential equations}. The resulting \\emph{neural controlled differential equation} model is directly applicable to the general setting of partially-observed irregularly-sampled multivariate time series, and (unlike previous work on this problem) it may utilise memory-efficient adjoint-based backpropagation even across observations. We demonstrate that our model achieves state-of-the-art performance against similar (ODE or RNN based) models in empirical studies on a range of datasets. Finally we provide theoretical results demonstrating universal approximation, and that our model subsumes alternative ODE models.","DOI":"10.48550/arXiv.2005.08926","note":"arXiv:2005.08926 [cs]","number":"arXiv:2005.08926","publisher":"arXiv","source":"arXiv.org","title":"Neural Controlled Differential Equations for Irregular Time Series","URL":"http://arxiv.org/abs/2005.08926","author":[{"family":"Kidger","given":"Patrick"},{"family":"Morrill","given":"James"},{"family":"Foster","given":"James"},{"family":"Lyons","given":"Terry"}],"accessed":{"date-parts":[["2026",3,27]]},"issued":{"date-parts":[["2020",11,5]]}}}],"schema":"https://github.com/citation-style-language/schema/raw/master/csl-citation.json"} </w:instrText>
      </w:r>
      <w:r>
        <w:fldChar w:fldCharType="separate"/>
      </w:r>
      <w:r>
        <w:rPr>
          <w:rFonts w:cs="Times New Roman"/>
          <w:kern w:val="0"/>
        </w:rPr>
        <w:t xml:space="preserve">(Kidger </w:t>
      </w:r>
      <w:r>
        <w:rPr>
          <w:rFonts w:cs="Times New Roman"/>
          <w:i/>
          <w:iCs/>
          <w:kern w:val="0"/>
        </w:rPr>
        <w:t>et al.</w:t>
      </w:r>
      <w:r>
        <w:rPr>
          <w:rFonts w:cs="Times New Roman"/>
          <w:kern w:val="0"/>
        </w:rPr>
        <w:t>, 2020)</w:t>
      </w:r>
      <w:r>
        <w:fldChar w:fldCharType="end"/>
      </w:r>
      <w:r>
        <w:t>. In intelligent transportation, integrating continuous temporal CDEs with spatial graph networks has successfully resolved irregular traffic sensor failures</w:t>
      </w:r>
      <w:r>
        <w:fldChar w:fldCharType="begin"/>
      </w:r>
      <w:r w:rsidR="000A3919">
        <w:instrText xml:space="preserve"> ADDIN ZOTERO_ITEM CSL_CITATION {"citationID":"Nnevtx2Y","properties":{"unsorted":false,"formattedCitation":"(Choi {\\i{}et al.}, 2021)","plainCitation":"(Choi et al., 2021)","noteIndex":0},"citationItems":[{"id":"owbJ2Ida/F90cMIB4","uris":["http://zotero.org/users/local/OlKX7Ryo/items/NA37GDXP"],"itemData":{"id":190,"type":"article","abstract":"Traffic forecasting is one of the most popular spatio-temporal tasks in the field of machine learning. A prevalent approach in the field is to combine graph convolutional networks and recurrent neural networks for the spatio-temporal processing. There has been fierce competition and many novel methods have been proposed. In this paper, we present the method of spatio-temporal graph neural controlled differential equation (STG-NCDE). Neural controlled differential equations (NCDEs) are a breakthrough concept for processing sequential data. We extend the concept and design two NCDEs: one for the temporal processing and the other for the spatial processing. After that, we combine them into a single framework. We conduct experiments with 6 benchmark datasets and 20 baselines. STG-NCDE shows the best accuracy in all cases, outperforming all those 20 baselines by non-trivial margins.","DOI":"10.48550/arXiv.2112.03558","note":"arXiv:2112.03558 [cs]","number":"arXiv:2112.03558","publisher":"arXiv","source":"arXiv.org","title":"Graph Neural Controlled Differential Equations for Traffic Forecasting","URL":"http://arxiv.org/abs/2112.03558","author":[{"family":"Choi","given":"Jeongwhan"},{"family":"Choi","given":"Hwangyong"},{"family":"Hwang","given":"Jeehyun"},{"family":"Park","given":"Noseong"}],"accessed":{"date-parts":[["2026",3,27]]},"issued":{"date-parts":[["2021",12,7]]}}}],"schema":"https://github.com/citation-style-language/schema/raw/master/csl-citation.json"} </w:instrText>
      </w:r>
      <w:r>
        <w:fldChar w:fldCharType="separate"/>
      </w:r>
      <w:r>
        <w:rPr>
          <w:rFonts w:cs="Times New Roman"/>
          <w:kern w:val="0"/>
        </w:rPr>
        <w:t xml:space="preserve">(Choi </w:t>
      </w:r>
      <w:r>
        <w:rPr>
          <w:rFonts w:cs="Times New Roman"/>
          <w:i/>
          <w:iCs/>
          <w:kern w:val="0"/>
        </w:rPr>
        <w:t>et al.</w:t>
      </w:r>
      <w:r>
        <w:rPr>
          <w:rFonts w:cs="Times New Roman"/>
          <w:kern w:val="0"/>
        </w:rPr>
        <w:t>, 2021)</w:t>
      </w:r>
      <w:r>
        <w:fldChar w:fldCharType="end"/>
      </w:r>
      <w:r>
        <w:t>. While highly effective for continuous temporal modeling, these dynamic systems do not explicitly capture the complex, underlying probability distributions of missing values, necessitating the introduction of deep generative frameworks.</w:t>
      </w:r>
    </w:p>
    <w:p w14:paraId="07224BF8" w14:textId="73003D6B" w:rsidR="003E7760" w:rsidRDefault="00000000">
      <w:pPr>
        <w:ind w:firstLine="480"/>
      </w:pPr>
      <w:r>
        <w:t>To explicitly capture these complex underlying probability distributions, deep generative frameworks—most notably Generative Adversarial Networks (GANs)—have been widely adopted. Unlike deterministic systems, generative approaches reconstruct missing values by learning the non-linear data distribution within a latent space. The pioneering Generative Adversarial Imputation Nets (GAIN) introduced an adversarial mechanism where a generator imputes missing components while a discriminator distinguishes them from observed data</w:t>
      </w:r>
      <w:r>
        <w:fldChar w:fldCharType="begin"/>
      </w:r>
      <w:r w:rsidR="000A3919">
        <w:instrText xml:space="preserve"> ADDIN ZOTERO_ITEM CSL_CITATION {"citationID":"lpfHXbqf","properties":{"unsorted":false,"formattedCitation":"(Yoon, Jordon and Schaar, 2018)","plainCitation":"(Yoon, Jordon and Schaar, 2018)","noteIndex":0},"citationItems":[{"id":"owbJ2Ida/RodCPsXa","uris":["http://zotero.org/users/local/OlKX7Ryo/items/ZNEVRVE2"],"itemData":{"id":194,"type":"article","abstract":"We propose a novel method for imputing missing data by adapting the well-known Generative Adversarial Nets (GAN) framework. Accordingly, we call our method Generative Adversarial Imputation Nets (GAIN). The generator (G) observes some components of a real data vector, imputes the missing components conditioned on what is actually observed, and outputs a completed vector. The discriminator (D) then takes a completed vector and attempts to determine which components were actually observed and which were imputed. To ensure that D forces G to learn the desired distribution, we provide D with some additional information in the form of a hint vector. The hint reveals to D partial information about the missingness of the original sample, which is used by D to focus its attention on the imputation quality of particular components. This hint ensures that G does in fact learn to generate according to the true data distribution. We tested our method on various datasets and found that GAIN significantly outperforms state-of-the-art imputation methods.","DOI":"10.48550/arXiv.1806.02920","note":"arXiv:1806.02920 [cs]","number":"arXiv:1806.02920","publisher":"arXiv","source":"arXiv.org","title":"GAIN: Missing Data Imputation using Generative Adversarial Nets","title-short":"GAIN","URL":"http://arxiv.org/abs/1806.02920","author":[{"family":"Yoon","given":"Jinsung"},{"family":"Jordon","given":"James"},{"family":"Schaar","given":"Mihaela","dropping-particle":"van der"}],"accessed":{"date-parts":[["2026",3,27]]},"issued":{"date-parts":[["2018",6,7]]}}}],"schema":"https://github.com/citation-style-language/schema/raw/master/csl-citation.json"} </w:instrText>
      </w:r>
      <w:r>
        <w:fldChar w:fldCharType="separate"/>
      </w:r>
      <w:r>
        <w:rPr>
          <w:rFonts w:cs="Times New Roman"/>
        </w:rPr>
        <w:t>(Yoon, Jordon and Schaar, 2018)</w:t>
      </w:r>
      <w:r>
        <w:fldChar w:fldCharType="end"/>
      </w:r>
      <w:r>
        <w:t>. Within railway condition monitoring, customized GAN architectures have been successfully deployed to recover missing multi-sensor data from rolling stock and mechanical bearings, significantly enhancing diagnostic reliability</w:t>
      </w:r>
      <w:r>
        <w:fldChar w:fldCharType="begin"/>
      </w:r>
      <w:r w:rsidR="000A3919">
        <w:instrText xml:space="preserve"> ADDIN ZOTERO_ITEM CSL_CITATION {"citationID":"ZeyICqJk","properties":{"unsorted":false,"formattedCitation":"(X. Wang {\\i{}et al.}, 2025)","plainCitation":"(X. Wang et al., 2025)","noteIndex":0},"citationItems":[{"id":"owbJ2Ida/fPo6TJys","uris":["http://zotero.org/users/local/OlKX7Ryo/items/Q8S4GZ3M"],"itemData":{"id":198,"type":"article-journal","abstract":"Missing data widely exist in industrial problems and lead to difficulties in further modeling and analysis. Recently, a number of deep learning methods have been proposed for missing data imputation and have shown promising performance in various scenarios. Nevertheless, the inputs of imputation networks of these methods are usually incomplete data filled with zeros, which means the missing values always affect the output of the network and the network should be sufficiently large to have a strong denoising ability. Thus, these methods may not provide satisfactory imputation when the missing rate is high. In this work, we present a novel method called GANImputer for missing data imputation. The method is based on the generative adversarial network, and the input of the imputation network, namely a generator, is not incomplete data but a low-dimensional latent variable that can be optimized. The optimization process is composed of three stages. First, we optimize a generator via adversarial training. Second, the latent variable is optimized, while the generator is fixed. Finally, we fine-tune the generator and latent variable jointly. To analyze the theoretical mechanism of our GANImputer, we provide a generalization error bound with respect to missing not at random, which is practical and meaningful. Our method is tested on five diverse benchmark datasets and the Tennessee Eastman process and outperforms a few deep learning based imputation methods.","container-title":"Neural Computing and Applications","DOI":"10.1007/s00521-024-10652-x","ISSN":"1433-3058","issue":"3","journalAbbreviation":"Neural Comput &amp; Applic","language":"en","page":"1403-1416","source":"Springer Link","title":"Generative adversarial learning for missing data imputation","volume":"37","author":[{"family":"Wang","given":"Xinyang"},{"family":"Chen","given":"Hongyu"},{"family":"Zhang","given":"Jiayu"},{"family":"Fan","given":"Jicong"}],"issued":{"date-parts":[["2025",1,1]]}}}],"schema":"https://github.com/citation-style-language/schema/raw/master/csl-citation.json"} </w:instrText>
      </w:r>
      <w:r>
        <w:fldChar w:fldCharType="separate"/>
      </w:r>
      <w:r>
        <w:rPr>
          <w:rFonts w:cs="Times New Roman"/>
          <w:kern w:val="0"/>
        </w:rPr>
        <w:t xml:space="preserve">(X. Wang </w:t>
      </w:r>
      <w:r>
        <w:rPr>
          <w:rFonts w:cs="Times New Roman"/>
          <w:i/>
          <w:iCs/>
          <w:kern w:val="0"/>
        </w:rPr>
        <w:t>et al.</w:t>
      </w:r>
      <w:r>
        <w:rPr>
          <w:rFonts w:cs="Times New Roman"/>
          <w:kern w:val="0"/>
        </w:rPr>
        <w:t>, 2025)</w:t>
      </w:r>
      <w:r>
        <w:fldChar w:fldCharType="end"/>
      </w:r>
      <w:r>
        <w:t>. However, GAN-based imputation frequently suffers from training instability and mode collapse, highlighting the critical need for more stable and tractable probabilistic generative paradigms.</w:t>
      </w:r>
    </w:p>
    <w:p w14:paraId="49C92244" w14:textId="58B50AC4" w:rsidR="003E7760" w:rsidRDefault="00000000">
      <w:pPr>
        <w:ind w:firstLine="480"/>
      </w:pPr>
      <w:r>
        <w:t>To address the instability of adversarial training, diffusion models have recently emerged as the state-of-the-art probabilistic paradigm for data imputation. By defining a forward noise-injection process and learning a parameterized reverse denoising trajectory, these models offer highly stable and tractable generation. Conditional Score-based Diffusion Models (CSDI) pioneered this approach by probabilistically imputing time-series data through a conditional denoising mechanism</w:t>
      </w:r>
      <w:r>
        <w:fldChar w:fldCharType="begin"/>
      </w:r>
      <w:r w:rsidR="000A3919">
        <w:instrText xml:space="preserve"> ADDIN ZOTERO_ITEM CSL_CITATION {"citationID":"QTnMGLIk","properties":{"unsorted":false,"formattedCitation":"(Tashiro {\\i{}et al.}, 2021)","plainCitation":"(Tashiro et al., 2021)","noteIndex":0},"citationItems":[{"id":"owbJ2Ida/CspCKxOe","uris":["http://zotero.org/users/local/OlKX7Ryo/items/9NKGFJKK"],"itemData":{"id":199,"type":"article","abstract":"The imputation of missing values in time series has many applications in healthcare and finance. While autoregressive models are natural candidates for time series imputation, score-based diffusion models have recently outperformed existing counterparts including autoregressive models in many tasks such as image generation and audio synthesis, and would be promising for time series imputation. In this paper, we propose Conditional Score-based Diffusion models for Imputation (CSDI), a novel time series imputation method that utilizes score-based diffusion models conditioned on observed data. Unlike existing score-based approaches, the conditional diffusion model is explicitly trained for imputation and can exploit correlations between observed values. On healthcare and environmental data, CSDI improves by 40-65% over existing probabilistic imputation methods on popular performance metrics. In addition, deterministic imputation by CSDI reduces the error by 5-20% compared to the state-of-the-art deterministic imputation methods. Furthermore, CSDI can also be applied to time series interpolation and probabilistic forecasting, and is competitive with existing baselines. The code is available at https://github.com/ermongroup/CSDI.","DOI":"10.48550/arXiv.2107.03502","note":"arXiv:2107.03502 [cs]","number":"arXiv:2107.03502","publisher":"arXiv","source":"arXiv.org","title":"CSDI: Conditional Score-based Diffusion Models for Probabilistic Time Series Imputation","title-short":"CSDI","URL":"http://arxiv.org/abs/2107.03502","author":[{"family":"Tashiro","given":"Yusuke"},{"family":"Song","given":"Jiaming"},{"family":"Song","given":"Yang"},{"family":"Ermon","given":"Stefano"}],"accessed":{"date-parts":[["2026",3,27]]},"issued":{"date-parts":[["2021",10,27]]}}}],"schema":"https://github.com/citation-style-language/schema/raw/master/csl-citation.json"} </w:instrText>
      </w:r>
      <w:r>
        <w:fldChar w:fldCharType="separate"/>
      </w:r>
      <w:r>
        <w:rPr>
          <w:rFonts w:cs="Times New Roman"/>
          <w:kern w:val="0"/>
        </w:rPr>
        <w:t xml:space="preserve">(Tashiro </w:t>
      </w:r>
      <w:r>
        <w:rPr>
          <w:rFonts w:cs="Times New Roman"/>
          <w:i/>
          <w:iCs/>
          <w:kern w:val="0"/>
        </w:rPr>
        <w:t>et al.</w:t>
      </w:r>
      <w:r>
        <w:rPr>
          <w:rFonts w:cs="Times New Roman"/>
          <w:kern w:val="0"/>
        </w:rPr>
        <w:t>, 2021)</w:t>
      </w:r>
      <w:r>
        <w:fldChar w:fldCharType="end"/>
      </w:r>
      <w:r>
        <w:t>. This process is particularly advantageous for complex, high-dimensional transportation networks. Recently, conditional diffusion frameworks have been tailored to reconstruct missing continuous multi-sensor signals in high-speed trains, demonstrating superior distributional fidelity compared to previous baselines</w:t>
      </w:r>
      <w:r>
        <w:fldChar w:fldCharType="begin"/>
      </w:r>
      <w:r w:rsidR="000A3919">
        <w:instrText xml:space="preserve"> ADDIN ZOTERO_ITEM CSL_CITATION {"citationID":"XXjKQksI","properties":{"unsorted":false,"formattedCitation":"(Yang {\\i{}et al.}, 2025)","plainCitation":"(Yang et al., 2025)","noteIndex":0},"citationItems":[{"id":"owbJ2Ida/cAl9LHLJ","uris":["http://zotero.org/users/local/OlKX7Ryo/items/HUNWTKQP"],"itemData":{"id":203,"type":"article-journal","abstract":"Sensors are widely deployed on high-speed trains for real-time operational status monitoring. The integrity of multi-sensor signals over time is critical for the train’s Prognostics and Health Management (PHM) system. However, data missing during multi-sensor signal acquisition and transmission can severely limit the performance of PHM systems. Therefore, this paper proposes a novel Conditional Time Series Diffusion (CTSDiff) model designed for efficient and accurate imputation of missing values in high-speed trains’ multi-sensor time series signals. Firstly, CTSDiff utilizes the non-missing sensor signals collected as conditional information to guide missing data generation, thereby achieving data imputation. Secondly, CTSDiff employs one-dimensional convolutional residual blocks with dilation parameters to capture complex temporal dependencies and adopts a skip-step non-Markovian sampling process to accelerate the imputation procedure. Finally, experimental results demonstrate that CTSDiff can generate high-quality and diverse imputations across various missing data scenarios. The imputation data provided by CTSDiff ensures consistency with actual data distribution and obtains confidence information of the imputed data, significantly enhancing the integrity of multi-sensor signals in high-speed trains and the accuracy of intelligent analysis within PHM systems. Notably, this study opens new avenues for addressing missing data issues in high-speed train multi-sensor datasets and showcases the great potential of diffusion models in generating sensor signals.","container-title":"IEEE Transactions on Intelligent Transportation Systems","DOI":"10.1109/TITS.2025.3557088","ISSN":"1558-0016","issue":"8","page":"12518-12531","source":"IEEE Xplore","title":"Conditional Time Series Diffusion Model for High-Speed Train Multi-Sensor Signals Imputation","volume":"26","author":[{"family":"Yang","given":"Zhiqiang"},{"family":"Dong","given":"Honghui"},{"family":"Zhang","given":"Huipeng"},{"family":"Wang","given":"Ruojin"}],"issued":{"date-parts":[["2025",8]]}}}],"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2025)</w:t>
      </w:r>
      <w:r>
        <w:fldChar w:fldCharType="end"/>
      </w:r>
      <w:r>
        <w:t>. While these advanced imputation techniques successfully restore data completeness, the inherent scarcity of critical fault samples in real-world railway operations necessitates the complementary integration of data enhancement strategies.</w:t>
      </w:r>
    </w:p>
    <w:p w14:paraId="443454E2" w14:textId="32A41B5B" w:rsidR="003E7760" w:rsidRDefault="00000000">
      <w:pPr>
        <w:ind w:firstLine="480"/>
      </w:pPr>
      <w:r>
        <w:t>While high-fidelity data imputation is critical for restoring the continuity of sensor networks, data enhancement is equally indispensable for the intelligent operation and maintenance of large-scale railway infrastructures. Imputation methodologies primarily address the random missingness of observations but cannot overcome the inherent scarcity and severe class imbalance of critical fault events. In real-world railway operations, anomalous conditions occur infrequently, resulting in a pronounced long-</w:t>
      </w:r>
      <w:r>
        <w:lastRenderedPageBreak/>
        <w:t>tail distribution. Therefore, generating synthetic fault samples to enrich the minority feature space is essential for training robust diagnostic models.To mitigate this extreme class imbalance, heuristic resampling techniques were initially adopted. Instead of merely duplicating rare samples, the Synthetic Minority Over-sampling Technique (SMOTE) generates synthetic instances by interpolating along feature-space line segments joining nearest neighbors</w:t>
      </w:r>
      <w:r>
        <w:fldChar w:fldCharType="begin"/>
      </w:r>
      <w:r w:rsidR="000A3919">
        <w:instrText xml:space="preserve"> ADDIN ZOTERO_ITEM CSL_CITATION {"citationID":"JPvGsm8c","properties":{"unsorted":false,"formattedCitation":"(Chawla {\\i{}et al.}, 2002)","plainCitation":"(Chawla et al., 2002)","noteIndex":0},"citationItems":[{"id":"owbJ2Ida/HeQXSOtu","uris":["http://zotero.org/users/local/OlKX7Ryo/items/Y3J3HSN4"],"itemData":{"id":205,"type":"article-journal","abstract":"An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Research","DOI":"10.1613/jair.953","ISSN":"1076-9757","journalAbbreviation":"jair","note":"arXiv:1106.1813 [cs]","page":"321-357","source":"arXiv.org","title":"SMOTE: Synthetic Minority Over-sampling Technique","title-short":"SMOTE","volume":"16","author":[{"family":"Chawla","given":"N. V."},{"family":"Bowyer","given":"K. W."},{"family":"Hall","given":"L. O."},{"family":"Kegelmeyer","given":"W. P."}],"issued":{"date-parts":[["2002",6,1]]}}}],"schema":"https://github.com/citation-style-language/schema/raw/master/csl-citation.json"} </w:instrText>
      </w:r>
      <w:r>
        <w:fldChar w:fldCharType="separate"/>
      </w:r>
      <w:r>
        <w:rPr>
          <w:rFonts w:cs="Times New Roman"/>
          <w:kern w:val="0"/>
        </w:rPr>
        <w:t xml:space="preserve">(Chawla </w:t>
      </w:r>
      <w:r>
        <w:rPr>
          <w:rFonts w:cs="Times New Roman"/>
          <w:i/>
          <w:iCs/>
          <w:kern w:val="0"/>
        </w:rPr>
        <w:t>et al.</w:t>
      </w:r>
      <w:r>
        <w:rPr>
          <w:rFonts w:cs="Times New Roman"/>
          <w:kern w:val="0"/>
        </w:rPr>
        <w:t>, 2002)</w:t>
      </w:r>
      <w:r>
        <w:fldChar w:fldCharType="end"/>
      </w:r>
      <w:r>
        <w:t>. Subsequently, the Adaptive Synthetic (ADASYN) approach dynamically generates more data for harder-to-learn minority examples, adaptively shifting the decision boundary</w:t>
      </w:r>
      <w:r>
        <w:fldChar w:fldCharType="begin"/>
      </w:r>
      <w:r w:rsidR="000A3919">
        <w:instrText xml:space="preserve"> ADDIN ZOTERO_ITEM CSL_CITATION {"citationID":"BkKHQ1cw","properties":{"unsorted":false,"formattedCitation":"(He {\\i{}et al.}, 2008)","plainCitation":"(He et al., 2008)","noteIndex":0},"citationItems":[{"id":"owbJ2Ida/W6d6lZ2j","uris":["http://zotero.org/users/local/OlKX7Ryo/items/VDKSZ59Q"],"itemData":{"id":208,"type":"paper-conference","abstract":"This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metrics.","container-title":"2008 IEEE International Joint Conference on Neural Networks (IEEE World Congress on Computational Intelligence)","DOI":"10.1109/IJCNN.2008.4633969","event-title":"2008 IEEE International Joint Conference on Neural Networks (IEEE World Congress on Computational Intelligence)","ISSN":"2161-4407","note":"ISSN: 2161-4407","page":"1322-1328","source":"IEEE Xplore","title":"ADASYN: Adaptive synthetic sampling approach for imbalanced learning","title-short":"ADASYN","URL":"https://ieeexplore.ieee.org/document/4633969","author":[{"family":"He","given":"Haibo"},{"family":"Bai","given":"Yang"},{"family":"Garcia","given":"Edwardo A."},{"family":"Li","given":"Shutao"}],"accessed":{"date-parts":[["2026",3,27]]},"issued":{"date-parts":[["2008",6]]}}}],"schema":"https://github.com/citation-style-language/schema/raw/master/csl-citation.json"} </w:instrText>
      </w:r>
      <w:r>
        <w:fldChar w:fldCharType="separate"/>
      </w:r>
      <w:r>
        <w:rPr>
          <w:rFonts w:cs="Times New Roman"/>
          <w:kern w:val="0"/>
        </w:rPr>
        <w:t xml:space="preserve">(He </w:t>
      </w:r>
      <w:r>
        <w:rPr>
          <w:rFonts w:cs="Times New Roman"/>
          <w:i/>
          <w:iCs/>
          <w:kern w:val="0"/>
        </w:rPr>
        <w:t>et al.</w:t>
      </w:r>
      <w:r>
        <w:rPr>
          <w:rFonts w:cs="Times New Roman"/>
          <w:kern w:val="0"/>
        </w:rPr>
        <w:t>, 2008)</w:t>
      </w:r>
      <w:r>
        <w:fldChar w:fldCharType="end"/>
      </w:r>
      <w:r>
        <w:t>. In railway engineering, these interpolation techniques are widely utilized; for instance, modified SMOTE algorithms have successfully balanced sparse defect datasets to improve the fault diagnosis of railway turnout systems</w:t>
      </w:r>
      <w:r>
        <w:fldChar w:fldCharType="begin"/>
      </w:r>
      <w:r w:rsidR="000A3919">
        <w:instrText xml:space="preserve"> ADDIN ZOTERO_ITEM CSL_CITATION {"citationID":"tag5qGa0","properties":{"unsorted":false,"formattedCitation":"(Li {\\i{}et al.}, 2022)","plainCitation":"(Li et al., 2022)","noteIndex":0},"citationItems":[{"id":"owbJ2Ida/dF3STBc6","uris":["http://zotero.org/users/local/OlKX7Ryo/items/EY9SZEHN"],"itemData":{"id":213,"type":"article-journal","abstract":"In recent years, with the rapid increase in coverage and lines, security maintenance has become one of the top concerns with regard to railway transpo...","container-title":"Sensors","DOI":"10.3390/s22239438","ISSN":"1424-8220","issue":"23","language":"en","license":"http://creativecommons.org/licenses/by/3.0/","publisher":"Multidisciplinary Digital Publishing Institute","source":"www.mdpi.com","title":"A Fault-Diagnosis Method for Railway Turnout Systems Based on Improved Autoencoder and Data Augmentation","URL":"https://www.mdpi.com/1424-8220/22/23/9438","volume":"22","author":[{"family":"Li","given":"Mengyang"},{"family":"Hei","given":"Xinhong"},{"family":"Ji","given":"Wenjiang"},{"family":"Zhu","given":"Lei"},{"family":"Wang","given":"Yichuan"},{"family":"Qiu","given":"Yuan"}],"accessed":{"date-parts":[["2026",3,27]]},"issued":{"date-parts":[["2022",12,2]]}}}],"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2022)</w:t>
      </w:r>
      <w:r>
        <w:fldChar w:fldCharType="end"/>
      </w:r>
      <w:r>
        <w:t>. Nevertheless, when applied to the highly non-linear fault boundaries of complex railway components, these linear strategies often introduce noisy synthetic artifacts, necessitating the shift towards more sophisticated signal-level transformations.</w:t>
      </w:r>
    </w:p>
    <w:p w14:paraId="26A93533" w14:textId="19C517ED" w:rsidR="003E7760" w:rsidRDefault="00000000">
      <w:pPr>
        <w:ind w:firstLine="480"/>
      </w:pPr>
      <w:r>
        <w:t xml:space="preserve">To overcome linear interpolation artifacts, signal-level transformations and feature mixing strategies directly manipulate continuous time-series data to simulate diverse operating conditions. Techniques such as adding Gaussian noise or time-stretching physically alter original sensor signals, while the </w:t>
      </w:r>
      <w:r>
        <w:rPr>
          <w:rFonts w:hint="eastAsia"/>
        </w:rPr>
        <w:t>m</w:t>
      </w:r>
      <w:r>
        <w:t>ix</w:t>
      </w:r>
      <w:r>
        <w:rPr>
          <w:rFonts w:hint="eastAsia"/>
        </w:rPr>
        <w:t>-</w:t>
      </w:r>
      <w:r>
        <w:t>up approach improves model generalization by interpolating both features and labels to smooth decision boundaries</w:t>
      </w:r>
      <w:r>
        <w:fldChar w:fldCharType="begin"/>
      </w:r>
      <w:r w:rsidR="000A3919">
        <w:instrText xml:space="preserve"> ADDIN ZOTERO_ITEM CSL_CITATION {"citationID":"Eb1KeSgr","properties":{"unsorted":false,"formattedCitation":"(Zhang {\\i{}et al.}, 2018)","plainCitation":"(Zhang et al., 2018)","noteIndex":0},"citationItems":[{"id":"owbJ2Ida/H31eufZk","uris":["http://zotero.org/users/local/OlKX7Ryo/items/CAYFUKS7"],"itemData":{"id":215,"type":"article","abstract":"Large deep neural networks are powerful, but exhibit undesirable behaviors such as memorization and sensitivity to adversarial examples. In this work, we propose mixup, a simple learning principle to alleviate these issues. In essence, mixup trains a neural network on convex combinations of pairs of examples and their labels. By doing so, mixup regularizes the neural network to favor simple linear behavior in-between training examples. Our experiments on the ImageNet-2012, CIFAR-10, CIFAR-100, Google commands and UCI datasets show that mixup improves the generalization of state-of-the-art neural network architectures. We also find that mixup reduces the memorization of corrupt labels, increases the robustness to adversarial examples, and stabilizes the training of generative adversarial networks.","DOI":"10.48550/arXiv.1710.09412","note":"arXiv:1710.09412 [cs]","number":"arXiv:1710.09412","publisher":"arXiv","source":"arXiv.org","title":"mixup: Beyond Empirical Risk Minimization","title-short":"mixup","URL":"http://arxiv.org/abs/1710.09412","author":[{"family":"Zhang","given":"Hongyi"},{"family":"Cisse","given":"Moustapha"},{"family":"Dauphin","given":"Yann N."},{"family":"Lopez-Paz","given":"David"}],"accessed":{"date-parts":[["2026",3,27]]},"issued":{"date-parts":[["2018",4,27]]}}}],"schema":"https://github.com/citation-style-language/schema/raw/master/csl-citation.json"}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2018)</w:t>
      </w:r>
      <w:r>
        <w:fldChar w:fldCharType="end"/>
      </w:r>
      <w:r>
        <w:t>. Within railway condition monitoring, these model-independent augmentations have proven highly effective for diagnosing faults in critical rotating machinery under variable dynamic loads</w:t>
      </w:r>
      <w:r>
        <w:fldChar w:fldCharType="begin"/>
      </w:r>
      <w:r w:rsidR="000A3919">
        <w:instrText xml:space="preserve"> ADDIN ZOTERO_ITEM CSL_CITATION {"citationID":"FLsimW2h","properties":{"unsorted":false,"formattedCitation":"(Lyu {\\i{}et al.}, 2022)","plainCitation":"(Lyu et al., 2022)","noteIndex":0},"citationItems":[{"id":"owbJ2Ida/Sa3yHr6R","uris":["http://zotero.org/users/local/OlKX7Ryo/items/2FNWGIJ3"],"itemData":{"id":219,"type":"article-journal","abstract":"With the rapid development of information technology, data-driven fault diagnosis has gained more and more attention because it provides a new way for enterprises to save costs. Considering that there are few abnormalities in equipment operation in actual industrial applications, it is still a challenge to implement data-driven fault diagnosis that requires a large amount of fault data. To tackle the challenge, this paper proposes a model-independent data augmentation method, which is a weighted combination of the two time series data augmentation methods, i.e. Gaussian noise and signal stretching. The experimental dataset is collected from an intelligent motor test platform. The fault diagnosis model based on support vector machine and feedforward neural network are applied to study the ability of the proposed data augmentation method in terms of model independence. Experimental results show that the proposed data augmentation methods can significantly improve the accuracy of fault diagnosis.","collection-title":"Leading manufacturing systems transformation – Proceedings of the 55th CIRP Conference on Manufacturing Systems 2022","container-title":"Procedia CIRP","DOI":"10.1016/j.procir.2022.05.090","ISSN":"2212-8271","journalAbbreviation":"Procedia CIRP","page":"949-954","source":"ScienceDirect","title":"A novel model-independent data augmentation method for fault diagnosis in smart manufacturing","volume":"107","author":[{"family":"Lyu","given":"Pin"},{"family":"Zhang","given":"Hanbin"},{"family":"Yu","given":"Wenbing"},{"family":"Liu","given":"Chao"}],"issued":{"date-parts":[["2022",1,1]]}}}],"schema":"https://github.com/citation-style-language/schema/raw/master/csl-citation.json"} </w:instrText>
      </w:r>
      <w:r>
        <w:fldChar w:fldCharType="separate"/>
      </w:r>
      <w:r>
        <w:rPr>
          <w:rFonts w:cs="Times New Roman"/>
          <w:kern w:val="0"/>
        </w:rPr>
        <w:t xml:space="preserve">(Lyu </w:t>
      </w:r>
      <w:r>
        <w:rPr>
          <w:rFonts w:cs="Times New Roman"/>
          <w:i/>
          <w:iCs/>
          <w:kern w:val="0"/>
        </w:rPr>
        <w:t>et al.</w:t>
      </w:r>
      <w:r>
        <w:rPr>
          <w:rFonts w:cs="Times New Roman"/>
          <w:kern w:val="0"/>
        </w:rPr>
        <w:t>, 2022)</w:t>
      </w:r>
      <w:r>
        <w:fldChar w:fldCharType="end"/>
      </w:r>
      <w:r>
        <w:t>. Nevertheless, because signal warping and feature mixing primarily recombine existing observations rather than generating entirely new, high-fidelity fault distributions, capturing the highly complex non-linearities of rare railway defects necessitates a transition to advanced deep generative modeling.</w:t>
      </w:r>
    </w:p>
    <w:p w14:paraId="446AA9DD" w14:textId="266C5820" w:rsidR="003E7760" w:rsidRDefault="00000000">
      <w:pPr>
        <w:ind w:firstLine="480"/>
      </w:pPr>
      <w:r>
        <w:t>To synthesize entirely new, high-fidelity fault distributions, Generative Adversarial Networks (GANs) have become the cornerstone of advanced data enhancement. By optimizing an adversarial mechanism, conditional GANs, such as CTGAN, effectively model non-Gaussian and discrete data without relying on prior structural assumptions</w:t>
      </w:r>
      <w:r>
        <w:fldChar w:fldCharType="begin"/>
      </w:r>
      <w:r w:rsidR="000A3919">
        <w:instrText xml:space="preserve"> ADDIN ZOTERO_ITEM CSL_CITATION {"citationID":"WiDvAJNJ","properties":{"unsorted":false,"formattedCitation":"(Xu {\\i{}et al.}, 2019)","plainCitation":"(Xu et al., 2019)","noteIndex":0},"citationItems":[{"id":"owbJ2Ida/aeIoKaof","uris":["http://zotero.org/users/local/OlKX7Ryo/items/VRNH3B4W"],"itemData":{"id":222,"type":"article","abstract":"Modeling the probability distribution of rows in tabular data and generating realistic synthetic data is a non-trivial task. Tabular data usually contains a mix of discrete and continuous columns. Continuous columns may have multiple modes whereas discrete columns are sometimes imbalanced making the modeling difficult. Existing statistical and deep neural network models fail to properly model this type of data. We design TGAN, which uses a conditional generative adversarial network to address these challenges. To aid in a fair and thorough comparison, we design a benchmark with 7 simulated and 8 real datasets and several Bayesian network baselines. TGAN outperforms Bayesian methods on most of the real datasets whereas other deep learning methods could not.","DOI":"10.48550/arXiv.1907.00503","note":"arXiv:1907.00503 [cs]","number":"arXiv:1907.00503","publisher":"arXiv","source":"arXiv.org","title":"Modeling Tabular data using Conditional GAN","URL":"http://arxiv.org/abs/1907.00503","author":[{"family":"Xu","given":"Lei"},{"family":"Skoularidou","given":"Maria"},{"family":"Cuesta-Infante","given":"Alfredo"},{"family":"Veeramachaneni","given":"Kalyan"}],"accessed":{"date-parts":[["2026",3,27]]},"issued":{"date-parts":[["2019",10,28]]}}}],"schema":"https://github.com/citation-style-language/schema/raw/master/csl-citation.json"} </w:instrText>
      </w:r>
      <w:r>
        <w:fldChar w:fldCharType="separate"/>
      </w:r>
      <w:r>
        <w:rPr>
          <w:rFonts w:cs="Times New Roman"/>
          <w:kern w:val="0"/>
        </w:rPr>
        <w:t xml:space="preserve">(Xu </w:t>
      </w:r>
      <w:r>
        <w:rPr>
          <w:rFonts w:cs="Times New Roman"/>
          <w:i/>
          <w:iCs/>
          <w:kern w:val="0"/>
        </w:rPr>
        <w:t>et al.</w:t>
      </w:r>
      <w:r>
        <w:rPr>
          <w:rFonts w:cs="Times New Roman"/>
          <w:kern w:val="0"/>
        </w:rPr>
        <w:t>, 2019)</w:t>
      </w:r>
      <w:r>
        <w:fldChar w:fldCharType="end"/>
      </w:r>
      <w:r>
        <w:t>. In railway engineering, customized GANs are increasingly deployed to synthesize realistic samples of extreme minority classes, specifically generating artificial railway track irregularities to augment sparse diagnostic datasets</w:t>
      </w:r>
      <w:r>
        <w:fldChar w:fldCharType="begin"/>
      </w:r>
      <w:r w:rsidR="000A3919">
        <w:instrText xml:space="preserve"> ADDIN ZOTERO_ITEM CSL_CITATION {"citationID":"JbG1T5mP","properties":{"unsorted":false,"formattedCitation":"(Bobadilla and Martin, 2024)","plainCitation":"(Bobadilla and Martin, 2024)","noteIndex":0},"citationItems":[{"id":"owbJ2Ida/YNDzeiMp","uris":["http://zotero.org/users/local/OlKX7Ryo/items/GGQUGW6J"],"itemData":{"id":226,"type":"paper-conference","abstract":"Nowadays it is possible to perform automated monitoring on many engineering systems, leading to a huge data gathering. To analyze this information, Machine Learning (ML) is commonly applied. ML algorithms are data-driven, meaning that their capabilities depend, to a large extent, on the quantity and quality of the available data. These methods normally require large training datasets, diverse and rich enough for the algorithms to be able to generalize on previously unseen data. However, there are still applications where it is difficult, not affordable or even impossible to collect data in the form and volume suitable for ML, being railway systems a typical example. In such cases, the available information could be so sparse, that ML techniques yield unsatisfactory results. This article introduces and compares several schemes based on Generative Adversarial Networks (GAN) for Data Augmentation (DA) of Track Irregularities (TI), treated as time-series. Major attention was put not only on the generation process, but also on the synthesis quality assessment, to assure the suitability of generated samples for training of ML models for fault diagnosis. The results indicate that this approach could contribute to alleviate the issue of data scarcity and imbalanced datasets for supervised learning-based fault classification on the railway track.","container-title":"2024 International Joint Conference on Neural Networks (IJCNN)","DOI":"10.1109/IJCNN60899.2024.10651483","event-title":"2024 International Joint Conference on Neural Networks (IJCNN)","ISSN":"2161-4407","note":"ISSN: 2161-4407","page":"1-9","source":"IEEE Xplore","title":"GAN-based Data Augmentation of Railway Track Irregularities for Fault Diagnosis","URL":"https://ieeexplore.ieee.org/document/10651483","author":[{"family":"Bobadilla","given":"Héctor A. Fernández"},{"family":"Martin","given":"Ullrich"}],"accessed":{"date-parts":[["2026",3,27]]},"issued":{"date-parts":[["2024",6]]}}}],"schema":"https://github.com/citation-style-language/schema/raw/master/csl-citation.json"} </w:instrText>
      </w:r>
      <w:r>
        <w:fldChar w:fldCharType="separate"/>
      </w:r>
      <w:r>
        <w:rPr>
          <w:rFonts w:cs="Times New Roman"/>
        </w:rPr>
        <w:t>(Bobadilla and Martin, 2024)</w:t>
      </w:r>
      <w:r>
        <w:fldChar w:fldCharType="end"/>
      </w:r>
      <w:r>
        <w:t>. However, while standard GANs excel given moderate sample sizes, they frequently suffer from mode collapse and degraded feature boundaries when trained under extremely limited data regimes, driving the adoption of contrastive learning and diffusion models.</w:t>
      </w:r>
    </w:p>
    <w:p w14:paraId="4B034FF0" w14:textId="18F4E014" w:rsidR="003E7760" w:rsidRDefault="00000000">
      <w:pPr>
        <w:ind w:firstLine="480"/>
      </w:pPr>
      <w:r>
        <w:t xml:space="preserve">To overcome mode collapse in extremely limited data regimes, contrastive </w:t>
      </w:r>
      <w:r>
        <w:lastRenderedPageBreak/>
        <w:t>learning and diffusion architectures have been introduced to stabilize feature synthesis. Contrastive learning enhances generative networks by explicitly maximizing latent distances between distinct classes, thereby sharpening decision boundaries. In railway applications, contrastive GANs have successfully synthesized rare rail surface defects, preventing training instability when real samples are exceptionally scarce</w:t>
      </w:r>
      <w:r>
        <w:fldChar w:fldCharType="begin"/>
      </w:r>
      <w:r w:rsidR="000A3919">
        <w:instrText xml:space="preserve"> ADDIN ZOTERO_ITEM CSL_CITATION {"citationID":"GqpFEuQP","properties":{"unsorted":false,"formattedCitation":"(Du, Gao and Li, 2023)","plainCitation":"(Du, Gao and Li, 2023)","noteIndex":0},"citationItems":[{"id":"owbJ2Ida/tMpNUTb6","uris":["http://zotero.org/users/local/OlKX7Ryo/items/LAPZJFCH"],"itemData":{"id":232,"type":"article-journal","abstract":"Surface defect recognition (SDC) is essential in intelligent manufacturing. Deep learning (DL) is a research hotspot in SDC. Limited defective samples are available in most real-world cases, which poses challenges for DL methods. Given such circumstances, generating defective samples by generative adversarial networks (GANs) is applied. However, insufficient samples and high-frequency texture details in defects make GANs very hard to train, yield mode collapse, and poor image quality, which can further impact SDC. To solve these problems, this article proposes a new GAN called contrastive GAN, which can be trained to generate diverse defects with only extremely limited samples. Specifically, a shared data augmentation (SDA) module is proposed for avoiding overfitting. Then, a feature attention matching (FAM) module is proposed to align features for improving the quality of generated images. Finally, a contrastive loss based on hypersphere is employed to constrain GANs to generate images that differ from the traditional transform. Experiments show that the proposed GAN generates defective images with higher quality and lower variance between real defects compared to other GANs. Synthetic images contribute to pretrained DL networks with accuracies of up to 95.00%–99.56% for Northeastern University (NEU) datasets of different sizes and 91.84% for printed circuit board (PCB) cases, which proves the effectiveness of the proposed method.","container-title":"IEEE Transactions on Instrumentation and Measurement","DOI":"10.1109/TIM.2022.3232649","ISSN":"1557-9662","page":"1-13","source":"IEEE Xplore","title":"A New Contrastive GAN With Data Augmentation for Surface Defect Recognition Under Limited Data","volume":"72","author":[{"family":"Du","given":"Zongwei"},{"family":"Gao","given":"Liang"},{"family":"Li","given":"Xinyu"}],"issued":{"date-parts":[["2023"]]}}}],"schema":"https://github.com/citation-style-language/schema/raw/master/csl-citation.json"} </w:instrText>
      </w:r>
      <w:r>
        <w:fldChar w:fldCharType="separate"/>
      </w:r>
      <w:r>
        <w:rPr>
          <w:rFonts w:cs="Times New Roman"/>
        </w:rPr>
        <w:t>(Du, Gao and Li, 2023)</w:t>
      </w:r>
      <w:r>
        <w:fldChar w:fldCharType="end"/>
      </w:r>
      <w:r>
        <w:t xml:space="preserve">. Concurrently, diffusion models have transitioned from data imputation to augmentation. Frameworks such as TabDDPM </w:t>
      </w:r>
      <w:r>
        <w:fldChar w:fldCharType="begin"/>
      </w:r>
      <w:r w:rsidR="000A3919">
        <w:instrText xml:space="preserve"> ADDIN ZOTERO_ITEM CSL_CITATION {"citationID":"EqKQAe3Z","properties":{"unsorted":false,"formattedCitation":"(Kotelnikov {\\i{}et al.}, 2024)","plainCitation":"(Kotelnikov et al., 2024)","noteIndex":0},"citationItems":[{"id":"owbJ2Ida/Evd9szsB","uris":["http://zotero.org/users/local/OlKX7Ryo/items/TXZ3DRDD"],"itemData":{"id":228,"type":"article","abstract":"Denoising diffusion probabilistic models are currently becoming the leading paradigm of generative modeling for many important data modalities. Being the most prevalent in the computer vision community, diffusion models have also recently gained some attention in other domains, including speech, NLP, and graph-like data. In this work, we investigate if the framework of diffusion models can be advantageous for general tabular problems, where datapoints are typically represented by vectors of heterogeneous features. The inherent heterogeneity of tabular data makes it quite challenging for accurate modeling, since the individual features can be of completely different nature, i.e., some of them can be continuous and some of them can be discrete. To address such data types, we introduce TabDDPM -- a diffusion model that can be universally applied to any tabular dataset and handles any type of feature. We extensively evaluate TabDDPM on a wide set of benchmarks and demonstrate its superiority over existing GAN/VAE alternatives, which is consistent with the advantage of diffusion models in other fields. Additionally, we show that TabDDPM is eligible for privacy-oriented setups, where the original datapoints cannot be publicly shared.","DOI":"10.5555/3618408.3619133","note":"arXiv:2209.15421 [cs]","source":"arXiv.org","title":"TabDDPM: Modelling Tabular Data with Diffusion Models","title-short":"TabDDPM","URL":"http://arxiv.org/abs/2209.15421","author":[{"family":"Kotelnikov","given":"Akim"},{"family":"Baranchuk","given":"Dmitry"},{"family":"Rubachev","given":"Ivan"},{"family":"Babenko","given":"Artem"}],"accessed":{"date-parts":[["2026",3,27]]},"issued":{"date-parts":[["2024",10,7]]}}}],"schema":"https://github.com/citation-style-language/schema/raw/master/csl-citation.json"} </w:instrText>
      </w:r>
      <w:r>
        <w:fldChar w:fldCharType="separate"/>
      </w:r>
      <w:r>
        <w:rPr>
          <w:rFonts w:cs="Times New Roman"/>
          <w:kern w:val="0"/>
        </w:rPr>
        <w:t xml:space="preserve">(Kotelnikov </w:t>
      </w:r>
      <w:r>
        <w:rPr>
          <w:rFonts w:cs="Times New Roman"/>
          <w:i/>
          <w:iCs/>
          <w:kern w:val="0"/>
        </w:rPr>
        <w:t>et al.</w:t>
      </w:r>
      <w:r>
        <w:rPr>
          <w:rFonts w:cs="Times New Roman"/>
          <w:kern w:val="0"/>
        </w:rPr>
        <w:t>, 2024)</w:t>
      </w:r>
      <w:r>
        <w:fldChar w:fldCharType="end"/>
      </w:r>
      <w:r>
        <w:t xml:space="preserve"> synthesize high-fidelity structural data through stable iterative denoising, outperforming standard GANs with minimal prior observations. Nevertheless, applying these highly complex probabilistic models directly to extensive, multivariate railway sensor signals necessitates their integration with advanced sequential representation architectures.</w:t>
      </w:r>
    </w:p>
    <w:p w14:paraId="591E7D0F" w14:textId="124948BE" w:rsidR="003E7760" w:rsidRDefault="00000000">
      <w:pPr>
        <w:ind w:firstLine="480"/>
      </w:pPr>
      <w:r>
        <w:t>To effectively process extensive, multivariate sensor sequences, Transformer-based architectures have redefined data enhancement paradigms. By leveraging self-attention mechanisms, Transformers capture long-range temporal dependencies without relying on localized receptive fields. To enhance sequence representations under limited supervision, frameworks have been designed to intentionally mask and reconstruct segments of multivariate time series, thereby extracting robust generalized features</w:t>
      </w:r>
      <w:r>
        <w:fldChar w:fldCharType="begin"/>
      </w:r>
      <w:r w:rsidR="000A3919">
        <w:instrText xml:space="preserve"> ADDIN ZOTERO_ITEM CSL_CITATION {"citationID":"TrU7BUM3","properties":{"unsorted":false,"formattedCitation":"(Zerveas {\\i{}et al.}, 2020)","plainCitation":"(Zerveas et al., 2020)","noteIndex":0},"citationItems":[{"id":"owbJ2Ida/hArNERUe","uris":["http://zotero.org/users/local/OlKX7Ryo/items/RINFHRVK"],"itemData":{"id":234,"type":"article","abstract":"In this work we propose for the first time a transformer-based framework for unsupervised representation learning of multivariate time series. Pre-trained models can be potentially used for downstream tasks such as regression and classification, forecasting and missing value imputation. By evaluating our models on several benchmark datasets for multivariate time series regression and classification, we show that not only does our modeling approach represent the most successful method employing unsupervised learning of multivariate time series presented to date, but also that it exceeds the current state-of-the-art performance of supervised methods; it does so even when the number of training samples is very limited, while offering computational efficiency. Finally, we demonstrate that unsupervised pre-training of our transformer models offers a substantial performance benefit over fully supervised learning, even without leveraging additional unlabeled data, i.e., by reusing the same data samples through the unsupervised objective.","DOI":"10.48550/arXiv.2010.02803","note":"arXiv:2010.02803 [cs]","number":"arXiv:2010.02803","publisher":"arXiv","source":"arXiv.org","title":"A Transformer-based Framework for Multivariate Time Series Representation Learning","URL":"http://arxiv.org/abs/2010.02803","author":[{"family":"Zerveas","given":"George"},{"family":"Jayaraman","given":"Srideepika"},{"family":"Patel","given":"Dhaval"},{"family":"Bhamidipaty","given":"Anuradha"},{"family":"Eickhoff","given":"Carsten"}],"accessed":{"date-parts":[["2026",3,27]]},"issued":{"date-parts":[["2020",12,8]]}}}],"schema":"https://github.com/citation-style-language/schema/raw/master/csl-citation.json"} </w:instrText>
      </w:r>
      <w:r>
        <w:fldChar w:fldCharType="separate"/>
      </w:r>
      <w:r>
        <w:rPr>
          <w:rFonts w:cs="Times New Roman"/>
          <w:kern w:val="0"/>
        </w:rPr>
        <w:t xml:space="preserve">(Zerveas </w:t>
      </w:r>
      <w:r>
        <w:rPr>
          <w:rFonts w:cs="Times New Roman"/>
          <w:i/>
          <w:iCs/>
          <w:kern w:val="0"/>
        </w:rPr>
        <w:t>et al.</w:t>
      </w:r>
      <w:r>
        <w:rPr>
          <w:rFonts w:cs="Times New Roman"/>
          <w:kern w:val="0"/>
        </w:rPr>
        <w:t>, 2020)</w:t>
      </w:r>
      <w:r>
        <w:fldChar w:fldCharType="end"/>
      </w:r>
      <w:r>
        <w:t>. In intelligent railway operation and maintenance, this paradigm elegantly addresses severe fault sample shortages. Notably, recent approaches integrating Convolutional Transformers with pseudo-synthetic data generation algorithms have significantly improved the fault diagnosis accuracy of complex railway turnout systems</w:t>
      </w:r>
      <w:r>
        <w:fldChar w:fldCharType="begin"/>
      </w:r>
      <w:r w:rsidR="000A3919">
        <w:instrText xml:space="preserve"> ADDIN ZOTERO_ITEM CSL_CITATION {"citationID":"qaIbaUOX","properties":{"unsorted":false,"formattedCitation":"(Fu {\\i{}et al.}, 2024)","plainCitation":"(Fu et al., 2024)","noteIndex":0},"citationItems":[{"id":"owbJ2Ida/phfgo7RV","uris":["http://zotero.org/users/local/OlKX7Ryo/items/F2TQIQP3"],"itemData":{"id":237,"type":"article","abstract":"In this work, we tackle the challenge of improving fault diagnosis in railway turnout systems (RTS), a critical component of railway infrastructure. Addressing limitations in existing fault-diagnosis techniques, especially their efficacy with small training datasets, we focus on meticulous identification of RTS failure modes. The limited availability of fault samples and the issue of dataset imbalance further compound this challenge. To this end, we propose an innovative fault-diagnosis approach leveraging the Convolution Transformer (ConvTran) combined with advanced data augmentation techniques. This method is uniquely designed to ensure precise fault detection in situations characterized by restricted and skewed data. Existing augmentation techniques often inadequately capitalize on the specific features of time series data. To counteract this, our study proposes an innovative pseudo-synthetic data generation algorithm, utilizing feature combination to effectively overcome the challenges of sample imbalance and small sample sizes. The effectiveness of our model is rigorously tested and validated through comprehensive experiments using an actual dataset from a railway station monitoring system in China. The experimental outcomes decisively demonstrate that our proposed data augmentation method significantly improves the precision of turnout fault diagnosis, especially in contexts with limited sample sizes and imbalanced data. Impressively, our approach achieves a 92% accuracy rate in fault classification on small datasets, which further escalates to 99.7% following data augmentation. This exceptional performance not only outstrips that of other benchmark models but also underscores the superior efficiency and practical applicability of our proposed methodology in the field of RTS fault diagnosis.","DOI":"10.21203/rs.3.rs-3969643/v1","note":"ISSN: 2693-5015","publisher":"Research Square","source":"Research Square","title":"A fault diagnosis method for railway turnout systems based on Convolution Transformer through data augmentation","URL":"https://www.researchsquare.com/article/rs-3969643/v1","author":[{"family":"Fu","given":"Yingguo"},{"family":"Yang","given":"Zhongqun"},{"family":"li","given":"linfeng"},{"family":"Si","given":"Guixing"},{"family":"Li","given":"Hao"},{"family":"Zhang","given":"Sizhong"},{"family":"Liu","given":"Jianyang"}],"accessed":{"date-parts":[["2026",3,27]]},"issued":{"date-parts":[["2024",2,21]]}}}],"schema":"https://github.com/citation-style-language/schema/raw/master/csl-citation.json"} </w:instrText>
      </w:r>
      <w:r>
        <w:fldChar w:fldCharType="separate"/>
      </w:r>
      <w:r>
        <w:rPr>
          <w:rFonts w:cs="Times New Roman"/>
          <w:kern w:val="0"/>
        </w:rPr>
        <w:t xml:space="preserve">(Fu </w:t>
      </w:r>
      <w:r>
        <w:rPr>
          <w:rFonts w:cs="Times New Roman"/>
          <w:i/>
          <w:iCs/>
          <w:kern w:val="0"/>
        </w:rPr>
        <w:t>et al.</w:t>
      </w:r>
      <w:r>
        <w:rPr>
          <w:rFonts w:cs="Times New Roman"/>
          <w:kern w:val="0"/>
        </w:rPr>
        <w:t>, 2024)</w:t>
      </w:r>
      <w:r>
        <w:fldChar w:fldCharType="end"/>
      </w:r>
      <w:r>
        <w:t>. Ultimately, these attention-driven enhancement strategies provide the requisite high-dimensional feature fidelity to support robust, large-scale predictive maintenance.</w:t>
      </w:r>
    </w:p>
    <w:p w14:paraId="01B07E3F" w14:textId="77777777" w:rsidR="003E7760" w:rsidRDefault="00000000">
      <w:pPr>
        <w:ind w:firstLine="480"/>
      </w:pPr>
      <w:r>
        <w:t>In summary, the evolution of data imputation and enhancement strategies provides a comprehensive solution to the inherent data imperfections of on-board vibration-noise sensing systems. The progression from foundational statistical interpolations to state-of-the-art continuous dynamics and generative architectures ensures the extraction of high-fidelity, balanced feature spaces from chaotic sensor streams. By strictly reconstructing missing temporal dynamics and artificially synthesizing minority fault representations, these advanced methodologies bridge the critical gap between raw hardware perception and actionable intelligence. Ultimately, this stabilized and enriched data foundation paves the way for the subsequent deployment of advanced AI-based inverse mapping models and large-scale assessment frameworks in railway predictive maintenance.</w:t>
      </w:r>
    </w:p>
    <w:p w14:paraId="6AE7E989" w14:textId="1449E9B6"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8</w:t>
      </w:r>
      <w:r w:rsidR="000037C7">
        <w:rPr>
          <w:b/>
          <w:bCs/>
        </w:rPr>
        <w:fldChar w:fldCharType="end"/>
      </w:r>
      <w:r>
        <w:rPr>
          <w:rFonts w:hint="eastAsia"/>
          <w:b/>
          <w:bCs/>
        </w:rPr>
        <w:t xml:space="preserve">. </w:t>
      </w:r>
      <w:r>
        <w:t>Methodological evolution of data imputation and enhancement in railway intelligent O&amp;M</w:t>
      </w:r>
    </w:p>
    <w:tbl>
      <w:tblPr>
        <w:tblStyle w:val="afa"/>
        <w:tblW w:w="5000" w:type="pct"/>
        <w:tblLook w:val="04A0" w:firstRow="1" w:lastRow="0" w:firstColumn="1" w:lastColumn="0" w:noHBand="0" w:noVBand="1"/>
      </w:tblPr>
      <w:tblGrid>
        <w:gridCol w:w="2769"/>
        <w:gridCol w:w="2769"/>
        <w:gridCol w:w="2768"/>
      </w:tblGrid>
      <w:tr w:rsidR="003E7760" w14:paraId="5E9DCAFF" w14:textId="77777777" w:rsidTr="003E7760">
        <w:trPr>
          <w:cnfStyle w:val="100000000000" w:firstRow="1" w:lastRow="0" w:firstColumn="0" w:lastColumn="0" w:oddVBand="0" w:evenVBand="0" w:oddHBand="0" w:evenHBand="0" w:firstRowFirstColumn="0" w:firstRowLastColumn="0" w:lastRowFirstColumn="0" w:lastRowLastColumn="0"/>
        </w:trPr>
        <w:tc>
          <w:tcPr>
            <w:tcW w:w="1667" w:type="pct"/>
            <w:vAlign w:val="center"/>
          </w:tcPr>
          <w:p w14:paraId="5DF724E1" w14:textId="77777777" w:rsidR="003E7760" w:rsidRDefault="00000000">
            <w:pPr>
              <w:ind w:firstLineChars="0" w:firstLine="0"/>
              <w:jc w:val="center"/>
            </w:pPr>
            <w:r>
              <w:t>Category</w:t>
            </w:r>
          </w:p>
        </w:tc>
        <w:tc>
          <w:tcPr>
            <w:tcW w:w="1667" w:type="pct"/>
            <w:vAlign w:val="center"/>
          </w:tcPr>
          <w:p w14:paraId="6D4EC319" w14:textId="77777777" w:rsidR="003E7760" w:rsidRDefault="00000000">
            <w:pPr>
              <w:ind w:firstLineChars="0" w:firstLine="0"/>
              <w:jc w:val="center"/>
            </w:pPr>
            <w:r>
              <w:t>Representative Models</w:t>
            </w:r>
          </w:p>
        </w:tc>
        <w:tc>
          <w:tcPr>
            <w:tcW w:w="1666" w:type="pct"/>
            <w:vAlign w:val="center"/>
          </w:tcPr>
          <w:p w14:paraId="019F7D7D" w14:textId="77777777" w:rsidR="003E7760" w:rsidRDefault="00000000">
            <w:pPr>
              <w:ind w:firstLineChars="0" w:firstLine="0"/>
              <w:jc w:val="center"/>
            </w:pPr>
            <w:r>
              <w:t xml:space="preserve">Adaptability to </w:t>
            </w:r>
            <w:r>
              <w:lastRenderedPageBreak/>
              <w:t>Continuous On-Board Vibration-Noise Sensing</w:t>
            </w:r>
          </w:p>
        </w:tc>
      </w:tr>
      <w:tr w:rsidR="003E7760" w14:paraId="13388147" w14:textId="77777777" w:rsidTr="003E7760">
        <w:tc>
          <w:tcPr>
            <w:tcW w:w="1667" w:type="pct"/>
            <w:vMerge w:val="restart"/>
            <w:vAlign w:val="center"/>
          </w:tcPr>
          <w:p w14:paraId="66818761" w14:textId="77777777" w:rsidR="003E7760" w:rsidRDefault="00000000">
            <w:pPr>
              <w:ind w:firstLineChars="0" w:firstLine="0"/>
              <w:jc w:val="center"/>
            </w:pPr>
            <w:r>
              <w:lastRenderedPageBreak/>
              <w:t>Data Imputation</w:t>
            </w:r>
          </w:p>
        </w:tc>
        <w:tc>
          <w:tcPr>
            <w:tcW w:w="1667" w:type="pct"/>
            <w:vAlign w:val="center"/>
          </w:tcPr>
          <w:p w14:paraId="12338B61" w14:textId="77777777" w:rsidR="003E7760" w:rsidRDefault="00000000">
            <w:pPr>
              <w:ind w:firstLineChars="0" w:firstLine="0"/>
              <w:jc w:val="center"/>
            </w:pPr>
            <w:r>
              <w:t>Statistical &amp; Factorization Baselines</w:t>
            </w:r>
          </w:p>
          <w:p w14:paraId="5E76B45F" w14:textId="77777777" w:rsidR="003E7760" w:rsidRDefault="00000000">
            <w:pPr>
              <w:ind w:firstLineChars="0" w:firstLine="0"/>
              <w:jc w:val="center"/>
            </w:pPr>
            <w:r>
              <w:t>(MICE, MissForest, Tensor Factorization)</w:t>
            </w:r>
          </w:p>
        </w:tc>
        <w:tc>
          <w:tcPr>
            <w:tcW w:w="1666" w:type="pct"/>
            <w:vAlign w:val="center"/>
          </w:tcPr>
          <w:p w14:paraId="0AF279D4" w14:textId="77777777" w:rsidR="003E7760" w:rsidRDefault="00000000">
            <w:pPr>
              <w:ind w:firstLineChars="0" w:firstLine="0"/>
              <w:jc w:val="center"/>
            </w:pPr>
            <w:r>
              <w:t>Rectifies static or mildly dynamic missingness in discrete multi-sensor data arrays.</w:t>
            </w:r>
          </w:p>
        </w:tc>
      </w:tr>
      <w:tr w:rsidR="003E7760" w14:paraId="1A6423B8" w14:textId="77777777" w:rsidTr="003E7760">
        <w:tc>
          <w:tcPr>
            <w:tcW w:w="1667" w:type="pct"/>
            <w:vMerge/>
            <w:vAlign w:val="center"/>
          </w:tcPr>
          <w:p w14:paraId="79C42A4D" w14:textId="77777777" w:rsidR="003E7760" w:rsidRDefault="003E7760">
            <w:pPr>
              <w:ind w:firstLineChars="0" w:firstLine="0"/>
              <w:jc w:val="center"/>
            </w:pPr>
          </w:p>
        </w:tc>
        <w:tc>
          <w:tcPr>
            <w:tcW w:w="1667" w:type="pct"/>
            <w:vAlign w:val="center"/>
          </w:tcPr>
          <w:p w14:paraId="7597BDF0" w14:textId="77777777" w:rsidR="003E7760" w:rsidRDefault="00000000">
            <w:pPr>
              <w:ind w:firstLineChars="0" w:firstLine="0"/>
              <w:jc w:val="center"/>
            </w:pPr>
            <w:r>
              <w:t>Spatiotemporal &amp; Continuous Dynamics</w:t>
            </w:r>
          </w:p>
          <w:p w14:paraId="595E84AA" w14:textId="77777777" w:rsidR="003E7760" w:rsidRDefault="00000000">
            <w:pPr>
              <w:ind w:firstLineChars="0" w:firstLine="0"/>
              <w:jc w:val="center"/>
            </w:pPr>
            <w:r>
              <w:t>(RNN/GNN, Neural ODEs/NCDEs)</w:t>
            </w:r>
          </w:p>
        </w:tc>
        <w:tc>
          <w:tcPr>
            <w:tcW w:w="1666" w:type="pct"/>
            <w:vAlign w:val="center"/>
          </w:tcPr>
          <w:p w14:paraId="1A145DEE" w14:textId="77777777" w:rsidR="003E7760" w:rsidRDefault="00000000">
            <w:pPr>
              <w:ind w:firstLineChars="0" w:firstLine="0"/>
              <w:jc w:val="center"/>
            </w:pPr>
            <w:r>
              <w:t>Directly handles irregularly sampled signals caused by transient communication failures without requiring artificial time alignment.</w:t>
            </w:r>
          </w:p>
        </w:tc>
      </w:tr>
      <w:tr w:rsidR="003E7760" w14:paraId="169F0438" w14:textId="77777777" w:rsidTr="003E7760">
        <w:tc>
          <w:tcPr>
            <w:tcW w:w="1667" w:type="pct"/>
            <w:vMerge/>
            <w:vAlign w:val="center"/>
          </w:tcPr>
          <w:p w14:paraId="0EBAFC6C" w14:textId="77777777" w:rsidR="003E7760" w:rsidRDefault="003E7760">
            <w:pPr>
              <w:ind w:firstLineChars="0" w:firstLine="0"/>
              <w:jc w:val="center"/>
            </w:pPr>
          </w:p>
        </w:tc>
        <w:tc>
          <w:tcPr>
            <w:tcW w:w="1667" w:type="pct"/>
            <w:vAlign w:val="center"/>
          </w:tcPr>
          <w:p w14:paraId="36728604" w14:textId="77777777" w:rsidR="003E7760" w:rsidRDefault="00000000">
            <w:pPr>
              <w:ind w:firstLineChars="0" w:firstLine="0"/>
              <w:jc w:val="center"/>
            </w:pPr>
            <w:r>
              <w:t>Probabilistic Generative Frameworks</w:t>
            </w:r>
          </w:p>
          <w:p w14:paraId="628C0591" w14:textId="77777777" w:rsidR="003E7760" w:rsidRDefault="00000000">
            <w:pPr>
              <w:ind w:firstLineChars="0" w:firstLine="0"/>
              <w:jc w:val="center"/>
            </w:pPr>
            <w:r>
              <w:t>(GAIN, CSDI / Diffusion Models)</w:t>
            </w:r>
          </w:p>
        </w:tc>
        <w:tc>
          <w:tcPr>
            <w:tcW w:w="1666" w:type="pct"/>
            <w:vAlign w:val="center"/>
          </w:tcPr>
          <w:p w14:paraId="30BE7BC5" w14:textId="77777777" w:rsidR="003E7760" w:rsidRDefault="00000000">
            <w:pPr>
              <w:ind w:firstLineChars="0" w:firstLine="0"/>
              <w:jc w:val="center"/>
            </w:pPr>
            <w:r>
              <w:t>Reconstructs non-linear distributions of multi-sensor signals with state-of-the-art distributional fidelity and stable denoising.</w:t>
            </w:r>
          </w:p>
        </w:tc>
      </w:tr>
      <w:tr w:rsidR="003E7760" w14:paraId="47D389E7" w14:textId="77777777" w:rsidTr="003E7760">
        <w:tc>
          <w:tcPr>
            <w:tcW w:w="1667" w:type="pct"/>
            <w:vMerge w:val="restart"/>
            <w:vAlign w:val="center"/>
          </w:tcPr>
          <w:p w14:paraId="6D718F0A" w14:textId="77777777" w:rsidR="003E7760" w:rsidRDefault="00000000">
            <w:pPr>
              <w:ind w:firstLineChars="0" w:firstLine="0"/>
              <w:jc w:val="center"/>
            </w:pPr>
            <w:r>
              <w:t>Data Enhancement</w:t>
            </w:r>
          </w:p>
        </w:tc>
        <w:tc>
          <w:tcPr>
            <w:tcW w:w="1667" w:type="pct"/>
            <w:vAlign w:val="center"/>
          </w:tcPr>
          <w:p w14:paraId="38896367" w14:textId="77777777" w:rsidR="003E7760" w:rsidRDefault="00000000">
            <w:pPr>
              <w:ind w:firstLineChars="0" w:firstLine="0"/>
              <w:jc w:val="center"/>
            </w:pPr>
            <w:r>
              <w:t>Heuristic Resampling &amp; Signal Warping</w:t>
            </w:r>
          </w:p>
          <w:p w14:paraId="09B72822" w14:textId="77777777" w:rsidR="003E7760" w:rsidRDefault="00000000">
            <w:pPr>
              <w:ind w:firstLineChars="0" w:firstLine="0"/>
              <w:jc w:val="center"/>
            </w:pPr>
            <w:r>
              <w:t>(SMOTE, Mixup, Time-stretching)</w:t>
            </w:r>
          </w:p>
        </w:tc>
        <w:tc>
          <w:tcPr>
            <w:tcW w:w="1666" w:type="pct"/>
            <w:vAlign w:val="center"/>
          </w:tcPr>
          <w:p w14:paraId="528B5F4A" w14:textId="77777777" w:rsidR="003E7760" w:rsidRDefault="00000000">
            <w:pPr>
              <w:ind w:firstLineChars="0" w:firstLine="0"/>
              <w:jc w:val="center"/>
            </w:pPr>
            <w:r>
              <w:t>Simulates diverse operating conditions by interpolating features or adding physical noise to existing sensor signals.</w:t>
            </w:r>
          </w:p>
        </w:tc>
      </w:tr>
      <w:tr w:rsidR="003E7760" w14:paraId="7C154F94" w14:textId="77777777" w:rsidTr="003E7760">
        <w:tc>
          <w:tcPr>
            <w:tcW w:w="1667" w:type="pct"/>
            <w:vMerge/>
            <w:vAlign w:val="center"/>
          </w:tcPr>
          <w:p w14:paraId="195E2B9A" w14:textId="77777777" w:rsidR="003E7760" w:rsidRDefault="003E7760">
            <w:pPr>
              <w:ind w:firstLineChars="0" w:firstLine="0"/>
              <w:jc w:val="center"/>
            </w:pPr>
          </w:p>
        </w:tc>
        <w:tc>
          <w:tcPr>
            <w:tcW w:w="1667" w:type="pct"/>
            <w:vAlign w:val="center"/>
          </w:tcPr>
          <w:p w14:paraId="4CBB6DC3" w14:textId="77777777" w:rsidR="003E7760" w:rsidRDefault="00000000">
            <w:pPr>
              <w:ind w:firstLineChars="0" w:firstLine="0"/>
              <w:jc w:val="center"/>
            </w:pPr>
            <w:r>
              <w:t>Deep Generative Synthesis</w:t>
            </w:r>
          </w:p>
          <w:p w14:paraId="4D6EC23B" w14:textId="77777777" w:rsidR="003E7760" w:rsidRDefault="00000000">
            <w:pPr>
              <w:ind w:firstLineChars="0" w:firstLine="0"/>
              <w:jc w:val="center"/>
            </w:pPr>
            <w:r>
              <w:t>(CTGAN, Contrastive GANs)</w:t>
            </w:r>
          </w:p>
        </w:tc>
        <w:tc>
          <w:tcPr>
            <w:tcW w:w="1666" w:type="pct"/>
            <w:vAlign w:val="center"/>
          </w:tcPr>
          <w:p w14:paraId="2D1E3CF5" w14:textId="77777777" w:rsidR="003E7760" w:rsidRDefault="00000000">
            <w:pPr>
              <w:ind w:firstLineChars="0" w:firstLine="0"/>
              <w:jc w:val="center"/>
            </w:pPr>
            <w:r>
              <w:t>Generates entirely new, high-fidelity minority classes without prior structural assumptions.</w:t>
            </w:r>
          </w:p>
        </w:tc>
      </w:tr>
      <w:tr w:rsidR="003E7760" w14:paraId="54B996BC" w14:textId="77777777" w:rsidTr="003E7760">
        <w:tc>
          <w:tcPr>
            <w:tcW w:w="1667" w:type="pct"/>
            <w:vAlign w:val="center"/>
          </w:tcPr>
          <w:p w14:paraId="589AD308" w14:textId="77777777" w:rsidR="003E7760" w:rsidRDefault="003E7760">
            <w:pPr>
              <w:ind w:firstLineChars="0" w:firstLine="0"/>
              <w:jc w:val="center"/>
            </w:pPr>
          </w:p>
        </w:tc>
        <w:tc>
          <w:tcPr>
            <w:tcW w:w="1667" w:type="pct"/>
            <w:vAlign w:val="center"/>
          </w:tcPr>
          <w:p w14:paraId="469EB3E5" w14:textId="77777777" w:rsidR="003E7760" w:rsidRDefault="00000000">
            <w:pPr>
              <w:ind w:firstLineChars="0" w:firstLine="0"/>
              <w:jc w:val="center"/>
            </w:pPr>
            <w:r>
              <w:t>Transformer &amp; Advanced Sequential Architectures</w:t>
            </w:r>
          </w:p>
          <w:p w14:paraId="516837CD" w14:textId="77777777" w:rsidR="003E7760" w:rsidRDefault="00000000">
            <w:pPr>
              <w:ind w:firstLineChars="0" w:firstLine="0"/>
              <w:jc w:val="center"/>
            </w:pPr>
            <w:r>
              <w:t>(TabDDPM, Convolutional Transformers)</w:t>
            </w:r>
          </w:p>
        </w:tc>
        <w:tc>
          <w:tcPr>
            <w:tcW w:w="1666" w:type="pct"/>
            <w:vAlign w:val="center"/>
          </w:tcPr>
          <w:p w14:paraId="2631849F" w14:textId="77777777" w:rsidR="003E7760" w:rsidRDefault="00000000">
            <w:pPr>
              <w:ind w:firstLineChars="0" w:firstLine="0"/>
              <w:jc w:val="center"/>
            </w:pPr>
            <w:r>
              <w:t>Captures long-range temporal dependencies and reconstructs masked segments in extensive, multivariate continuous time series.</w:t>
            </w:r>
          </w:p>
        </w:tc>
      </w:tr>
    </w:tbl>
    <w:p w14:paraId="7DD65FC4" w14:textId="77777777" w:rsidR="003E7760" w:rsidRDefault="003E7760">
      <w:pPr>
        <w:ind w:firstLineChars="0" w:firstLine="0"/>
      </w:pPr>
    </w:p>
    <w:p w14:paraId="715E00DE" w14:textId="77777777" w:rsidR="003E7760" w:rsidRDefault="00000000">
      <w:pPr>
        <w:pStyle w:val="af7"/>
        <w:numPr>
          <w:ilvl w:val="0"/>
          <w:numId w:val="4"/>
        </w:numPr>
        <w:ind w:firstLineChars="0"/>
      </w:pPr>
      <w:bookmarkStart w:id="37" w:name="OLE_LINK26"/>
      <w:r>
        <w:t>AI-Based Inverse Mapping Model</w:t>
      </w:r>
    </w:p>
    <w:p w14:paraId="0CB28A01" w14:textId="77777777" w:rsidR="003E7760" w:rsidRDefault="00000000">
      <w:pPr>
        <w:ind w:firstLineChars="100" w:firstLine="240"/>
      </w:pPr>
      <w:r>
        <w:t>The fundamental operating premise of on-board vibration and noise sensing systems is, in essence, an inverse problem.</w:t>
      </w:r>
      <w:r>
        <w:rPr>
          <w:rFonts w:hint="eastAsia"/>
        </w:rPr>
        <w:t xml:space="preserve"> </w:t>
      </w:r>
      <w:r>
        <w:t xml:space="preserve">The physical forward process—from track geometric irregularities and structural defects to the vehicle’s dynamic response—can be </w:t>
      </w:r>
      <w:r>
        <w:lastRenderedPageBreak/>
        <w:t>approximately described by a vehicle-track coupled dynamic model; however, the inverse path—reconstructing track conditions from measured vibration and acoustic signals—is inherently ill-defined</w:t>
      </w:r>
      <w:r>
        <w:rPr>
          <w:rFonts w:hint="eastAsia"/>
        </w:rPr>
        <w:t xml:space="preserve">. </w:t>
      </w:r>
      <w:r>
        <w:t>The one-to-many nature of this mapping implies that, under different operating speeds, vehicle states, and environmental conditions, various combinations of track defects may produce nearly identical onboard response characteristics. Traditional physics-based inverse analysis strategies (such as iterative finite element model refinement) are extremely computationally expensive at the scale of a continuous network-wide survey, and are highly sensitive to modeling uncertainties. The maturity of deep learning has opened up a fundamentally different path: AI-based inverse mapping models directly learn the complex nonlinear mapping relationships between sensor observations and track conditions from the data, replacing explicit physical inversion with statistical surrogate models, resulting in an inference cost that is virtually negligible. Such models</w:t>
      </w:r>
      <w:r>
        <w:rPr>
          <w:rFonts w:hint="eastAsia"/>
        </w:rPr>
        <w:t xml:space="preserve"> </w:t>
      </w:r>
      <w:r>
        <w:t>have now become an indispensable algorithmic bridge between the raw outputs of onboard sensor systems and the actionable track condition information required for intelligent operations and maintenance.</w:t>
      </w:r>
    </w:p>
    <w:p w14:paraId="1E762292" w14:textId="77777777" w:rsidR="003E7760" w:rsidRDefault="00000000">
      <w:pPr>
        <w:ind w:firstLineChars="100" w:firstLine="240"/>
      </w:pPr>
      <w:r>
        <w:t>The core challenge in realizing the full diagnostic potential of on-board vibration and noise sensing systems lies not only in accurate signal processing but also in solving an inherently ill-posed inverse problem: reconstructing the spatially distributed mechanical state of the track from the integrated, coupled dynamic response measured at the vehicle body.</w:t>
      </w:r>
      <w:r>
        <w:rPr>
          <w:rFonts w:hint="eastAsia"/>
        </w:rPr>
        <w:t xml:space="preserve"> </w:t>
      </w:r>
      <w:r>
        <w:t>The physical forward process is well characterized: track geometric irregularities, local stiffness deficiencies, and rail surface defects each excite characteristic dynamic modes in the vehicle-track coupled system, and their effects can be measured at multiple locations on the vehicle in the form of acceleration, velocity, or acoustic signatures. However, the challenge in the inverse direction is far more daunting.</w:t>
      </w:r>
      <w:r>
        <w:rPr>
          <w:rFonts w:hint="eastAsia"/>
        </w:rPr>
        <w:t xml:space="preserve"> </w:t>
      </w:r>
      <w:r>
        <w:t>The observed vehicle body response is the result of complex convolution of multiple track excitation sources, filtered through the frequency-selective dynamics of the vehicle suspension and wheel-axle system, and further disturbed by wheel out-of-roundness, aerodynamic loads, and measurement noise. Consequently, under different operating speeds and vehicle configurations, various combinations of track defects may produce nearly identical on-board signatures, rendering the mapping relationship inherently non-unique. Classic physics-based inversion strategies (such as iterative finite element model refinement or Kalman filter-based state estimation) are either computationally prohibitively expensive at the scale of a full-network continuous survey or require idealized linear structural assumptions—assumptions that are difficult to justify in the presence of contact nonlinearities and spatially heterogeneous track characteristics. These limitations form the core motivation for AI-based inverse mapping: learning effective inverse operators directly from data without requiring explicit analytical forms—since the underlying physics itself cannot provide such forms.</w:t>
      </w:r>
    </w:p>
    <w:p w14:paraId="0F43C592" w14:textId="77777777" w:rsidR="003E7760" w:rsidRDefault="00000000">
      <w:pPr>
        <w:ind w:firstLineChars="100" w:firstLine="240"/>
      </w:pPr>
      <w:r>
        <w:lastRenderedPageBreak/>
        <w:t>Previous AI-based inverse mapping methods have established a rich set of learnable solutions for this problem. For example, end-to-end deep neural networks that map vehicle body acceleration to track mass index</w:t>
      </w:r>
      <w:r>
        <w:rPr>
          <w:rFonts w:hint="eastAsia"/>
        </w:rPr>
        <w:t xml:space="preserve"> </w:t>
      </w:r>
      <w:r>
        <w:fldChar w:fldCharType="begin"/>
      </w:r>
      <w:r>
        <w:instrText xml:space="preserve"> ADDIN ZOTERO_ITEM CSL_CITATION {"citationID":"jSa1VeUE","properties":{"formattedCitation":"(Ma {\\i{}et al.}, 2019)","plainCitation":"(Ma et al., 2019)","noteIndex":0},"citationItems":[{"id":1974,"uris":["http://zotero.org/users/12349779/items/BSQ42YY7"],"itemData":{"id":1974,"type":"article-journal","abstract":"Track quality evaluation is fundamental for track maintenance. Around the world, track geometry standards are established to evaluate track quality. However, these standards may not be capable of detecting some abnormal track geometry conditions that can cause considerable vehicle-body vibration. And people gradually realized that track quality evaluation should be based not only on track geometry but also on vehicle performance. Vehicle-body vibration prediction is beneficial for locating potential track geometry defects, and the predicted accelerations can be used as an auxiliary index for assessing track quality. For this purpose, this paper gives a method to predict vehicle-body vibration based on deep learning, which represents one of the newest areas in artificial intelligence. By integrating convolutional neural network (CNN) and long short-term memory (LSTM), a CNN-LSTM model is proposed to make accurate and point-wise prediction. To achieve the optimal performance and explore the internal mechanism of the model, structural configurations and inner states are extensively studied. CNN-LSTM can take advantage of the powerful feature extraction capacity of CNN and LSTM, and outperforms the fully-connected neural network and the plain LSTM on the experimental data of a high-speed railway. In detail, CNN-LSTM has superior performance in predicting vertical vehicle-body vibration below 10 Hz and lateral vehicle-body vibration below 1 Hz. Moreover, analysis shows that the predicted vehicle-body acceleration can act as a performance-based evaluation index of track quality.","container-title":"IEEE Access","DOI":"10.1109/ACCESS.2019.2960537","ISSN":"2169-3536","page":"185099-185107","source":"IEEE Xplore","title":"Deep learning for track quality evaluation of high-speed railway based on vehicle-body vibration prediction","volume":"7","author":[{"family":"Ma","given":"Shuai"},{"family":"Gao","given":"Liang"},{"family":"Liu","given":"Xiubo"},{"family":"Lin","given":"Jing"}],"issued":{"date-parts":[["2019"]]}}}],"schema":"https://github.com/citation-style-language/schema/raw/master/csl-citation.json"} </w:instrText>
      </w:r>
      <w:r>
        <w:fldChar w:fldCharType="separate"/>
      </w:r>
      <w:r>
        <w:rPr>
          <w:rFonts w:cs="Times New Roman"/>
          <w:kern w:val="0"/>
        </w:rPr>
        <w:t xml:space="preserve">(Ma </w:t>
      </w:r>
      <w:r>
        <w:rPr>
          <w:rFonts w:cs="Times New Roman"/>
          <w:i/>
          <w:iCs/>
          <w:kern w:val="0"/>
        </w:rPr>
        <w:t>et al.</w:t>
      </w:r>
      <w:r>
        <w:rPr>
          <w:rFonts w:cs="Times New Roman"/>
          <w:kern w:val="0"/>
        </w:rPr>
        <w:t>, 2019)</w:t>
      </w:r>
      <w:r>
        <w:fldChar w:fldCharType="end"/>
      </w:r>
      <w:r>
        <w:rPr>
          <w:rFonts w:hint="eastAsia"/>
        </w:rPr>
        <w:t xml:space="preserve">, </w:t>
      </w:r>
      <w:r>
        <w:t>multi-scale convolutional architectures for defect classification</w:t>
      </w:r>
      <w:r>
        <w:rPr>
          <w:rFonts w:hint="eastAsia"/>
        </w:rPr>
        <w:t xml:space="preserve"> </w:t>
      </w:r>
      <w:r>
        <w:fldChar w:fldCharType="begin"/>
      </w:r>
      <w:r>
        <w:instrText xml:space="preserve"> ADDIN ZOTERO_ITEM CSL_CITATION {"citationID":"IMsaKUKH","properties":{"formattedCitation":"(Acikgoz and Korkmaz, 2023; Y. Wang {\\i{}et al.}, 2025)","plainCitation":"(Acikgoz and Korkmaz, 2023; Y. Wang et al., 2025)","noteIndex":0},"citationItems":[{"id":1976,"uris":["http://zotero.org/users/12349779/items/9KMZPUAK"],"itemData":{"id":1976,"type":"article-journal","abstract":"The development of an automated rail line defect classification system is of great benefit, as railway tracks must be periodically monitored and inspected to guarantee the safety of rail transportation. In this paper, an effective multi-scale residual convolutional network (MSRConvNet) model is proposed to classify the different types of railway track defects. The skip connections with residual learning blocks are used to increase the effectiveness of the network. The multi-scale convolutions are connected with parallel and two skip connections in the structure to distribute detailed feature maps with each other. Therefore, different scale feature maps can be extracted. The data augmentation method is performed to ensure a balanced class distribution and to eliminate the negative effect of the imbalanced dataset. The proposed model is compared with both benchmark deep learning models and the different variations of the designed network. The results verify that the proposed model can reach superior classification fulfillment, and the MSRConvNet provides an overall accuracy of 99.83%, precision of 99.83%, sensitivity of 99.83%, specificity of 99.94%, F1-score of 99.83%, and Matthew’s correlation coefficient of 99.78% for four defect classes.","container-title":"Engineering Applications of Artificial Intelligence","DOI":"10.1016/j.engappai.2023.105965","ISSN":"0952-1976","journalAbbreviation":"Engineering Applications of Artificial Intelligence","language":"en","page":"105965","source":"ScienceDirect","title":"MSRConvNet: Classification of railway track defects using multi-scale residual convolutional neural network","title-short":"MSRConvNet","volume":"121","author":[{"family":"Acikgoz","given":"Hakan"},{"family":"Korkmaz","given":"Deniz"}],"issued":{"date-parts":[["2023",5,1]]}},"label":"page"},{"id":1981,"uris":["http://zotero.org/users/12349779/items/D9ENPHXN"],"itemData":{"id":1981,"type":"article-journal","abstract":"Leveraging acceleration sensors affixed to the train body enables continuous surveillance of rail corrugation, delivering cost-effectiveness, operational efficiency, and portability. Establishing the correlation between vertical body acceleration and rail corrugation poses a substantial challenge. To ensure uninterrupted monitoring of rail corrugation, an initial development involved constructing a train-track integrated simulation model that accounted for the dynamics of flexible wheelsets and tracks, thereby generating a simulated dataset of vertical body acceleration. Subsequent improvements were made to the conventional Convolutional Block Attention Module (CBAM) architecture, culminating in the proposal of a deep one-dimensional convolutional residual network model named Train Body Vertical Acceleration Network (TBVA-Net), founded on an improved CBAM framework. Training was conducted using the simulated dataset, showcasing the reduced model complexity and total parameter count of the improved CBAM architecture, which notably amplified classification accuracy. The TBVA-Net, employing the refined CBAM, consistently achieved test accuracies exceeding 95%, averaging at 98.6% on the simulated dataset. Validation through field-measured data corroborated the rationale behind the proposed TBVA-Net architecture. Fine-tuning with a limited subset of labeled field data led to a transfer accuracy of 98.5%. This paper presents an innovative approach for detecting rail corrugation through vertical acceleration signals obtained from operational vehicles.","container-title":"Engineering Applications of Artificial Intelligence","DOI":"10.1016/j.engappai.2025.110349","ISSN":"0952-1976","journalAbbreviation":"Engineering Applications of Artificial Intelligence","page":"110349","source":"ScienceDirect","title":"On-board detection of rail corrugation using improved convolutional block attention mechanism","volume":"146","author":[{"family":"Wang","given":"Yang"},{"family":"Xiao","given":"Hong"},{"family":"Ma","given":"Chaozhi"},{"family":"Zhang","given":"Zhihai"},{"family":"Cui","given":"Xuhao"},{"family":"Xu","given":"Aimin"}],"issued":{"date-parts":[["2025",4,15]]}},"label":"page"}],"schema":"https://github.com/citation-style-language/schema/raw/master/csl-citation.json"} </w:instrText>
      </w:r>
      <w:r>
        <w:fldChar w:fldCharType="separate"/>
      </w:r>
      <w:r>
        <w:rPr>
          <w:rFonts w:cs="Times New Roman"/>
          <w:kern w:val="0"/>
        </w:rPr>
        <w:t xml:space="preserve">(Acikgoz and Korkmaz, 2023; Y. Wang </w:t>
      </w:r>
      <w:r>
        <w:rPr>
          <w:rFonts w:cs="Times New Roman"/>
          <w:i/>
          <w:iCs/>
          <w:kern w:val="0"/>
        </w:rPr>
        <w:t>et al.</w:t>
      </w:r>
      <w:r>
        <w:rPr>
          <w:rFonts w:cs="Times New Roman"/>
          <w:kern w:val="0"/>
        </w:rPr>
        <w:t>, 2025)</w:t>
      </w:r>
      <w:r>
        <w:fldChar w:fldCharType="end"/>
      </w:r>
      <w:r>
        <w:rPr>
          <w:rFonts w:hint="eastAsia"/>
        </w:rPr>
        <w:t xml:space="preserve">, </w:t>
      </w:r>
      <w:r>
        <w:t>and multi-task frameworks for jointly estimating track parameters</w:t>
      </w:r>
      <w:r>
        <w:rPr>
          <w:rFonts w:hint="eastAsia"/>
        </w:rPr>
        <w:t xml:space="preserve"> </w:t>
      </w:r>
      <w:r>
        <w:fldChar w:fldCharType="begin"/>
      </w:r>
      <w:r>
        <w:instrText xml:space="preserve"> ADDIN ZOTERO_ITEM CSL_CITATION {"citationID":"QDwX4DYg","properties":{"formattedCitation":"(C. Li {\\i{}et al.}, 2024; Pu {\\i{}et al.}, 2024)","plainCitation":"(C. Li et al., 2024; Pu et al., 2024)","noteIndex":0},"citationItems":[{"id":1985,"uris":["http://zotero.org/users/12349779/items/HSHPK9SR"],"itemData":{"id":1985,"type":"article-journal","abstract":"Rail corrugation is a type of track geometry irregularity that induces sharp noise and reduces the service life of track components. The traditional manual inspection method of corrugation detection requires high labor costs. In general, the rail corrugation status of subway lines can be divided into three types according to wavelength: short wave, medium wave and healthy. Corrugation with different degrees of deterioration has different values of wave depth. To achieve more efficient and intelligent inspection, this study proposes a multitask learning method to detect metro rail corrugation by using in-vehicle responses and noise data. To this end, we develop a portable vehicle-mounted device to collect car body acceleration and vehicle interior noise. Second, we propose a data fusion method based on a 1/3 octave general vibration level of acceleration and noise data. Third, we develop a multitask learning model based on convolution and attention techniques that have two task towers: corrugation wavelength classification and wave depth regression. Finally, we apply the real-world data to the proposed framework. The results show that compared with single-task learning, the proposed multitask learning has a better performance in corrugation detection tasks. The F₁ score of wavelength classification increased from 0.762 to 0.971, an increase of 27%; the Mean Absolute Percentage Error of wave depth regression decreased from 12% to 4.96%, a decrease of 59%. In addition, the training time consumption can be reduced by up to 66%.","container-title":"IEEE Transactions on Intelligent Transportation Systems","DOI":"10.1109/TITS.2023.3334290","ISSN":"1558-0016","issue":"6","page":"5045-5058","source":"IEEE Xplore","title":"A multitask learning method for rail corrugation detection using in-vehicle responses and noise data","volume":"25","author":[{"family":"Li","given":"Chenzhong"},{"family":"Sun","given":"Huakun"},{"family":"Li","given":"Wangyijia"},{"family":"Wang","given":"Yifeng"},{"family":"Wan","given":"Zhuang"},{"family":"Wu","given":"Weijun"},{"family":"Wang","given":"Ping"},{"family":"He","given":"Qing"}],"issued":{"date-parts":[["2024",6]]}},"label":"page"},{"id":1984,"uris":["http://zotero.org/users/12349779/items/9DLPN2P7"],"itemData":{"id":1984,"type":"article-journal","abstract":"Railway major technical standards (RMTSs) are prerequisites for subsequent railway design processes, which have fundamental influences on controlling railway transport capacity and investment. However, the traditional manual decision process is laborious and time-consuming. It also has difficulties in quantifying the interrelations among different standard parameters. In this paper, we propose a so-called voting election framework for efficient RMTS decision-making, in which three stages, namely constituency partition, constituency election and ballot summary, are developed. Then, for constituency election, four types of multi-task neural networks, namely, cascaded, overall parallel, grouped parallel and hybrid multi-task neural networks, are designed to identify the interrelations among six kinds of RMTSs. Besides, hyperparameter fine-tuning experiments are conducted to optimize the performance of the proposed networks. Finally, based on a dataset comprising realistic railway cases, it is found that the grouped parallel multi-task neural network performs the best by achieving an average decision accuracy of 86.9% compared to manual decision results and by outperforming the previous single-task neural network method by 10.7% in average decision accuracy.","container-title":"IEEE Transactions on Intelligent Transportation Systems","DOI":"10.1109/TITS.2023.3338146","ISSN":"1558-0016","issue":"6","page":"5904-5918","source":"IEEE Xplore","title":"Multi-task deep learning methods for determining railway major technical standards","volume":"25","author":[{"family":"Pu","given":"Hao"},{"family":"Wang","given":"Guanghui"},{"family":"Song","given":"Taoran"},{"family":"Schonfeld","given":"Paul"},{"family":"Zhang","given":"Hong"}],"issued":{"date-parts":[["2024",6]]}},"label":"page"}],"schema":"https://github.com/citation-style-language/schema/raw/master/csl-citation.json"} </w:instrText>
      </w:r>
      <w:r>
        <w:fldChar w:fldCharType="separate"/>
      </w:r>
      <w:r>
        <w:rPr>
          <w:rFonts w:cs="Times New Roman"/>
          <w:kern w:val="0"/>
        </w:rPr>
        <w:t xml:space="preserve">(C. Li </w:t>
      </w:r>
      <w:r>
        <w:rPr>
          <w:rFonts w:cs="Times New Roman"/>
          <w:i/>
          <w:iCs/>
          <w:kern w:val="0"/>
        </w:rPr>
        <w:t>et al.</w:t>
      </w:r>
      <w:r>
        <w:rPr>
          <w:rFonts w:cs="Times New Roman"/>
          <w:kern w:val="0"/>
        </w:rPr>
        <w:t xml:space="preserve">, 2024; Pu </w:t>
      </w:r>
      <w:r>
        <w:rPr>
          <w:rFonts w:cs="Times New Roman"/>
          <w:i/>
          <w:iCs/>
          <w:kern w:val="0"/>
        </w:rPr>
        <w:t>et al.</w:t>
      </w:r>
      <w:r>
        <w:rPr>
          <w:rFonts w:cs="Times New Roman"/>
          <w:kern w:val="0"/>
        </w:rPr>
        <w:t>, 2024)</w:t>
      </w:r>
      <w:r>
        <w:fldChar w:fldCharType="end"/>
      </w:r>
      <w:r>
        <w:rPr>
          <w:rFonts w:hint="eastAsia"/>
        </w:rPr>
        <w:t xml:space="preserve"> </w:t>
      </w:r>
      <w:r>
        <w:t>collectively demonstrate that the wheel-rail–vehicle dynamic transfer chain encodes track state information sufficient to support data-driven inversion.</w:t>
      </w:r>
      <w:r>
        <w:rPr>
          <w:rFonts w:hint="eastAsia"/>
        </w:rPr>
        <w:t xml:space="preserve"> </w:t>
      </w:r>
      <w:r>
        <w:t>However, the gap between laboratory-scale proof-of-concept and full-network operational deployment remains vast, and bridging this gap requires a fundamental reevaluation of how inverse mapping models are designed, trained, and validated.</w:t>
      </w:r>
    </w:p>
    <w:p w14:paraId="62DF0486" w14:textId="77777777" w:rsidR="003E7760" w:rsidRDefault="00000000">
      <w:pPr>
        <w:ind w:firstLineChars="100" w:firstLine="240"/>
      </w:pPr>
      <w:r>
        <w:t>At the same time, the most significant structural limitation of the current generation of inverse mapping models is their implicit assumption of stationarity. Every supervised learning model implicitly encodes a prior distribution regarding the joint distribution of input signals and output track states observed during training. When a model trained on summer data from flat terrain is deployed on a winter mountain slope line, the mechanics of wheel-rail contact, the thermal behavior of ballast, and the aerodynamic load spectrum will all shift simultaneously—and the trained mapping model will confuse track conditions with these operational effects, losing calibration accuracy in a systematic manner that is difficult to detect in the absence of ground truth.</w:t>
      </w:r>
      <w:r>
        <w:rPr>
          <w:rFonts w:hint="eastAsia"/>
        </w:rPr>
        <w:t xml:space="preserve"> </w:t>
      </w:r>
      <w:r>
        <w:t>This issue is not marginal but fundamental: the entire value proposition of on-board continuous sensing hinges on the ability of models calibrated during dedicated measurement periods to generalize to daily passenger operations under all conditions.</w:t>
      </w:r>
    </w:p>
    <w:p w14:paraId="1A2AA03E" w14:textId="77777777" w:rsidR="003E7760" w:rsidRDefault="00000000">
      <w:pPr>
        <w:ind w:firstLineChars="100" w:firstLine="240"/>
      </w:pPr>
      <w:r>
        <w:t>A promising research direction to address this challenge lies in domain-adversarial training frameworks, which explicitly decouple track-state-dependent features from operational-condition-dependent confounding factors, training models to generate representations capable of predicting track states while maintaining invariance to speed, vehicle load, and seasonal factors.</w:t>
      </w:r>
      <w:r>
        <w:rPr>
          <w:rFonts w:hint="eastAsia"/>
        </w:rPr>
        <w:t xml:space="preserve"> </w:t>
      </w:r>
      <w:r>
        <w:t>Complementing this, meta-learning approaches—which train models on a task distribution rather than a single task—offer the potential for rapid, low-data-requirement adaptation to new operational conditions or previously unencountered track geometries, thereby significantly reducing the need for re-calibration data when deploying models to new network segments. The construction of standardized, cross-network benchmark datasets capable of capturing the full diversity of operational conditions across multiple railway systems will serve as an indispensable foundational project for advancing and fairly evaluating the aforementioned adaptive strategies.</w:t>
      </w:r>
    </w:p>
    <w:p w14:paraId="21179EA9" w14:textId="77777777" w:rsidR="003E7760" w:rsidRDefault="00000000">
      <w:pPr>
        <w:ind w:firstLineChars="100" w:firstLine="240"/>
      </w:pPr>
      <w:r>
        <w:t xml:space="preserve">Equally critical and equally unresolved is the fact that virtually all deployed inverse mapping systems lack quantification of uncertainty. Current models provide only point </w:t>
      </w:r>
      <w:r>
        <w:lastRenderedPageBreak/>
        <w:t>estimates without confidence intervals—whether for predicted track quality indices, classified defect types, or reconstructed stiffness fields—and thus offer no basis for maintenance decision-makers to distinguish between high-confidence diagnostic conclusions and unreliable extrapolations for out-of-distribution inputs. This is unacceptable in safety-critical infrastructure scenarios: tamping operations triggered by overconfident, degraded predictions waste maintenance budgets and disrupt traffic; while sections of the road misclassified as healthy due to false confidence pose safety hazards. The field must advance toward probabilistic inverse mapping, incorporating a posterior distribution with each output to honestly characterize aleatory uncertainty—irreducible noise in sensor observations—and epistemic uncertainty—the model’s lack of knowledge in regions of the input space where training data coverage is insufficient. Deep ensemble learning, Monte Carlo Dropout, Bayesian neural networks, and conformal prediction all offer viable approximations to this ideal, each presenting different trade-offs between calibration quality, computational cost, and deployment complexity. Among these, conformal prediction is particularly attractive for operational deployment because it provides guarantees of coverage with limited samples without requiring distribution assumptions, enabling maintenance engineers to use prediction intervals that are statistically valid regardless of the underlying model architecture. Integrating uncertainty-aware outputs into the decision-making layer—where the predicted state distribution is propagated through a risk model to generate maintenance recommendations with explicit confidence levels—represents a decisive leap from AI-based diagnostic tools to AI-based decision support systems.</w:t>
      </w:r>
    </w:p>
    <w:p w14:paraId="468DB5B6" w14:textId="77777777" w:rsidR="003E7760" w:rsidRDefault="00000000">
      <w:pPr>
        <w:ind w:firstLineChars="100" w:firstLine="240"/>
      </w:pPr>
      <w:r>
        <w:rPr>
          <w:rFonts w:hint="eastAsia"/>
        </w:rPr>
        <w:t>PINN</w:t>
      </w:r>
      <w:r>
        <w:t xml:space="preserve"> offer</w:t>
      </w:r>
      <w:r>
        <w:rPr>
          <w:rFonts w:hint="eastAsia"/>
        </w:rPr>
        <w:t>s</w:t>
      </w:r>
      <w:r>
        <w:t xml:space="preserve"> a structurally distinct and theoretically grounded approach to simultaneously address the aforementioned challenges.</w:t>
      </w:r>
      <w:r>
        <w:rPr>
          <w:rFonts w:hint="eastAsia"/>
        </w:rPr>
        <w:t xml:space="preserve"> </w:t>
      </w:r>
      <w:r>
        <w:t>By directly embedding the partial differential equations governing track-structure dynamicsinto the training loss as physical residual terms</w:t>
      </w:r>
      <w:r>
        <w:rPr>
          <w:rFonts w:hint="eastAsia"/>
        </w:rPr>
        <w:t xml:space="preserve"> </w:t>
      </w:r>
      <w:r>
        <w:fldChar w:fldCharType="begin"/>
      </w:r>
      <w:r>
        <w:instrText xml:space="preserve"> ADDIN ZOTERO_ITEM CSL_CITATION {"citationID":"YZG3kdpx","properties":{"formattedCitation":"(Ding {\\i{}et al.}, 2024; Q. Wang {\\i{}et al.}, 2024)","plainCitation":"(Ding et al., 2024; Q. Wang et al., 2024)","noteIndex":0},"citationItems":[{"id":1745,"uris":["http://zotero.org/users/12349779/items/S9ESRFEN"],"itemData":{"id":1745,"type":"article-journal","abstract":"As a fundamental mathematical tool in many engineering disciplines, coupled differential equation groups are being widely used to model complex structures containing multiple physical quantities. Engineers constantly adjust structural parameters at the design stage, which requires a highly efficient solver. The rise of deep learning technologies has offered new perspectives on this task. Unfortunately, existing black-box models suffer from poor accuracy and robustness, while the advanced methodologies of single-output operator regression cannot deal with multiple quantities simultaneously. To address these challenges, we propose PINO-CDE, a deep learning framework for solving coupled differential equation groups (CDEs) along with an equation normalization algorithm for performance enhancing. Based on the theory of physics-informed neural operator (PINO), PINO-CDE uses a single network for all quantities in a CDEs, instead of training dozens, or even hundreds of networks as in the existing literature. We demonstrate the flexibility and feasibility of PINO-CDE for one toy example and two engineering applications: vehicle-track coupled dynamics (VTCD) and reliability assessment for a four-storey building (uncertainty propagation). The performance of VTCD indicates that PINO-CDE outperforms existing software and deep learning-based methods in terms of efficiency and precision, respectively. For the uncertainty propagation task, PINO-CDE provides higher-resolution results in less than a quarter of the time incurred when using the probability density evolution method (PDEM). This framework integrates engineering dynamics and deep learning technologies and may reveal a new concept for CDEs solving and uncertainty propagation.","container-title":"Mechanical Systems and Signal Processing","DOI":"10.1016/j.ymssp.2023.111014","ISSN":"0888-3270","journalAbbreviation":"Mechanical Systems and Signal Processing","page":"111014","source":"ScienceDirect","title":"Solving coupled differential equation groups using PINO-CDE","volume":"208","author":[{"family":"Ding","given":"Wenhao"},{"family":"He","given":"Qing"},{"family":"Tong","given":"Hanghang"},{"family":"Wang","given":"Qingjing"},{"family":"Wang","given":"Ping"}],"issued":{"date-parts":[["2024",2,15]]}},"label":"page"},{"id":1989,"uris":["http://zotero.org/users/12349779/items/IE5LCP66"],"itemData":{"id":1989,"type":"article-journal","abstract":"In railway transportation, the evaluation of track irregularities is an indispensable requirement to ensure the safety and comfort of railway vehicles. A promising approach is to directly use vehicle...","DOI":"10.1111/mice.13367","language":"en","source":"onlinelibrary.wiley.com","title":"A branched fourier neural operator for efficient calculation of vehicle–track spatially coupled dynamics","URL":"https://onlinelibrary.wiley.com/doi/10.1111/mice.13367","author":[{"family":"Wang","given":"Qingjing"},{"family":"Sun","given":"Huakun"},{"family":"He","given":"Qing"},{"family":"Li","given":"Peihai"},{"family":"Sun","given":"Yu"},{"family":"Wu","given":"Weijun"},{"family":"Lyu","given":"Guanren"},{"family":"Wang","given":"Ping"}],"accessed":{"date-parts":[["2026",4,3]]},"issued":{"date-parts":[["2024",12,2]]}},"label":"page"}],"schema":"https://github.com/citation-style-language/schema/raw/master/csl-citation.json"} </w:instrText>
      </w:r>
      <w:r>
        <w:fldChar w:fldCharType="separate"/>
      </w:r>
      <w:r>
        <w:rPr>
          <w:rFonts w:cs="Times New Roman"/>
          <w:kern w:val="0"/>
        </w:rPr>
        <w:t xml:space="preserve">(Ding </w:t>
      </w:r>
      <w:r>
        <w:rPr>
          <w:rFonts w:cs="Times New Roman"/>
          <w:i/>
          <w:iCs/>
          <w:kern w:val="0"/>
        </w:rPr>
        <w:t>et al.</w:t>
      </w:r>
      <w:r>
        <w:rPr>
          <w:rFonts w:cs="Times New Roman"/>
          <w:kern w:val="0"/>
        </w:rPr>
        <w:t xml:space="preserve">, 2024; Q. Wang </w:t>
      </w:r>
      <w:r>
        <w:rPr>
          <w:rFonts w:cs="Times New Roman"/>
          <w:i/>
          <w:iCs/>
          <w:kern w:val="0"/>
        </w:rPr>
        <w:t>et al.</w:t>
      </w:r>
      <w:r>
        <w:rPr>
          <w:rFonts w:cs="Times New Roman"/>
          <w:kern w:val="0"/>
        </w:rPr>
        <w:t>, 2024)</w:t>
      </w:r>
      <w:r>
        <w:fldChar w:fldCharType="end"/>
      </w:r>
      <w:r>
        <w:rPr>
          <w:rFonts w:hint="eastAsia"/>
        </w:rPr>
        <w:t xml:space="preserve">, </w:t>
      </w:r>
      <w:r>
        <w:t>PINNs impose continuous structural consistency constraints across the entire spatio-temporal domain rather than merely at discrete training points. In the inverse configuration, unknown physical parameters—such as foundation stiffness distribution, ballast damping coefficients, or local damage indices—are treated as additional trainable variables and recovered in tandem with the response field by minimizing a data-physical joint loss.</w:t>
      </w:r>
    </w:p>
    <w:p w14:paraId="05B4DFB6" w14:textId="77777777" w:rsidR="003E7760" w:rsidRDefault="00000000">
      <w:pPr>
        <w:ind w:firstLineChars="100" w:firstLine="240"/>
      </w:pPr>
      <w:r>
        <w:t xml:space="preserve">This framework possesses several properties directly relevant to operations: physical residuals serve as a powerful regularization mechanism under sparse sensor conditions, enabling reliable parameter identification from data with a measurement density far lower than that required by purely data-driven methods; the recovered parameters can be interpreted directly as physical quantities rather than abstract latent variables; physical constraints implicitly encode prior knowledge about structural behavior, partially mitigating distribution shifts by anchoring the model to physical laws that hold </w:t>
      </w:r>
      <w:r>
        <w:lastRenderedPageBreak/>
        <w:t>regardless of operational conditions</w:t>
      </w:r>
      <w:r>
        <w:rPr>
          <w:rFonts w:hint="eastAsia"/>
        </w:rPr>
        <w:t xml:space="preserve"> </w:t>
      </w:r>
      <w:r>
        <w:fldChar w:fldCharType="begin"/>
      </w:r>
      <w:r>
        <w:instrText xml:space="preserve"> ADDIN ZOTERO_ITEM CSL_CITATION {"citationID":"leRc0xO8","properties":{"formattedCitation":"(Haghighat {\\i{}et al.}, 2021; Xu and Darve, 2021)","plainCitation":"(Haghighat et al., 2021; Xu and Darve, 2021)","noteIndex":0},"citationItems":[{"id":1991,"uris":["http://zotero.org/users/12349779/items/26ERQMSP"],"itemData":{"id":1991,"type":"article-journal","abstract":"We present the application of a class of deep learning, known as Physics Informed Neural Networks (PINN), to inversion and surrogate modeling in solid mechanics. We explain how to incorporate the momentum balance and constitutive relations into PINN, and explore in detail the application to linear elasticity, and illustrate its extension to nonlinear problems through an example that showcases von Mises elastoplasticity. While common PINN algorithms are based on training one deep neural network (DNN), we propose a multi-network model that results in more accurate representation of the field variables. To validate the model, we test the framework on synthetic data generated from analytical and numerical reference solutions. We study convergence of the PINN model, and show that Isogeometric Analysis (IGA) results in superior accuracy and convergence characteristics compared with classic low-order Finite Element Method (FEM). We also show the applicability of the framework for transfer learning, and find vastly accelerated convergence during network re-training. Finally, we find that honoring the physics leads to improved robustness: when trained only on a few parameters, we find that the PINN model can accurately predict the solution for a wide range of parameters new to the network—thus pointing to an important application of this framework to sensitivity analysis and surrogate modeling.","container-title":"Computer Methods in Applied Mechanics and Engineering","DOI":"10.1016/j.cma.2021.113741","ISSN":"0045-7825","journalAbbreviation":"Computer Methods in Applied Mechanics and Engineering","language":"en","page":"113741","source":"ScienceDirect","title":"A physics-informed deep learning framework for inversion and surrogate modeling in solid mechanics","volume":"379","author":[{"family":"Haghighat","given":"Ehsan"},{"family":"Raissi","given":"Maziar"},{"family":"Moure","given":"Adrian"},{"family":"Gomez","given":"Hector"},{"family":"Juanes","given":"Ruben"}],"issued":{"date-parts":[["2021",6,1]]}},"label":"page"},{"id":1994,"uris":["http://zotero.org/users/12349779/items/DXV2PM6V"],"itemData":{"id":1994,"type":"article-journal","abstract":"Inverse problems associated with stochastic models constitute a significant portion of scientific and engineering applications. In such cases the unknown quantities are distributions. The applicability of traditional methods is limited because of their demanding assumptions or prohibitive computational consumption; for example, maximum likelihood methods require closed-form density functions, and Markov Chain Monte Carlo needs a large number of simulations. We propose a new method that estimates the unknown distribution by matching the statistical properties between observed and simulated random processes. We leverage the expressive power of neural networks to approximate the unknown distribution and use a discriminative neural network for computing the statistical discrepancies between the observed and simulated random processes. We demonstrated numerically that the proposed methods can estimate both the model parameters and learn complicated unknown distributions.","container-title":"Computer Methods in Applied Mechanics and Engineering","DOI":"10.1016/j.cma.2021.113976","ISSN":"0045-7825","journalAbbreviation":"Computer Methods in Applied Mechanics and Engineering","page":"113976","source":"ScienceDirect","title":"Solving inverse problems in stochastic models using deep neural networks and adversarial training","volume":"384","author":[{"family":"Xu","given":"Kailai"},{"family":"Darve","given":"Eric"}],"issued":{"date-parts":[["2021",10,1]]}},"label":"page"}],"schema":"https://github.com/citation-style-language/schema/raw/master/csl-citation.json"} </w:instrText>
      </w:r>
      <w:r>
        <w:fldChar w:fldCharType="separate"/>
      </w:r>
      <w:r>
        <w:rPr>
          <w:rFonts w:cs="Times New Roman"/>
          <w:kern w:val="0"/>
        </w:rPr>
        <w:t xml:space="preserve">(Haghighat </w:t>
      </w:r>
      <w:r>
        <w:rPr>
          <w:rFonts w:cs="Times New Roman"/>
          <w:i/>
          <w:iCs/>
          <w:kern w:val="0"/>
        </w:rPr>
        <w:t>et al.</w:t>
      </w:r>
      <w:r>
        <w:rPr>
          <w:rFonts w:cs="Times New Roman"/>
          <w:kern w:val="0"/>
        </w:rPr>
        <w:t>, 2021; Xu and Darve, 2021)</w:t>
      </w:r>
      <w:r>
        <w:fldChar w:fldCharType="end"/>
      </w:r>
      <w:r>
        <w:t xml:space="preserve">. </w:t>
      </w:r>
    </w:p>
    <w:p w14:paraId="20FA169A" w14:textId="77777777" w:rsidR="003E7760" w:rsidRDefault="00000000">
      <w:pPr>
        <w:ind w:firstLineChars="100" w:firstLine="240"/>
      </w:pPr>
      <w:r>
        <w:t>Despite these advantages, the application of PINN to large-scale railway inverse problems remains in its infancy and faces non-trivial obstacles.</w:t>
      </w:r>
      <w:r>
        <w:rPr>
          <w:rFonts w:hint="eastAsia"/>
        </w:rPr>
        <w:t xml:space="preserve"> </w:t>
      </w:r>
      <w:r>
        <w:t>A significant challenge that cannot be overlooked is that the contact mechanics at the wheel-rail interface exhibit strong nonlinearity, velocity dependence, and spatial randomness, making it difficult to express them in a compact PDE form. The spatial non-stationarity of real-world track characteristics at scales far smaller than standard measurement segment lengths makes it difficult to justify the assumption of a smoothly parameterized PDE domain. The computational cost of evaluating higher-order spatial and temporal derivatives via automatic differentiation on large-scale rail network length datasets remains a practical obstacle to deployment. A promising research frontier lies in hierarchical hybrid architectures: a PINN component constrains the dynamic response at the single-sleeper-spacing scale, where physical mechanisms are well-understood, coupled with a data-driven component that learns effective large-scale spatial statistical patterns of stiffness and damage distribution from historical network-wide records. In this architecture, physical constraints are no longer universal hard constraints but rather scale-specific regularization mechanisms—most stringent where the physical model is most accurate, and most lenient where data-driven learning can compensate for modeling uncertainties.</w:t>
      </w:r>
    </w:p>
    <w:p w14:paraId="5D15406D" w14:textId="4C6BBAF2"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9</w:t>
      </w:r>
      <w:r w:rsidR="000037C7">
        <w:rPr>
          <w:b/>
          <w:bCs/>
        </w:rPr>
        <w:fldChar w:fldCharType="end"/>
      </w:r>
      <w:r>
        <w:rPr>
          <w:rFonts w:hint="eastAsia"/>
          <w:b/>
          <w:bCs/>
        </w:rPr>
        <w:t xml:space="preserve">. </w:t>
      </w:r>
      <w:r>
        <w:rPr>
          <w:rFonts w:hint="eastAsia"/>
        </w:rPr>
        <w:t>Core Challenges in AI-Based Inverse Mapping</w:t>
      </w:r>
    </w:p>
    <w:tbl>
      <w:tblPr>
        <w:tblStyle w:val="afa"/>
        <w:tblW w:w="0" w:type="auto"/>
        <w:tblLook w:val="04A0" w:firstRow="1" w:lastRow="0" w:firstColumn="1" w:lastColumn="0" w:noHBand="0" w:noVBand="1"/>
      </w:tblPr>
      <w:tblGrid>
        <w:gridCol w:w="1577"/>
        <w:gridCol w:w="3365"/>
        <w:gridCol w:w="3364"/>
      </w:tblGrid>
      <w:tr w:rsidR="003E7760" w14:paraId="7A786A9E" w14:textId="77777777" w:rsidTr="003E7760">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13558385" w14:textId="77777777" w:rsidR="003E7760" w:rsidRDefault="00000000">
            <w:pPr>
              <w:ind w:firstLineChars="0" w:firstLine="0"/>
              <w:jc w:val="center"/>
              <w:rPr>
                <w:b/>
                <w:bCs/>
              </w:rPr>
            </w:pPr>
            <w:r>
              <w:rPr>
                <w:rFonts w:hint="eastAsia"/>
                <w:b/>
                <w:bCs/>
              </w:rPr>
              <w:t>Challenge</w:t>
            </w:r>
          </w:p>
        </w:tc>
        <w:tc>
          <w:tcPr>
            <w:tcW w:w="0" w:type="auto"/>
            <w:vAlign w:val="center"/>
          </w:tcPr>
          <w:p w14:paraId="52A34AB3" w14:textId="77777777" w:rsidR="003E7760" w:rsidRDefault="00000000">
            <w:pPr>
              <w:ind w:firstLineChars="0" w:firstLine="0"/>
              <w:jc w:val="center"/>
              <w:rPr>
                <w:b/>
                <w:bCs/>
              </w:rPr>
            </w:pPr>
            <w:r>
              <w:rPr>
                <w:rFonts w:hint="eastAsia"/>
                <w:b/>
                <w:bCs/>
              </w:rPr>
              <w:t>Description</w:t>
            </w:r>
          </w:p>
        </w:tc>
        <w:tc>
          <w:tcPr>
            <w:tcW w:w="0" w:type="auto"/>
            <w:vAlign w:val="center"/>
          </w:tcPr>
          <w:p w14:paraId="5D759682" w14:textId="77777777" w:rsidR="003E7760" w:rsidRDefault="00000000">
            <w:pPr>
              <w:ind w:firstLineChars="0" w:firstLine="0"/>
              <w:jc w:val="center"/>
              <w:rPr>
                <w:b/>
                <w:bCs/>
              </w:rPr>
            </w:pPr>
            <w:r>
              <w:rPr>
                <w:rFonts w:hint="eastAsia"/>
                <w:b/>
                <w:bCs/>
              </w:rPr>
              <w:t>Current/Future Responses</w:t>
            </w:r>
          </w:p>
        </w:tc>
      </w:tr>
      <w:tr w:rsidR="003E7760" w14:paraId="74E4EC0B" w14:textId="77777777" w:rsidTr="003E7760">
        <w:tc>
          <w:tcPr>
            <w:tcW w:w="0" w:type="auto"/>
            <w:vAlign w:val="center"/>
          </w:tcPr>
          <w:p w14:paraId="789F2A94" w14:textId="77777777" w:rsidR="003E7760" w:rsidRDefault="00000000">
            <w:pPr>
              <w:ind w:firstLineChars="0" w:firstLine="0"/>
              <w:jc w:val="center"/>
            </w:pPr>
            <w:r>
              <w:rPr>
                <w:rFonts w:hint="eastAsia"/>
              </w:rPr>
              <w:t>Ill-posedness</w:t>
            </w:r>
          </w:p>
        </w:tc>
        <w:tc>
          <w:tcPr>
            <w:tcW w:w="0" w:type="auto"/>
            <w:vAlign w:val="center"/>
          </w:tcPr>
          <w:p w14:paraId="0D316149" w14:textId="77777777" w:rsidR="003E7760" w:rsidRDefault="00000000">
            <w:pPr>
              <w:ind w:firstLineChars="0" w:firstLine="0"/>
              <w:jc w:val="center"/>
            </w:pPr>
            <w:r>
              <w:rPr>
                <w:rFonts w:hint="eastAsia"/>
              </w:rPr>
              <w:t>Non-uniqueness and lack of stability in solutions</w:t>
            </w:r>
          </w:p>
        </w:tc>
        <w:tc>
          <w:tcPr>
            <w:tcW w:w="0" w:type="auto"/>
            <w:vAlign w:val="center"/>
          </w:tcPr>
          <w:p w14:paraId="3A6DE830" w14:textId="77777777" w:rsidR="003E7760" w:rsidRDefault="00000000">
            <w:pPr>
              <w:ind w:firstLineChars="0" w:firstLine="0"/>
              <w:jc w:val="center"/>
            </w:pPr>
            <w:r>
              <w:rPr>
                <w:rFonts w:hint="eastAsia"/>
              </w:rPr>
              <w:t>Introduce physical prior knowledge and multi-task constraints</w:t>
            </w:r>
          </w:p>
        </w:tc>
      </w:tr>
      <w:tr w:rsidR="003E7760" w14:paraId="7A2BF220" w14:textId="77777777" w:rsidTr="003E7760">
        <w:tc>
          <w:tcPr>
            <w:tcW w:w="0" w:type="auto"/>
            <w:vAlign w:val="center"/>
          </w:tcPr>
          <w:p w14:paraId="0D405B4F" w14:textId="77777777" w:rsidR="003E7760" w:rsidRDefault="00000000">
            <w:pPr>
              <w:ind w:firstLineChars="0" w:firstLine="0"/>
              <w:jc w:val="center"/>
            </w:pPr>
            <w:r>
              <w:rPr>
                <w:rFonts w:hint="eastAsia"/>
              </w:rPr>
              <w:t>Distribution shift</w:t>
            </w:r>
          </w:p>
        </w:tc>
        <w:tc>
          <w:tcPr>
            <w:tcW w:w="0" w:type="auto"/>
            <w:vAlign w:val="center"/>
          </w:tcPr>
          <w:p w14:paraId="78FB9C2B" w14:textId="77777777" w:rsidR="003E7760" w:rsidRDefault="00000000">
            <w:pPr>
              <w:ind w:firstLineChars="0" w:firstLine="0"/>
              <w:jc w:val="center"/>
            </w:pPr>
            <w:r>
              <w:rPr>
                <w:rFonts w:hint="eastAsia"/>
              </w:rPr>
              <w:t>Model fails due to data distribution discrepancy between training and testing</w:t>
            </w:r>
          </w:p>
        </w:tc>
        <w:tc>
          <w:tcPr>
            <w:tcW w:w="0" w:type="auto"/>
            <w:vAlign w:val="center"/>
          </w:tcPr>
          <w:p w14:paraId="67A31FD8" w14:textId="77777777" w:rsidR="003E7760" w:rsidRDefault="00000000">
            <w:pPr>
              <w:ind w:firstLineChars="0" w:firstLine="0"/>
              <w:jc w:val="center"/>
            </w:pPr>
            <w:r>
              <w:rPr>
                <w:rFonts w:hint="eastAsia"/>
              </w:rPr>
              <w:t>Domain-adversarial training, meta-learning, and continuous adaptation</w:t>
            </w:r>
          </w:p>
        </w:tc>
      </w:tr>
      <w:tr w:rsidR="003E7760" w14:paraId="7FC74107" w14:textId="77777777" w:rsidTr="003E7760">
        <w:tc>
          <w:tcPr>
            <w:tcW w:w="0" w:type="auto"/>
            <w:vAlign w:val="center"/>
          </w:tcPr>
          <w:p w14:paraId="74762010" w14:textId="77777777" w:rsidR="003E7760" w:rsidRDefault="00000000">
            <w:pPr>
              <w:ind w:firstLineChars="0" w:firstLine="0"/>
              <w:jc w:val="center"/>
            </w:pPr>
            <w:r>
              <w:rPr>
                <w:rFonts w:hint="eastAsia"/>
              </w:rPr>
              <w:t>Labeling scarcity</w:t>
            </w:r>
          </w:p>
        </w:tc>
        <w:tc>
          <w:tcPr>
            <w:tcW w:w="0" w:type="auto"/>
            <w:vAlign w:val="center"/>
          </w:tcPr>
          <w:p w14:paraId="72B90975" w14:textId="77777777" w:rsidR="003E7760" w:rsidRDefault="00000000">
            <w:pPr>
              <w:ind w:firstLineChars="0" w:firstLine="0"/>
              <w:jc w:val="center"/>
            </w:pPr>
            <w:r>
              <w:rPr>
                <w:rFonts w:hint="eastAsia"/>
              </w:rPr>
              <w:t>Lack of sufficient labeled training data</w:t>
            </w:r>
          </w:p>
        </w:tc>
        <w:tc>
          <w:tcPr>
            <w:tcW w:w="0" w:type="auto"/>
            <w:vAlign w:val="center"/>
          </w:tcPr>
          <w:p w14:paraId="3FACD340" w14:textId="77777777" w:rsidR="003E7760" w:rsidRDefault="00000000">
            <w:pPr>
              <w:ind w:firstLineChars="0" w:firstLine="0"/>
              <w:jc w:val="center"/>
            </w:pPr>
            <w:r>
              <w:rPr>
                <w:rFonts w:hint="eastAsia"/>
              </w:rPr>
              <w:t>Leverage unlabeled data, physical guidance, foundational knowledge</w:t>
            </w:r>
          </w:p>
        </w:tc>
      </w:tr>
      <w:tr w:rsidR="003E7760" w14:paraId="7EE6CC90" w14:textId="77777777" w:rsidTr="003E7760">
        <w:tc>
          <w:tcPr>
            <w:tcW w:w="0" w:type="auto"/>
            <w:vAlign w:val="center"/>
          </w:tcPr>
          <w:p w14:paraId="6D224CEA" w14:textId="77777777" w:rsidR="003E7760" w:rsidRDefault="00000000">
            <w:pPr>
              <w:ind w:firstLineChars="0" w:firstLine="0"/>
              <w:jc w:val="center"/>
            </w:pPr>
            <w:r>
              <w:rPr>
                <w:rFonts w:hint="eastAsia"/>
              </w:rPr>
              <w:t>No uncertainty</w:t>
            </w:r>
          </w:p>
        </w:tc>
        <w:tc>
          <w:tcPr>
            <w:tcW w:w="0" w:type="auto"/>
            <w:vAlign w:val="center"/>
          </w:tcPr>
          <w:p w14:paraId="57ED9023" w14:textId="77777777" w:rsidR="003E7760" w:rsidRDefault="00000000">
            <w:pPr>
              <w:ind w:firstLineChars="0" w:firstLine="0"/>
              <w:jc w:val="center"/>
            </w:pPr>
            <w:r>
              <w:rPr>
                <w:rFonts w:hint="eastAsia"/>
              </w:rPr>
              <w:t>Lack of quantified predictive confidence and error bounds</w:t>
            </w:r>
          </w:p>
        </w:tc>
        <w:tc>
          <w:tcPr>
            <w:tcW w:w="0" w:type="auto"/>
            <w:vAlign w:val="center"/>
          </w:tcPr>
          <w:p w14:paraId="4FBF748B" w14:textId="77777777" w:rsidR="003E7760" w:rsidRDefault="00000000">
            <w:pPr>
              <w:ind w:firstLineChars="0" w:firstLine="0"/>
              <w:jc w:val="center"/>
            </w:pPr>
            <w:r>
              <w:rPr>
                <w:rFonts w:hint="eastAsia"/>
              </w:rPr>
              <w:t>Bayesian DL, deep ensembles, conformal prediction</w:t>
            </w:r>
          </w:p>
        </w:tc>
      </w:tr>
      <w:tr w:rsidR="003E7760" w14:paraId="32DB6937" w14:textId="77777777" w:rsidTr="003E7760">
        <w:tc>
          <w:tcPr>
            <w:tcW w:w="0" w:type="auto"/>
            <w:vAlign w:val="center"/>
          </w:tcPr>
          <w:p w14:paraId="0CD8F2F7" w14:textId="77777777" w:rsidR="003E7760" w:rsidRDefault="00000000">
            <w:pPr>
              <w:ind w:firstLineChars="0" w:firstLine="0"/>
              <w:jc w:val="center"/>
            </w:pPr>
            <w:r>
              <w:rPr>
                <w:rFonts w:hint="eastAsia"/>
              </w:rPr>
              <w:t>Real-time gap</w:t>
            </w:r>
          </w:p>
        </w:tc>
        <w:tc>
          <w:tcPr>
            <w:tcW w:w="0" w:type="auto"/>
            <w:vAlign w:val="center"/>
          </w:tcPr>
          <w:p w14:paraId="79EDB80E" w14:textId="77777777" w:rsidR="003E7760" w:rsidRDefault="00000000">
            <w:pPr>
              <w:ind w:firstLineChars="0" w:firstLine="0"/>
              <w:jc w:val="center"/>
            </w:pPr>
            <w:r>
              <w:rPr>
                <w:rFonts w:hint="eastAsia"/>
              </w:rPr>
              <w:t>High computational cost and latency for real-time inference</w:t>
            </w:r>
          </w:p>
        </w:tc>
        <w:tc>
          <w:tcPr>
            <w:tcW w:w="0" w:type="auto"/>
            <w:vAlign w:val="center"/>
          </w:tcPr>
          <w:p w14:paraId="2FBAF87C" w14:textId="77777777" w:rsidR="003E7760" w:rsidRDefault="00000000">
            <w:pPr>
              <w:ind w:firstLineChars="0" w:firstLine="0"/>
              <w:jc w:val="center"/>
            </w:pPr>
            <w:r>
              <w:rPr>
                <w:rFonts w:hint="eastAsia"/>
              </w:rPr>
              <w:t>Model compression, event-triggered, edge AI, streaming architectures</w:t>
            </w:r>
          </w:p>
        </w:tc>
      </w:tr>
      <w:tr w:rsidR="003E7760" w14:paraId="2955A4E5" w14:textId="77777777" w:rsidTr="003E7760">
        <w:tc>
          <w:tcPr>
            <w:tcW w:w="0" w:type="auto"/>
            <w:vAlign w:val="center"/>
          </w:tcPr>
          <w:p w14:paraId="47EBA3A5" w14:textId="77777777" w:rsidR="003E7760" w:rsidRDefault="00000000">
            <w:pPr>
              <w:ind w:firstLineChars="0" w:firstLine="0"/>
              <w:jc w:val="center"/>
            </w:pPr>
            <w:r>
              <w:rPr>
                <w:rFonts w:hint="eastAsia"/>
              </w:rPr>
              <w:t>Senction-level Silo</w:t>
            </w:r>
          </w:p>
        </w:tc>
        <w:tc>
          <w:tcPr>
            <w:tcW w:w="0" w:type="auto"/>
            <w:vAlign w:val="center"/>
          </w:tcPr>
          <w:p w14:paraId="35F1D3B3" w14:textId="77777777" w:rsidR="003E7760" w:rsidRDefault="00000000">
            <w:pPr>
              <w:ind w:firstLineChars="0" w:firstLine="0"/>
              <w:jc w:val="center"/>
            </w:pPr>
            <w:r>
              <w:rPr>
                <w:rFonts w:hint="eastAsia"/>
              </w:rPr>
              <w:t>Segmentation of knowledge or data into isolated domains</w:t>
            </w:r>
          </w:p>
        </w:tc>
        <w:tc>
          <w:tcPr>
            <w:tcW w:w="0" w:type="auto"/>
            <w:vAlign w:val="center"/>
          </w:tcPr>
          <w:p w14:paraId="19533CF1" w14:textId="77777777" w:rsidR="003E7760" w:rsidRDefault="00000000">
            <w:pPr>
              <w:ind w:firstLineChars="0" w:firstLine="0"/>
              <w:jc w:val="center"/>
            </w:pPr>
            <w:r>
              <w:rPr>
                <w:rFonts w:hint="eastAsia"/>
              </w:rPr>
              <w:t>Graph neural networks, digital twin integration</w:t>
            </w:r>
          </w:p>
        </w:tc>
      </w:tr>
    </w:tbl>
    <w:p w14:paraId="3B1D09AA" w14:textId="77777777" w:rsidR="003E7760" w:rsidRDefault="003E7760">
      <w:pPr>
        <w:ind w:firstLineChars="0"/>
      </w:pPr>
    </w:p>
    <w:p w14:paraId="4E4A10E4" w14:textId="77777777" w:rsidR="003E7760" w:rsidRDefault="00000000">
      <w:pPr>
        <w:ind w:firstLineChars="100" w:firstLine="240"/>
      </w:pPr>
      <w:r>
        <w:lastRenderedPageBreak/>
        <w:t>Looking to the long-term future, the most transformative advancement will be the emergence of spatially consistent, network-wide inverse mapping—a fundamental leap from estimating the state of isolated track segments to maintaining a continuously updated, physically consistent dynamic model of the entire railway network. No matter how accurate a single-segment model may be, it is structurally incapable of capturing phenomena that inherently belong to the network level: the spatial propagation of ballast degradation fronts from high-stress locations to adjacent sections; the load redistribution effect where local stiffness defects transfer excess dynamic loads to neighboring track units; or the systematic interaction patterns between adjacent maintenance interventions, where tamping at one location may shift the degradation gradient to an adjacent untreated section. Network-wide inverse mapping requires an architecture natively operating on a graph representation of the railway network, where nodes represent track sections or discrete infrastructure units, and edges encode physical coupling relationships and spatial adjacencies. Graph neural networks—trained to propagate physical constraints and uncertainty estimates between spatially connected nodes while assimilating heterogeneous data streams (records from periodic inspection train passes, continuous IoT sensor data, maintenance event logs, and historical weather and load data)— —provides a natural computational foundation for this network state estimation problem. The integration of a digital twin framework—with a continuously updated railway computational model serving as a dynamic prior for inversion—further enhances the physical consistency of the reconstructed state and supports prospective simulation of the consequences of candidate maintenance interventions prior to their implementation. This convergence of physically constrained deep learning, spatio-temporal graph neural networks, Bayesian state estimation, and digital twin infrastructure defines the long-term research frontier toward which current AI-based inverse mapping advancements are gradually converging, and represents the direction in which the field should deliberately direct its methodological investments.</w:t>
      </w:r>
    </w:p>
    <w:bookmarkEnd w:id="37"/>
    <w:p w14:paraId="1932A8D0" w14:textId="77777777" w:rsidR="003E7760" w:rsidRDefault="00000000">
      <w:pPr>
        <w:pStyle w:val="3"/>
        <w:spacing w:before="156"/>
      </w:pPr>
      <w:r>
        <w:t>Assessment Technology Based on AI Large Models</w:t>
      </w:r>
    </w:p>
    <w:p w14:paraId="18DABA38" w14:textId="5F6A2908" w:rsidR="00CF0176" w:rsidRPr="00CF0176" w:rsidRDefault="00CF0176" w:rsidP="00CF0176">
      <w:pPr>
        <w:ind w:firstLine="480"/>
      </w:pPr>
      <w:r w:rsidRPr="00CF0176">
        <w:t xml:space="preserve">With the continuous expansion of high-speed railway, urban rail transit, and heavy-haul railway networks, railway systems are gradually shifting from traditional experience-driven maintenance management toward data-driven, knowledge-driven, and intelligent decision-making paradigms. Railway operation and maintenance scenarios are characterized by complex equipment types, variable operating environments, strict safety constraints, and severe consequences of failures. These scenarios involve multiple subsystems, including rolling stock, track structures, turnouts, signalling systems, communication systems, catenary systems, bridges, tunnels, slopes, and dispatching control. During long-term operation, railway systems accumulate large amounts of multi-source heterogeneous data, including sensor </w:t>
      </w:r>
      <w:r w:rsidRPr="00CF0176">
        <w:lastRenderedPageBreak/>
        <w:t xml:space="preserve">monitoring data, inspection images and videos, equipment maintenance records, fault reports, accident reports, regulations, standards, dispatching logs, and emergency response documents. These data include not only structured time-series information but also a large amount of unstructured text, image, and multimodal information. Therefore, how to effectively organize, understand, extract knowledge from, and transform these data into maintenance and safety decisions has become an important issue in railway intelligent operation and maintenance. </w:t>
      </w:r>
      <w:r>
        <w:fldChar w:fldCharType="begin"/>
      </w:r>
      <w:r>
        <w:instrText xml:space="preserve"> REF _Ref234069358 \h </w:instrText>
      </w:r>
      <w:r>
        <w:fldChar w:fldCharType="separate"/>
      </w:r>
      <w:r w:rsidR="00BA048F">
        <w:t xml:space="preserve">Figure </w:t>
      </w:r>
      <w:r w:rsidR="00BA048F">
        <w:rPr>
          <w:noProof/>
        </w:rPr>
        <w:t>9</w:t>
      </w:r>
      <w:r>
        <w:fldChar w:fldCharType="end"/>
      </w:r>
      <w:r>
        <w:rPr>
          <w:rFonts w:hint="eastAsia"/>
        </w:rPr>
        <w:t xml:space="preserve"> </w:t>
      </w:r>
      <w:r w:rsidRPr="00CF0176">
        <w:t>illustrates the technical route for transforming general-purpose large models into reliable railway-specific intelligent systems, including foundation model selection, railway domain adaptation, reliability enhancement through retrieval and knowledge grounding, and final deployment in railway operation and maintenance applications.</w:t>
      </w:r>
    </w:p>
    <w:p w14:paraId="6527EAD7" w14:textId="77777777" w:rsidR="00CF0176" w:rsidRDefault="00CF0176" w:rsidP="00CF0176">
      <w:pPr>
        <w:keepNext/>
        <w:spacing w:line="240" w:lineRule="auto"/>
        <w:ind w:firstLineChars="0" w:firstLine="0"/>
        <w:jc w:val="center"/>
      </w:pPr>
      <w:ins w:id="38" w:author="淙洋 徐" w:date="2026-07-02T15:25:00Z">
        <w:r>
          <w:rPr>
            <w:noProof/>
          </w:rPr>
          <w:drawing>
            <wp:inline distT="0" distB="0" distL="0" distR="0" wp14:anchorId="3D1C9D29" wp14:editId="3D5698B1">
              <wp:extent cx="5274310" cy="318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336"/>
                      <a:stretch/>
                    </pic:blipFill>
                    <pic:spPr bwMode="auto">
                      <a:xfrm>
                        <a:off x="0" y="0"/>
                        <a:ext cx="5274310" cy="31877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693D2ECC" w14:textId="6AA8D9E2" w:rsidR="00CF0176" w:rsidRDefault="00CF0176" w:rsidP="00CF0176">
      <w:pPr>
        <w:pStyle w:val="a3"/>
      </w:pPr>
      <w:bookmarkStart w:id="39" w:name="_Ref234069358"/>
      <w:r>
        <w:t xml:space="preserve">Figure </w:t>
      </w:r>
      <w:fldSimple w:instr=" SEQ Figure \* ARABIC ">
        <w:r w:rsidR="000C69C2">
          <w:rPr>
            <w:noProof/>
          </w:rPr>
          <w:t>9</w:t>
        </w:r>
      </w:fldSimple>
      <w:bookmarkEnd w:id="39"/>
      <w:r>
        <w:rPr>
          <w:rFonts w:hint="eastAsia"/>
        </w:rPr>
        <w:t xml:space="preserve"> </w:t>
      </w:r>
      <w:r w:rsidRPr="00AB63F9">
        <w:t>Technical route from general-purpose large models to reliable railway-specific intelligent systems</w:t>
      </w:r>
    </w:p>
    <w:p w14:paraId="7CF04A47" w14:textId="48CC05F1" w:rsidR="00245F36" w:rsidRPr="008247C6" w:rsidRDefault="00245F36" w:rsidP="00245F36">
      <w:pPr>
        <w:ind w:firstLine="480"/>
      </w:pPr>
      <w:r w:rsidRPr="008247C6">
        <w:t>Large language models have strong natural language understanding, contextual reasoning, and human-computer interaction capabilities, providing new methods for railway professional text processing and fault diagnosis. Peng</w:t>
      </w:r>
      <w:r w:rsidRPr="008247C6">
        <w:rPr>
          <w:rFonts w:hint="eastAsia"/>
        </w:rPr>
        <w:t xml:space="preserve"> </w:t>
      </w:r>
      <w:r w:rsidRPr="008247C6">
        <w:fldChar w:fldCharType="begin"/>
      </w:r>
      <w:r w:rsidR="000A3919">
        <w:instrText xml:space="preserve"> ADDIN ZOTERO_ITEM CSL_CITATION {"citationID":"FC22OkGy","properties":{"unsorted":false,"formattedCitation":"(Peng {\\i{}et al.}, 2025)","plainCitation":"(Peng et al., 2025)","noteIndex":0},"citationItems":[{"id":"owbJ2Ida/btRa6xh2","uris":["http://zotero.org/users/9021464/items/Z5GY8LQJ"],"itemData":{"id":4209,"type":"article-journal","abstract":"Accurately identifying fault types of the Vehicle On-Board Controller (VOBC) in railway systems is of great significance for ensuring the safe operation of trains. Recently, Large Language Models (LLMs) have demonstrated excellent semantic understanding and natural language interaction capabilities, offering a novel solution for VOBC fault diagnosis. However, LLMs pretrained on general domains lack specific knowledge related to railway VOBC fault diagnosis scenarios, resulting in insufficient adaptability to railway-specific text corpora. This paper conducts an in-depth study on the adaptability of LLMs to VOBC fault diagnosis and proposes Railway Fault Diagnosis Large Language Model (RFD-LLM). First, we adopt railway domain adaptation based on Low-Rank Adaptation (LoRA) to match VOBC fault patterns. Second, instruction tuning is applied to achieve domain knowledge alignment and enhance the model's ability to follow instructions. The proposed RFD-LLM is the first large language model-based fault diagnosis model for railway VOBC, capable of efficiently and accurately identifying seven types of VOBC fault patterns. RFD-LLM provides a new solution for the development of large models in the railway domain.","archive_location":"WOS:001578799700003","container-title":"APPLIED SOFT COMPUTING","DOI":"10.1016/j.asoc.2025.113919","ISSN":"1568-4946","title":"Adaptive fault diagnosis of railway vehicle on-board controller with large language models","volume":"185","author":[{"family":"Peng","given":"Cong"},{"family":"Peng","given":"Jiali"},{"family":"Wang","given":"Zisheng"},{"family":"Wang","given":"Zongyao"},{"family":"Chen","given":"Junjie"},{"family":"Xuan","given":"Jianping"},{"family":"Shi","given":"Tielin"}],"accessed":{"date-parts":[["2025",10,2]]},"issued":{"date-parts":[["2025",12]]}}}],"schema":"https://github.com/citation-style-language/schema/raw/master/csl-citation.json"} </w:instrText>
      </w:r>
      <w:r w:rsidRPr="008247C6">
        <w:fldChar w:fldCharType="separate"/>
      </w:r>
      <w:r w:rsidR="000A3919" w:rsidRPr="000A3919">
        <w:rPr>
          <w:rFonts w:cs="Times New Roman"/>
          <w:kern w:val="0"/>
        </w:rPr>
        <w:t xml:space="preserve">(Peng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RFD-LLM, a large language model for fault diagnosis of railway vehicle onboard controllers. For high-speed train equipment diagnosis, Zhang</w:t>
      </w:r>
      <w:r w:rsidRPr="008247C6">
        <w:rPr>
          <w:rFonts w:hint="eastAsia"/>
        </w:rPr>
        <w:t xml:space="preserve"> </w:t>
      </w:r>
      <w:r w:rsidRPr="008247C6">
        <w:fldChar w:fldCharType="begin"/>
      </w:r>
      <w:r w:rsidR="000A3919">
        <w:instrText xml:space="preserve"> ADDIN ZOTERO_ITEM CSL_CITATION {"citationID":"zSm00FF9","properties":{"unsorted":false,"formattedCitation":"(Z. Zhang {\\i{}et al.}, 2025)","plainCitation":"(Z. Zhang et al., 2025)","noteIndex":0},"citationItems":[{"id":"owbJ2Ida/KX238szt","uris":["http://zotero.org/users/9021464/items/VKCP7KMF"],"itemData":{"id":4267,"type":"article-journal","abstract":"The bogie with its numerous components and complex fault evolution patterns, has fault modes that mutually influence each other, significantly impacting the stability and safety of the train. During the train operation and maintenance process, a large number of maintenance logs are generated, detailing fault phenomena, locations, and impacts. Mining these maintenance logs for automated bogie fault diagnosis can enhance fault handling efficiency and effectively ensure the safe and efficient operation of trains. Therefore, a new deep learning framework is developed to address the challenges of feature representation and low diagnostic accuracy. First, the fault textual data in the maintenance logs is preprocessed, and a specialized dictionary related to bogie faults is constructed to improve the quality of text representation. Then, the developed deep learning framework is used as a classifier, and Robustly optimized Bidirectional Encoder Representations from Transformers approach (RoBERTa) model maps words into real-valued vectors, and the advantages of Bidirectional Gated Recurrent Unit (BiGRU) and Text Convolutional Neural Network (TextCNN) are leveraged in extracting global and local features to enhance fault diagnosis accuracy. Finally, the model's effectiveness is validated using high-speed railway maintenance logs. The results indicate that the proposed model achieves good diagnostic accuracy, with precision and recall rates of 88.75 % and 88.27 %, respectively.","archive_location":"WOS:001597292800001","container-title":"ENGINEERING APPLICATIONS OF ARTIFICIAL INTELLIGENCE","DOI":"10.1016/j.engappai.2025.112683","ISSN":"0952-1976","title":"Bogie doctor: Automated fault diagnosis in high-speed trains via deep learning-based maintenance log analysis","volume":"162","author":[{"family":"Zhang","given":"Zhenyu"},{"family":"Miao","given":"Runsheng"},{"family":"Wang","given":"Chao"},{"family":"Qin","given":"Yong"}],"accessed":{"date-parts":[["2025",10,26]]},"issued":{"date-parts":[["2025",12,24]]}}}],"schema":"https://github.com/citation-style-language/schema/raw/master/csl-citation.json"} </w:instrText>
      </w:r>
      <w:r w:rsidRPr="008247C6">
        <w:fldChar w:fldCharType="separate"/>
      </w:r>
      <w:r w:rsidR="000A3919" w:rsidRPr="000A3919">
        <w:rPr>
          <w:rFonts w:cs="Times New Roman"/>
          <w:kern w:val="0"/>
        </w:rPr>
        <w:t xml:space="preserve">(Z. Zhang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“Bogie Doctor”, which uses deep learning to analyze high-speed train maintenance logs and realize automated fault diagnosis of bogies. Miao </w:t>
      </w:r>
      <w:r w:rsidRPr="008247C6">
        <w:fldChar w:fldCharType="begin"/>
      </w:r>
      <w:r w:rsidR="000A3919">
        <w:instrText xml:space="preserve"> ADDIN ZOTERO_ITEM CSL_CITATION {"citationID":"X5vlmQNL","properties":{"unsorted":false,"formattedCitation":"(Miao, Wu and Zhang, 2025)","plainCitation":"(Miao, Wu and Zhang, 2025)","noteIndex":0},"citationItems":[{"id":"owbJ2Ida/ZtPRVlXF","uris":["http://zotero.org/users/9021464/items/4GTI2ZKF"],"itemData":{"id":4258,"type":"article-journal","abstract":"Fault diagnosis of high-speed train bogies is vital for safety and comfort but is hindered by the hidden, coupled, and nonlinear nature of faults, as well as the limitations of vibration-based and deep learning methods in interpretability and generalization. This study proposes a Graph Retrieval-Augmented Generation (Graph RAG)-based diagnosis framework that integrates Knowledge Graphs (KGs) and Large Language Models (LLMs) to enable explainable, domain-specific reasoning. Following a four-stage pipeline: (1) Data preprocessing standardizes and filters multimodal fault records; (2) LLM-driven KG construction extracts implicit fault relationships from unstructured maintenance logs, enriched with domain expertise via prompt engineering; (3) Graph encoding and retrieval transform the KG into structured graph embeddings, enabling precise subgraph retrieval based on query vectors; and (4) Diagnostic inference leverages retrieved contexts for accurate, traceable fault classification. In real-world bogie fault dataset tests, the method outperforms strong baselines (MGNN, MPFCF and MSP-RAG) with a Weighted F1 improvement of +2.47 % and Top-10 Accuracy gains of +3.26 %, while achieving 92.67 % attribution consistency, indicating superior causal reasoning transparency. These results demonstrate that the proposed framework not only improves diagnostic accuracy but also addresses the longstanding need for interpretability and adaptability in railway maintenance, offering a scalable solution for other safety-critical industrial applications.","archive_location":"WOS:001620353700008","container-title":"KNOWLEDGE-BASED SYSTEMS","DOI":"10.1016/j.knosys.2025.114855","ISSN":"0950-7051","title":"Graph RAG-based fault diagnosis for train bogies using knowledge graphs and large language model","volume":"331","author":[{"family":"Miao","given":"Runsheng"},{"family":"Wu","given":"Tao"},{"family":"Zhang","given":"Zhenyu"}],"accessed":{"date-parts":[["2025",11,29]]},"issued":{"date-parts":[["2025",12,3]]}}}],"schema":"https://github.com/citation-style-language/schema/raw/master/csl-citation.json"} </w:instrText>
      </w:r>
      <w:r w:rsidRPr="008247C6">
        <w:fldChar w:fldCharType="separate"/>
      </w:r>
      <w:r w:rsidR="000A3919" w:rsidRPr="000A3919">
        <w:rPr>
          <w:rFonts w:cs="Times New Roman"/>
        </w:rPr>
        <w:t>(Miao, Wu and Zhang, 2025)</w:t>
      </w:r>
      <w:r w:rsidRPr="008247C6">
        <w:fldChar w:fldCharType="end"/>
      </w:r>
      <w:r w:rsidRPr="008247C6">
        <w:rPr>
          <w:rFonts w:hint="eastAsia"/>
        </w:rPr>
        <w:t xml:space="preserve"> </w:t>
      </w:r>
      <w:r w:rsidRPr="008247C6">
        <w:t xml:space="preserve">further combined knowledge graphs with large language models and proposed a Graph RAG-based method for train bogie fault diagnosis. Chen </w:t>
      </w:r>
      <w:r w:rsidRPr="008247C6">
        <w:fldChar w:fldCharType="begin"/>
      </w:r>
      <w:r w:rsidR="000A3919">
        <w:instrText xml:space="preserve"> ADDIN ZOTERO_ITEM CSL_CITATION {"citationID":"53QlX5DD","properties":{"unsorted":false,"formattedCitation":"(Chen {\\i{}et al.}, 2025)","plainCitation":"(Chen et al., 2025)","noteIndex":0},"citationItems":[{"id":"owbJ2Ida/wIY5aBo6","uris":["http://zotero.org/users/9021464/items/JT8A8INC"],"itemData":{"id":4276,"type":"article-journal","abstract":"The standardization of locomotive maintenance data is a critical step in facilitating reliability centered maintenance (RCM) data analysis for locomotive maintenance. The performance of this analysis directly impacts the overall effectiveness of the RCM approach. However, challenges such as small sample sizes, nonstandardized data formats, complex analyses, and high labor costs make it difficult to standardize data via traditional manual methods. To address these challenges, we leverage the outstanding performance and unique learning capabilities demonstrated by large language models (LLMs), as extensively documented in academic research and industrial applications, to standardize the data related to locomotive maintenance data. This paper adopts a framework based on the premise of \"quality data + universal LLMs + fine-tuning\". We utilize custom scripts to generate high-quality locomotive maintenance data, integrate the distinct characteristics of such data, and develop customized LLMs specifically designed to standardize locomotive maintenance data via models such as UIE and ChatGLM. Furthermore, we present an auxiliary tool for locomotive maintenance data standardization, along with an intelligent question and answer (Q&amp;A) system, both of which are based on the customized LLM. The proposed Q&amp;A system achieves scores of 86.87% for Bleu-4, 89.60% for Rouge-1, 87.54% for Rouge-2, and 94.26% for Rouge-L on the locomotive maintenance dataset and demonstrates impressive performance, with an auxiliary tool efficiency of only 18 ms per piece. Consequently, the customized LLM can not only enhance the performance of locomotive data standardization but also serve as the basis for developing auxiliary tools and intelligent Q&amp;A systems, simplifying the data standardization process and saving time and costs.","archive_location":"WOS:001468503300013","container-title":"SCIENTIFIC REPORTS","DOI":"10.1038/s41598-025-96130-3","ISSN":"2045-2322","issue":"1","title":"LLM-based intelligent Q&amp;A system for railway locomotive maintenance standardization","volume":"15","author":[{"family":"Chen","given":"Ao"},{"family":"Tian","given":"Ye"},{"family":"Zhang","given":"Jinyi"},{"family":"Li","given":"Chen"},{"family":"Zhang","given":"Huiyuan"}],"accessed":{"date-parts":[["2025",4,27]]},"issued":{"date-parts":[["2025",4,15]]}}}],"schema":"https://github.com/citation-style-language/schema/raw/master/csl-citation.json"} </w:instrText>
      </w:r>
      <w:r w:rsidRPr="008247C6">
        <w:fldChar w:fldCharType="separate"/>
      </w:r>
      <w:r w:rsidR="000A3919" w:rsidRPr="000A3919">
        <w:rPr>
          <w:rFonts w:cs="Times New Roman"/>
          <w:kern w:val="0"/>
        </w:rPr>
        <w:t xml:space="preserve">(Chen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developed an intelligent question-answering system for railway locomotive maintenance standardization, using large language models to retrieve and answer </w:t>
      </w:r>
      <w:r w:rsidRPr="008247C6">
        <w:lastRenderedPageBreak/>
        <w:t xml:space="preserve">questions related to maintenance standards, operating procedures, and regulatory clauses. Li et al. proposed an intelligent human-computer interactive training assistant system for rail systems to improve the efficiency of railway personnel training and knowledge acquisition </w:t>
      </w:r>
      <w:r w:rsidRPr="008247C6">
        <w:fldChar w:fldCharType="begin"/>
      </w:r>
      <w:r w:rsidR="000A3919">
        <w:instrText xml:space="preserve"> ADDIN ZOTERO_ITEM CSL_CITATION {"citationID":"eiFcVQVj","properties":{"unsorted":false,"formattedCitation":"(Li {\\i{}et al.}, 2025)","plainCitation":"(Li et al., 2025)","noteIndex":0},"citationItems":[{"id":"owbJ2Ida/WqqBtI9b","uris":["http://zotero.org/users/9021464/items/EJUJKVSU"],"itemData":{"id":4212,"type":"article-journal","abstract":"In recent years, railway construction in China has developed vigorously. With continuous improvements in the highspeed railway network, the focus is gradually shifting from large-scale construction to large-scale operations. However, several challenges have emerged within the high-speed railway dispatching and command system, including the heavy workload faced by dispatchers, the difficulty of quantifying subjective expertise, and the need for effective training of professionals. Amid the growing application of artificial intelligence technologies in railway systems, this study leverages Large Language Model (LLM) technology. LLMs bring enhanced intelligence, predictive capabilities, robust memory, and adaptability to diverse real-world scenarios. This study proposes a human-computer interactive intelligent scheduling auxiliary training system built on LLM technology. The system offers capabilities including natural dialogue, knowledge reasoning, and human feedback learning. With broad applicability, the system is suitable for vocational education, guided inquiry, knowledge-based Q&amp;A, and other training scenarios. Validation results demonstrate its effectiveness in auxiliary training, providing substantial support for educators, students, and dispatching personnel in colleges and professional settings.","archive_location":"WOS:001597588100001","container-title":"HIGH-SPEED RAILWAY","DOI":"10.1016/j.hspr.2025.02.001","ISSN":"2097-3446","issue":"1","page":"64-77","title":"Intelligent human-computer interactive training assistant system for rail systems","volume":"3","author":[{"family":"Li","given":"Yuexuan"},{"family":"Chen","given":"Junhua"},{"family":"Luo","given":"Xiangyong"},{"family":"Zheng","given":"Han"}],"issued":{"date-parts":[["2025",3]]}}}],"schema":"https://github.com/citation-style-language/schema/raw/master/csl-citation.json"} </w:instrText>
      </w:r>
      <w:r w:rsidRPr="008247C6">
        <w:fldChar w:fldCharType="separate"/>
      </w:r>
      <w:r w:rsidR="000A3919" w:rsidRPr="000A3919">
        <w:rPr>
          <w:rFonts w:cs="Times New Roman"/>
          <w:kern w:val="0"/>
        </w:rPr>
        <w:t xml:space="preserve">(Li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These studies show that large language models can be used not only for fault diagnosis but also for railway knowledge services, personnel training, and standardized operation assistance. </w:t>
      </w:r>
    </w:p>
    <w:p w14:paraId="295E743D" w14:textId="7F749522" w:rsidR="00245F36" w:rsidRPr="008247C6" w:rsidRDefault="00245F36" w:rsidP="00245F36">
      <w:pPr>
        <w:ind w:firstLine="480"/>
      </w:pPr>
      <w:r w:rsidRPr="008247C6">
        <w:t>Although general-purpose large language models have strong language generation capabilities, they may suffer from knowledge gaps, inconsistency with railway regulations, and hallucinations in professional railway scenarios. To improve the reliability of model outputs, retrieval-augmented generation and knowledge graphs have become important supporting technologies for railway large model applications. Zheng</w:t>
      </w:r>
      <w:r w:rsidRPr="008247C6">
        <w:rPr>
          <w:rFonts w:hint="eastAsia"/>
        </w:rPr>
        <w:t xml:space="preserve"> </w:t>
      </w:r>
      <w:r w:rsidRPr="008247C6">
        <w:fldChar w:fldCharType="begin"/>
      </w:r>
      <w:r w:rsidR="000A3919">
        <w:instrText xml:space="preserve"> ADDIN ZOTERO_ITEM CSL_CITATION {"citationID":"gVR11EWv","properties":{"unsorted":false,"formattedCitation":"(W. Zheng {\\i{}et al.}, 2026)","plainCitation":"(W. Zheng et al., 2026)","noteIndex":0},"citationItems":[{"id":"owbJ2Ida/5msQIlUR","uris":["http://zotero.org/users/9021464/items/X62Z45SL"],"itemData":{"id":4218,"type":"article-journal","abstract":"General-purpose large language models excel at open-domain question answering, but in railway operation and maintenance (O&amp;M) scenarios they still suffer from hallucinated knowledge and poor domain adaptation. In practice, railway O&amp;M knowledge mainly arises from two heterogeneous sources: spatio-temporal data such as train trajectories, which are organized along the spatial layout of railway lines, and domain documents such as operating rules, which exhibit varying degrees of structural regularity. Traditional retrieval-augmented generation (RAG) systems usually flatten these multi-source data into a single unstructured text space and perform global retrieval in one embedding space, which easily introduces noisy context and makes it difficult to precisely target knowledge for specific lines, sections, or equipment states. To overcome these limitations, we propose CARAG, a context-aware RAG framework tailored to railway O&amp;M data. CARAG treats domain documents and spatial data as a unified knowledge substrate and builds a spatial knowledge graph with concept and instance levels. On top of this knowledge graph, a GraphReAct-based multi-turn interaction mechanism guides the LLM to reason and act over the concept knowledge graph, dynamically navigating to spatially and semantically relevant candidate regions, within which vector retrieval and instance-level graph retrieval are performed. Experiments show that CARAG significantly outperforms baseline RAG methods on RAGAS metrics, confirming the effectiveness of structure-guided multi-step reasoning for question answering over multi-source heterogeneous railway O&amp;M data.","archive_location":"WOS:001700366400001","container-title":"ISPRS INTERNATIONAL JOURNAL OF GEO-INFORMATION","DOI":"10.3390/ijgi15020078","ISSN":"2220-9964","issue":"2","title":"CARAG: Context-Aware Retrieval-Augmented Generation for Railway Operation and Maintenance Question Answering over Spatial Knowledge Graph","volume":"15","author":[{"family":"Zheng","given":"Wenkui"},{"family":"Yang","given":"Mengzheng"},{"family":"Ren","given":"Yanfei"},{"family":"Wang","given":"Haoyu"},{"family":"Zeng","given":"Chun"},{"family":"Zhang","given":"Yong"}],"accessed":{"date-parts":[["2026",3,5]]},"issued":{"date-parts":[["2026",2,14]]}}}],"schema":"https://github.com/citation-style-language/schema/raw/master/csl-citation.json"} </w:instrText>
      </w:r>
      <w:r w:rsidRPr="008247C6">
        <w:fldChar w:fldCharType="separate"/>
      </w:r>
      <w:r w:rsidR="000A3919" w:rsidRPr="000A3919">
        <w:rPr>
          <w:rFonts w:cs="Times New Roman"/>
          <w:kern w:val="0"/>
        </w:rPr>
        <w:t xml:space="preserve">(W.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CARAG, a context-aware retrieval-augmented generation framework for railway operation and maintenance question answering. The framework introduces a spatial knowledge graph to represent spatial relationships among railway lines, equipment, and maintenance objects. Wang</w:t>
      </w:r>
      <w:r w:rsidRPr="008247C6">
        <w:rPr>
          <w:rFonts w:hint="eastAsia"/>
        </w:rPr>
        <w:t xml:space="preserve"> </w:t>
      </w:r>
      <w:r w:rsidRPr="008247C6">
        <w:fldChar w:fldCharType="begin"/>
      </w:r>
      <w:r w:rsidR="000A3919">
        <w:instrText xml:space="preserve"> ADDIN ZOTERO_ITEM CSL_CITATION {"citationID":"GeFfNKFk","properties":{"unsorted":false,"formattedCitation":"(Wang {\\i{}et al.}, 2026)","plainCitation":"(Wang et al., 2026)","noteIndex":0},"citationItems":[{"id":"owbJ2Ida/OAWa27eG","uris":["http://zotero.org/users/9021464/items/GD4E7KIU"],"itemData":{"id":4225,"type":"article-journal","abstract":"High-speed railway (HSR) turnouts are among the most mechanically demanding components in the railway infrastructure, yet current operation and maintenance (O&amp;M) practices remain largely reactive, experience-dependent, and disconnected from automated decision support. This paper presents a large language model (LLM)-driven expert system that bridges the gap between raw sensor data and actionable maintenance decisions for turnout defect diagnosis. Three core contributions are made. First, a data textualization strategy is devel oped to convert train body acceleration signals into structured text sequences comprehensible to LLMs, enabling domain-specific diagnosis without architectural modification of the base model. Second, an enhanced instruction fine-tuning scheme is proposed, incorporating a contrastive loss function that tightens intra-class feature clus ters and widens inter-class margins, alongside a hierarchical evaluation method that reliably extracts categorical intent from free-form model outputs. Third, a retrieval-augmented generation (RAG) module is integrated with the fine-tuned model, enabling the system to generate standards-compliant maintenance recommendations di rectly from diagnostic results. Controlled experiments across four pre-trained models and 26 experimental groups demonstrate that the proposed system reaches a peak diagnostic accuracy of 89.6%, while preserving the natural language generation capabilities essential for report production. The framework is evaluated on a physically rep resentative dataset generated by a validated stochastic vehicle-turnout dynamics model. The resulting integrated pipeline, from extracted signal features to maintenance decision output, offers a practical and scalable solution for intelligent O&amp;M of complex railway turnout infrastructure and beyond.","archive_location":"WOS:001784844400001","container-title":"COMPUTER-AIDED CIVIL AND INFRASTRUCTURE ENGINEERING","DOI":"10.1016/j.cacaie.2026.100098","ISSN":"1093-9687","title":"An instruction fine-tuning and retrieval-augmented generation framework for intelligent defect diagnosis and maintenance decision support in high-speed railway turnouts","volume":"49","author":[{"family":"Wang","given":"Yi"},{"family":"Cai","given":"Xiaopei"},{"family":"Cui","given":"Bin"},{"family":"Tang","given":"Xueyang"},{"family":"Wood","given":"Clare"},{"family":"Hou","given":"Yue"}],"accessed":{"date-parts":[["2026",6,10]]},"issued":{"date-parts":[["2026",9]]}}}],"schema":"https://github.com/citation-style-language/schema/raw/master/csl-citation.json"} </w:instrText>
      </w:r>
      <w:r w:rsidRPr="008247C6">
        <w:fldChar w:fldCharType="separate"/>
      </w:r>
      <w:r w:rsidR="000A3919" w:rsidRPr="000A3919">
        <w:rPr>
          <w:rFonts w:cs="Times New Roman"/>
          <w:kern w:val="0"/>
        </w:rPr>
        <w:t xml:space="preserve">(Wang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instruction fine-tuning and retrieval-augmented generation framework for intelligent defect diagnosis and maintenance decision support in high-speed railway turnouts. Wang </w:t>
      </w:r>
      <w:r w:rsidRPr="008247C6">
        <w:fldChar w:fldCharType="begin"/>
      </w:r>
      <w:r w:rsidR="000A3919">
        <w:instrText xml:space="preserve"> ADDIN ZOTERO_ITEM CSL_CITATION {"citationID":"gIMdctug","properties":{"unsorted":false,"formattedCitation":"(Wang Xianghao {\\i{}et al.}, 2026)","plainCitation":"(Wang Xianghao et al., 2026)","noteIndex":0},"citationItems":[{"id":"owbJ2Ida/5Bonvtk2","uris":["http://zotero.org/users/9021464/items/45ISSQDU"],"itemData":{"id":4261,"type":"article-journal","abstract":"In view of the problems of poor field applicability of emergency plans, heavy reliance on human experience and low efficiency of knowledge index in the complex and changeable operation environment of railway system, an intelligent generation method of railway emergency disposal strategy based on knowledge retrieval enhancement is proposed. Firstly, the multi-layer classification architecture model based on semantic understanding is used to identify the scene characteristics such as type, location and severity of emergencies, which can be used as the retrieval index of emergency disposal knowledge base. Secondly, a hybrid retrieval strategy combining dense vector retrieval and keyword matching is used to accurately locate the relevant information of a specific scene. Finally, a dual-role prompt mechanism of system global constraints + user scenario adaptation is established to drive the generation of standardized disposal strategies that conform to the habits of staff. The results show that the fidelity and correlation index of the disposal strategy generated by the proposed method are 0.880 and 0.966, which are better than the benchmark method. In the complex event scenario, the correlation index of this method is 0.901, which is slightly lower than that of the single event scenario, maintaining good stability. The average time of generating emergency disposal strategy is 9.610 s, which is significantly lower than that of the Graph RAG benchmark method. This method can effectively meet the accuracy, universality and real-time requirements of emergency disposal, and provide reliable technical support for improving the emergency decision-making ability in the context of railway complex emergencies.","archive_location":"CSCD:8209617","container-title":"China Railway Science","ISSN":"1001-4632","issue":"1","page":"233-243","title":"Intelligent Generation Method of Railway Emergency Disposal Strategy Based on Knowledge Retrieval Enhancement","volume":"47","author":[{"literal":"Wang Xianghao"},{"literal":"Wang Li"},{"literal":"Hu Hengchuang"},{"literal":"Qin Yong"}],"issued":{"date-parts":[["2026"]]}}}],"schema":"https://github.com/citation-style-language/schema/raw/master/csl-citation.json"} </w:instrText>
      </w:r>
      <w:r w:rsidRPr="008247C6">
        <w:fldChar w:fldCharType="separate"/>
      </w:r>
      <w:r w:rsidR="000A3919" w:rsidRPr="000A3919">
        <w:rPr>
          <w:rFonts w:cs="Times New Roman"/>
          <w:kern w:val="0"/>
        </w:rPr>
        <w:t xml:space="preserve">(Wang Xianghao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also proposed an intelligent generation method for railway emergency response strategies based on knowledge retrieval enhancement, combining emergency response knowledge with generative models to assist in generating railway emergency handling plans. Knowledge graphs have also been widely used for knowledge acquisition and dynamic updating in low-annotation railway scenarios. Cai </w:t>
      </w:r>
      <w:r w:rsidRPr="008247C6">
        <w:rPr>
          <w:rFonts w:hint="eastAsia"/>
        </w:rPr>
        <w:fldChar w:fldCharType="begin"/>
      </w:r>
      <w:r w:rsidR="000A3919">
        <w:instrText xml:space="preserve"> ADDIN ZOTERO_ITEM CSL_CITATION {"citationID":"U8EQBGMg","properties":{"unsorted":false,"formattedCitation":"(Cai {\\i{}et al.}, 2026)","plainCitation":"(Cai et al., 2026)","noteIndex":0},"citationItems":[{"id":"owbJ2Ida/l4uO9lks","uris":["http://zotero.org/users/9021464/items/HPRUM5PQ"],"itemData":{"id":4260,"type":"article-journal","abstract":"Intelligent operation and maintenance (O&amp;M) of urban rail transit signal systems (URTSS) is essential for ensuring train safety and operational efficiency. However, most O&amp;M data exist as unstructured and sparsely labeled texts, posing major challenges for reliable knowledge extraction, semantic reasoning, and dynamic knowledge management. To address these issues, this paper proposes a unified large language model-knowledge graph framework (ULLM-KG) tailored for low-annotation, knowledge-intensive O&amp;M environments. Firstly, a bidirectional knowledge graph construction mechanism (BKGC) is introduced to rapidly build a domain-specific initial knowledge graph. Secondly, a KG-enhanced distantly supervised entity and event extraction method (KGDS3E) is designed to enhance critical knowledge extraction accuracy from unstructured texts. Thirdly, a promptdriven knowledge-enhanced reasoning method (PD-KER) is proposed to improve semantic quality in fault diagnosis and maintenance recommendations. Lastly, a dynamic knowledge graph updating mechanism with temporal awareness and conflict resolution (DKG-UCF) is used to ensure efficient and accurate knowledge evolution. Based on real-world URTSS O&amp;M data, experimental evaluations are conducted on state-of-the-art LLMs (GPT-4o, DeepSeek-V3, and Qwen3-32B). On datasets with varying annotation ratios and rare faults, ULLM-KG demonstrates significantly superior performance in knowledge extraction and reasoning tasks compared to other state-of-the-art methods. Its ability to dynamically update knowledge is also verified to be excellent. ULLM-KG provides a general solution for the intelligent O&amp;M of URTSS under low-annotation conditions.","archive_location":"WOS:001677972200001","container-title":"ADVANCED ENGINEERING INFORMATICS","DOI":"10.1016/j.aei.2026.104327","ISSN":"1474-0346","title":"A unified LLM-KG framework for low-annotation urban rail transit signal system operation: knowledge acquisition and dynamic update","volume":"71","author":[{"family":"Cai","given":"Wei"},{"family":"Zhu","given":"Xiaomin"},{"family":"Sun","given":"Zeyu"},{"family":"Ye","given":"Aihui"},{"family":"Fu","given":"Guanhua"},{"family":"Zhang","given":"Runtong"}],"accessed":{"date-parts":[["2026",2,8]]},"issued":{"date-parts":[["2026",4]]}}}],"schema":"https://github.com/citation-style-language/schema/raw/master/csl-citation.json"} </w:instrText>
      </w:r>
      <w:r w:rsidRPr="008247C6">
        <w:rPr>
          <w:rFonts w:hint="eastAsia"/>
        </w:rPr>
        <w:fldChar w:fldCharType="separate"/>
      </w:r>
      <w:r w:rsidR="000A3919" w:rsidRPr="000A3919">
        <w:rPr>
          <w:rFonts w:cs="Times New Roman"/>
          <w:kern w:val="0"/>
        </w:rPr>
        <w:t xml:space="preserve">(Cai </w:t>
      </w:r>
      <w:r w:rsidR="000A3919" w:rsidRPr="000A3919">
        <w:rPr>
          <w:rFonts w:cs="Times New Roman"/>
          <w:i/>
          <w:iCs/>
          <w:kern w:val="0"/>
        </w:rPr>
        <w:t>et al.</w:t>
      </w:r>
      <w:r w:rsidR="000A3919" w:rsidRPr="000A3919">
        <w:rPr>
          <w:rFonts w:cs="Times New Roman"/>
          <w:kern w:val="0"/>
        </w:rPr>
        <w:t>, 2026)</w:t>
      </w:r>
      <w:r w:rsidRPr="008247C6">
        <w:rPr>
          <w:rFonts w:hint="eastAsia"/>
        </w:rPr>
        <w:fldChar w:fldCharType="end"/>
      </w:r>
      <w:r w:rsidRPr="008247C6">
        <w:rPr>
          <w:rFonts w:hint="eastAsia"/>
        </w:rPr>
        <w:t xml:space="preserve"> </w:t>
      </w:r>
      <w:r w:rsidRPr="008247C6">
        <w:t xml:space="preserve">proposed a unified LLM-KG framework for low-annotation urban rail transit signal system operation, focusing on knowledge acquisition and dynamic updating. </w:t>
      </w:r>
    </w:p>
    <w:p w14:paraId="279E181C" w14:textId="615D5883" w:rsidR="00245F36" w:rsidRPr="008247C6" w:rsidRDefault="00245F36" w:rsidP="00245F36">
      <w:pPr>
        <w:ind w:firstLine="480"/>
      </w:pPr>
      <w:r w:rsidRPr="008247C6">
        <w:t>Tang</w:t>
      </w:r>
      <w:r w:rsidRPr="008247C6">
        <w:rPr>
          <w:rFonts w:hint="eastAsia"/>
        </w:rPr>
        <w:t xml:space="preserve"> </w:t>
      </w:r>
      <w:r w:rsidRPr="008247C6">
        <w:fldChar w:fldCharType="begin"/>
      </w:r>
      <w:r w:rsidR="000A3919">
        <w:instrText xml:space="preserve"> ADDIN ZOTERO_ITEM CSL_CITATION {"citationID":"vq5Eqhzr","properties":{"unsorted":false,"formattedCitation":"(Tang {\\i{}et al.}, 2026)","plainCitation":"(Tang et al., 2026)","noteIndex":0},"citationItems":[{"id":"owbJ2Ida/53FBNAdL","uris":["http://zotero.org/users/9021464/items/DTMIP3XE"],"itemData":{"id":4222,"type":"article-journal","abstract":"The integrity of railway fasteners is fundamental to ensuring operational safety. Currently, visual inspection by track vehicles faces a scarcity of anomalous fastener samples, making it difficult to deploy traditional deep learning methods that rely on massive fault data. Although large vision-language models possess few-shot transfer potential to resolve data dependency, their direct application faces semantic misalignment and the loss of fine-grained features due to a lack of industrial prior knowledge. To this end, this paper proposes a few-shot anomaly detection framework based on LoFT-CLIP. First, a two-stage fine-tuning paradigm comprising \"Anomaly Related Enhanced Fine-Tuning + Rail Fastener Few-Shot Detection Task Adaptation\" is constructed; it utilizes filtered industrial datasets to establish an anomaly perception foundation and combines a parameter-freezing strategy for fine-tuning in the fastener domain, thereby resolving impoverished feature representation and insufficient generalization caused by data scarcity. Second, a Low-rank Prompt Adapter (LoR-PA) is designed to dynamically calibrate text prompts and suppress background redundancy via cross-modal interaction, resolving semantic misalignment during CLIP's adaptation to the industrial domain. Finally, a Fine-grained Side Tuner (FST) is introduced to recover fine-grained structural anomalies based on structure-semantics decoupling, endowing the large model with pixel-level perception for minute defects. Experiments on a railway fastener dataset demonstrate that LoFT-CLIP achieves an image-level AUROC of 99.4% and a pixel-level F1 score of 57.1% under a 16-shot setting, significantly outperforming existing advanced methods.","archive_location":"WOS:001787681300001","container-title":"PATTERN RECOGNITION","DOI":"10.1016/j.patcog.2026.114099","ISSN":"0031-3203","title":"LoFT-CLIP: Few-shot anomaly detection for railway fasteners based on large v</w:instrText>
      </w:r>
      <w:r w:rsidR="000A3919">
        <w:rPr>
          <w:rFonts w:hint="eastAsia"/>
        </w:rPr>
        <w:instrText>ision-language models</w:instrText>
      </w:r>
      <w:r w:rsidR="000A3919">
        <w:rPr>
          <w:rFonts w:hint="eastAsia"/>
        </w:rPr>
        <w:instrText>☆</w:instrText>
      </w:r>
      <w:r w:rsidR="000A3919">
        <w:rPr>
          <w:rFonts w:hint="eastAsia"/>
        </w:rPr>
        <w:instrText>","volume":"180","author":[{"family":"Tang","given":"Bo"},{"family":"Yang","given":"Zhanwei"},{"family":"Yao","given":"Dechen"},{"family":"Yang","given":"Buyao"},{"family":"Chen","given":"Longting"},{"family":"Bi","given":"Ran"},{"fa</w:instrText>
      </w:r>
      <w:r w:rsidR="000A3919">
        <w:instrText xml:space="preserve">mily":"Zhao","given":"Yongxing"},{"family":"Xie","given":"Jingsong"},{"family":"Guo","given":"Zhibin"}],"accessed":{"date-parts":[["2026",6,13]]},"issued":{"date-parts":[["2026",12]]}}}],"schema":"https://github.com/citation-style-language/schema/raw/master/csl-citation.json"} </w:instrText>
      </w:r>
      <w:r w:rsidRPr="008247C6">
        <w:fldChar w:fldCharType="separate"/>
      </w:r>
      <w:r w:rsidR="000A3919" w:rsidRPr="000A3919">
        <w:rPr>
          <w:rFonts w:cs="Times New Roman"/>
          <w:kern w:val="0"/>
        </w:rPr>
        <w:t xml:space="preserve">(Tang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LoFT-CLIP, a few-shot anomaly detection method for railway fasteners based on large vision-language models, which alleviates the problem of insufficient abnormal fastener samples. Zhan</w:t>
      </w:r>
      <w:r w:rsidRPr="008247C6">
        <w:rPr>
          <w:rFonts w:hint="eastAsia"/>
        </w:rPr>
        <w:t xml:space="preserve"> </w:t>
      </w:r>
      <w:r w:rsidRPr="008247C6">
        <w:fldChar w:fldCharType="begin"/>
      </w:r>
      <w:r w:rsidR="000A3919">
        <w:instrText xml:space="preserve"> ADDIN ZOTERO_ITEM CSL_CITATION {"citationID":"S6EMJeRj","properties":{"unsorted":false,"formattedCitation":"(Zhan, Wu and Ma, 2025)","plainCitation":"(Zhan, Wu and Ma, 2025)","noteIndex":0},"citationItems":[{"id":"owbJ2Ida/2QlhUizf","uris":["http://zotero.org/users/9021464/items/DQ9769HV"],"itemData":{"id":4223,"type":"article-journal","abstract":"Large railway vision models (LRVMs) have exhibited remarkable performance in tackling diverse railway-related vision-based tasks, attributed to their capacity for in-context learning (ICL). However, in terms of speed and memory usage, these models suffer from inefficient hardware utilization, particularly when training from scratch with suboptimal batch sizes. Consequently, LRVMs face challenges in achieving high throughput compared to state-of-the-art, task-specific railway models. To address this problem, we propose a novel framework with cross-block feature union (CBFU) designed to optimize the computation time and GPU memory allocations for LRVMs, in both the training and inference phases while preserving accuracy. Our key innovation lies in the synergistic integration of CBFU with cascaded group attention (CGA) and multi-level feature concatenation, which collectively address the inefficiencies of prior LRVMs-a challenge unresolved in existing work. Drawing inspiration from Efficient-ViT, we incorporate the CGA layer as part of the LRVM's building blocks to alleviate computational bottlenecks of the multi-head self-attention (MHSA). Additionally, we implement a multi-level feature concatenation technique to enhance transferability across different railway-related tasks and reduce the computation cost. Compared to existing LRVMs, our model demonstrates significant improvement in computational efficiency, achieving a 19-fold reduction in FLOPs. Furthermore, the size of our model is about $9\\times $ smaller and runs 4.1 and $27\\times $ faster during training and inference, respectively. These advancements uniquely position our framework as the first to balance accuracy, speed, and memory efficiency for railway vision systems, enabling real-world deployment where prior LRVMs failed. Overall, the proposed advancements enable the usage of LRVMs in resource-limited railway scenarios.","archive_location":"WOS:001481864700026","container-title":"IEEE ACCESS","DOI":"10.1109/ACCESS.2025.3563890","ISSN":"2169-3536","page":"74735-74745","title":"Optimizing Large Railway Vision Models for Efficient In-Context Learning","volume":"13","author":[{"family":"Zhan","given":"Xuemei"},{"family":"Wu","given":"Xubo"},{"family":"Ma","given":"Hua"}],"issued":{"date-parts":[["2025"]]}}}],"schema":"https://github.com/citation-style-language/schema/raw/master/csl-citation.json"} </w:instrText>
      </w:r>
      <w:r w:rsidRPr="008247C6">
        <w:fldChar w:fldCharType="separate"/>
      </w:r>
      <w:r w:rsidR="000A3919" w:rsidRPr="000A3919">
        <w:rPr>
          <w:rFonts w:cs="Times New Roman"/>
        </w:rPr>
        <w:t>(Zhan, Wu and Ma, 2025)</w:t>
      </w:r>
      <w:r w:rsidRPr="008247C6">
        <w:fldChar w:fldCharType="end"/>
      </w:r>
      <w:r w:rsidRPr="008247C6">
        <w:t xml:space="preserve"> investigated the optimization of large railway vision models for efficient in-context learning, aiming to improve model adaptability and inference efficiency in railway inspection tasks. Zheng</w:t>
      </w:r>
      <w:r w:rsidRPr="008247C6">
        <w:rPr>
          <w:rFonts w:hint="eastAsia"/>
        </w:rPr>
        <w:t xml:space="preserve"> </w:t>
      </w:r>
      <w:r w:rsidRPr="008247C6">
        <w:fldChar w:fldCharType="begin"/>
      </w:r>
      <w:r w:rsidR="000A3919">
        <w:instrText xml:space="preserve"> ADDIN ZOTERO_ITEM CSL_CITATION {"citationID":"O7TFfH3E","properties":{"unsorted":false,"formattedCitation":"(X. Zheng {\\i{}et al.}, 2026)","plainCitation":"(X. Zheng et al., 2026)","noteIndex":0},"citationItems":[{"id":"owbJ2Ida/hWsIgNxc","uris":["http://zotero.org/users/9021464/items/GQBCY6ZR"],"itemData":{"id":4217,"type":"article-journal","abstract":"The use of Unmanned Aerial Vehicles (UAVs) for defect detection on railway slopes is becoming increasingly widespread due to their ability to capture high-resolution images over large, inaccessible, and topographically complex areas. However, current UAV-based detection methods face several critical limitations, including constrained deployment frequency, limited availability of annotated defect data, and the lack of mature risk assessment frameworks. To address these challenges, this study introduces a novel approach that integrates diffusion models with Large Language Models (LLMs) to generate highquality synthetic defect images tailored to railway slope scenarios. Furthermore, an improved transformerbased architecture is proposed, incorporating attention mechanisms and LLM-guided diffusion-generated imagery to enhance defect recognition performance under complex environmental conditions. Experimental evaluations conducted on a dataset of 300 field-collected images from high-risk railway slopes demonstrate that the proposed method significantly outperforms existing baselines in terms of precision, recall, and robustness, indicating strong applicability for real-world railway infrastructure monitoring and disaster prevention.","archive_location":"WOS:001691036800001","container-title":"HIGH-SPEED RAILWAY","DOI":"10.1016/j.hspr.2025.09.004","ISSN":"2097-3446","issue":"1","page":"1-9","title":"A generation-based defect detection system for rail transit infrastructure","volume":"4","author":[{"family":"Zheng","given":"Xinyu"},{"family":"Zhang","given":"Lingfeng"},{"family":"Luo","given":"Yuhao"},{"family":"Wang","given":"Tiange"}],"issued":{"date-parts":[["2026",3]]}}}],"schema":"https://github.com/citation-style-language/schema/raw/master/csl-citation.json"} </w:instrText>
      </w:r>
      <w:r w:rsidRPr="008247C6">
        <w:fldChar w:fldCharType="separate"/>
      </w:r>
      <w:r w:rsidR="000A3919" w:rsidRPr="000A3919">
        <w:rPr>
          <w:rFonts w:cs="Times New Roman"/>
          <w:kern w:val="0"/>
        </w:rPr>
        <w:t xml:space="preserve">(X.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 generation-based defect detection system for rail transit infrastructure, and further studied a railway side slope hazard detection system based on generative models. For visual diagnosis of rolling stock systems, Zhang </w:t>
      </w:r>
      <w:r w:rsidRPr="008247C6">
        <w:fldChar w:fldCharType="begin"/>
      </w:r>
      <w:r w:rsidR="000A3919">
        <w:instrText xml:space="preserve"> ADDIN ZOTERO_ITEM CSL_CITATION {"citationID":"SyJUgw0w","properties":{"unsorted":false,"formattedCitation":"(Zhang, Wang and You, 2025)","plainCitation":"(Zhang, Wang and You, 2025)","noteIndex":0},"citationItems":[{"id":"owbJ2Ida/iIhfK2rx","uris":["http://zotero.org/users/9021464/items/A8DIE3IL"],"itemData":{"id":4230,"type":"article-journal","abstract":"Multimedia fault analytics plays a critical role in industrial applications, ensuring safety and reliability. Previous studies have explored fault classification using either one-dimensional signals or two-dimensional images, while understanding fault types and providing appropriate responses remains challenging, especially for complex system failures. To step further in this field, we leverage the powerful reasoning and generative capabilities of Large Multimodal Models (LMMs) for the fault analysis, then transform multi-channel sensor signals from the system into structured grayscale images suitable for visual-language models. Additionally, a domain-specific, strongly supervised dataset is constructed, that is, the Bogie Transmission Unified Fault Dataset (BTU), which contains expert-curated fault types, causes, and solutions. By integrating both image and language modalities, we fine-tune a visual-language model, Generative Fault Image Analysis (GFIA), to enhance fault reasoning and interpretation. Extensive experiments on our BTU dataset demonstrate that GFIA achieves an average diagnostic accuracy exceeding 99.9% for motor faults, reaching 100% for gearbox faults, and exceeding 99.8% for leftaxlebox faults. The proposed GFIA model outperforms traditional deep-learning methods and state-of-the-art large language models, highlighting the effectiveness of vision-language integration for fault analysis.","archive_location":"WOS:001525215100002","container-title":"JOURNAL OF VISUAL COMMUNICATION AND IMAGE REPRESENTATION","DOI":"10.1016/j.jvcir.2025.104482","ISSN":"1047-3203","title":"GFIA: Generative Fault Image Analysis via vision-language model its application to train bogie transmission system","volume":"111","author":[{"family":"Zhang","given":"Chunming"},{"family":"Wang","given":"Yu"},{"family":"You","given":"Xinge"}],"accessed":{"date-parts":[["2025",7,15]]},"issued":{"date-parts":[["2025",9]]}}}],"schema":"https://github.com/citation-style-language/schema/raw/master/csl-citation.json"} </w:instrText>
      </w:r>
      <w:r w:rsidRPr="008247C6">
        <w:fldChar w:fldCharType="separate"/>
      </w:r>
      <w:r w:rsidR="000A3919" w:rsidRPr="000A3919">
        <w:rPr>
          <w:rFonts w:cs="Times New Roman"/>
        </w:rPr>
        <w:t>(Zhang, Wang and You, 2025)</w:t>
      </w:r>
      <w:r w:rsidRPr="008247C6">
        <w:fldChar w:fldCharType="end"/>
      </w:r>
      <w:r w:rsidRPr="008247C6">
        <w:t xml:space="preserve"> proposed GFIA, which applies vision-language models to fault image analysis of train bogie transmission systems, realizing semantic description and diagnostic interpretation of fault images. Chen</w:t>
      </w:r>
      <w:r w:rsidRPr="008247C6">
        <w:rPr>
          <w:rFonts w:hint="eastAsia"/>
        </w:rPr>
        <w:t xml:space="preserve"> </w:t>
      </w:r>
      <w:r w:rsidRPr="008247C6">
        <w:fldChar w:fldCharType="begin"/>
      </w:r>
      <w:r w:rsidR="000A3919">
        <w:instrText xml:space="preserve"> ADDIN ZOTERO_ITEM CSL_CITATION {"citationID":"a02XWCt9","properties":{"unsorted":false,"formattedCitation":"(Chen Yong, An Zhuoaobo, and Zhou Jianyu, 2025)","plainCitation":"(Chen Yong, An Zhuoaobo, and Zhou Jianyu, 2025)","noteIndex":0},"citationItems":[{"id":"owbJ2Ida/l0tsWued","uris":["http://zotero.org/users/9021464/items/LF2KGITK"],"itemData":{"id":4262,"type":"article-journal","abstract":"The catenary insulator is a critical component of the traction power supply system for high-speed railways. It not only provides electrical control insulation but also plays an essential role in supporting the catenary arm structure. Therefore, the operational safety of the insulator is directly related to the stability of the entire highspeed railway system. However, the detection of insulator defects is often subject to various interferences due to the complex and dynamic railway environment, resulting in low detection accuracy. Moreover, traditional detection methods generally only identify the presence of defects but fail to provide specific semantic descriptions of these defects. This limitation significantly hampers the efficiency of fault diagnosis and maintenance operations. To address these challenges, this paper proposes a defect description method for insulators based on a diffusion model. This method optimizes existing detection technologies in several ways, enabling the model to not only detect insulator defects more accurately but also generate detailed textual descriptions of these defects. Firstly, we designed a large-kernel spatial selection feature extraction network. Compared to traditional feature extraction networks, this network captures the feature information of insulator defects through larger spatial convolution kernels, significantly enhancing the model's ability to extract insulator defect features. The model can accurately identify potential defects in the insulator, even in complex backgrounds. Secondly, we proposed a detection decoder with a fusion diffusion mechanism based on the diffusion model. This decoder generates noise boxes and uses inverse Bayesian diffusion to restore predictions of the insulator's true bounding box, significantly improving the model's resistance to background interference. This innovation allows the model to more effectively isolate background noise in complex environments, thereby improving the accuracy of defect detection. Finally, to address the limitations of traditional detection models in semantic description, we designed an encoder and decoder based on a cross-attention mechanism to achieve cross-modal mapping between images and text. By using the BLIP model driven by a text filtering mechanism, the model can generate corresponding textual descriptions of the defects based on the detection results. The functionality not only provides maintenance personnel with more intuitive references but also greatly enhances the efficiency of fault handling. Experimental results validate the effectiveness of our method. The proposed insulator defect detection model achieved the mAP_(0.5) of 93.04% and the AR and F1-score of up to 83.22% and 82.91%. The BLEU achieved 83.51%, with CIDEr of 1.94, ROUGE-L of 81.59%, METEOR of 51.50%, and SPICE of 37.88%. The experimental results lead to the following conclusions: (1) Utilizing a large-kernel spatial selection feature extraction network as the image encoder enhances the insulator defect detection network's ability to focus on key features, thereby improving the model's detection accuracy. (2) To address the issue of insulator defect detection being easily disturbed by complex background environments, a detection decoder with a fusion diffusion mechanism was designed. This decoder performs inverse Bayesian diffusion on the noise boxes generated by the decoder, restoring the prediction of the insulator's true bounding box. The model's ability to resist background interference reduces the loss of semantic information related to insulator defects, and enhances the accuracy of the predicted bounding boxes. (3) A cross-modal mapping module was designed to map the relationship between insulator image defect features and text features. The language modeling encoder outputs a textual description of the insulator defects, completing the detection task. Thus, the proposed model not only offers higher detection accuracy but also generates accurate and detailed semantic descriptions of the defects, meeting the actual needs for insulator defect detection and description.","archive_location":"CSCD:8011649","container-title":"Transactions of China Electrotechnical Society","ISSN":"1000-6753","issue":"13","page":"4100-4111","title":"Semantic Description Method of High-Speed Railway Contact Net Insulator Defects Based on Diffusion Model Detection","volume":"40","author":[{"literal":"Chen Yong"},{"literal":"An Zhuoaobo"},{"literal":"Zhou Jianyu"}],"issued":{"date-parts":[["2025"]]}}}],"schema":"https://github.com/citation-style-language/schema/raw/master/csl-citation.json"} </w:instrText>
      </w:r>
      <w:r w:rsidRPr="008247C6">
        <w:fldChar w:fldCharType="separate"/>
      </w:r>
      <w:r w:rsidR="000A3919" w:rsidRPr="000A3919">
        <w:rPr>
          <w:rFonts w:cs="Times New Roman"/>
        </w:rPr>
        <w:t>(Chen Yong, An Zhuoaobo, and Zhou Jianyu, 2025)</w:t>
      </w:r>
      <w:r w:rsidRPr="008247C6">
        <w:fldChar w:fldCharType="end"/>
      </w:r>
      <w:r w:rsidRPr="008247C6">
        <w:t xml:space="preserve"> proposed a semantic description method for high-speed railway catenary insulator defects based on diffusion model </w:t>
      </w:r>
      <w:r w:rsidRPr="008247C6">
        <w:lastRenderedPageBreak/>
        <w:t>detection. These studies show that multimodal models can transform image detection results into more interpretable semantic information, thereby improving the explainability of inspection results and the efficiency of human-machine collaboration.</w:t>
      </w:r>
    </w:p>
    <w:p w14:paraId="770FBCBD" w14:textId="70B72504" w:rsidR="00245F36" w:rsidRPr="008247C6" w:rsidRDefault="00245F36" w:rsidP="00245F36">
      <w:pPr>
        <w:ind w:firstLine="480"/>
      </w:pPr>
      <w:r w:rsidRPr="008247C6">
        <w:t>In addition to static defect detection, railway operational safety also requires real-time perception of dynamic scenarios. Huang</w:t>
      </w:r>
      <w:r w:rsidRPr="008247C6">
        <w:fldChar w:fldCharType="begin"/>
      </w:r>
      <w:r w:rsidR="000A3919">
        <w:instrText xml:space="preserve"> ADDIN ZOTERO_ITEM CSL_CITATION {"citationID":"82QvEj9K","properties":{"unsorted":false,"formattedCitation":"(Huang and Deng, 2025)","plainCitation":"(Huang and Deng, 2025)","noteIndex":0},"citationItems":[{"id":"owbJ2Ida/9M3BMREA","uris":["http://zotero.org/users/9021464/items/HY5Y64FD"],"itemData":{"id":4213,"type":"article-journal","abstract":"Tracking intruders is crucial for ensuring safe railway operations globally, particularly in high-speed railway systems. Traditional methods either rely on post-processing on cloud platforms or suffer from limited analytical capabilities on edge devices. Although large language models (LLMs) have shown great potential to support general intelligence, challenges remain for edge devices in accurately and timely tracking of intruders along railway lines. This study proposes a novel method that combines a multi-agent cooperative framework (MetaGPT) with an edge stream processing engine (GeoEkuiper). Unlike most methods, this study adopts an agent-cooperative spatial data analysis approach employing a debate-and-vote strategy. Specifically, GeoEkuiper is responsible for processing high-speed and large volume of geospatial data streams regarding location history and object characteristics, while the modified MetaGPT framework facilitates information sharing and decision-making between agents that use LLMs. By enabling each edge device to engage in a debate about the presence of detected targets within their monitoring areas, the system utilizes a simple voting agent to determine which devices are most likely to observe the target. Considering the resource limitations of edge devices, we fine-tuned small yet powerful LLMs to direct GeoEkuiper to iteratively compute spatial affinity relationships using Structured Query Language (SQL) statements, which facilitate human-edge interaction. Based on tests conducted on resource-constrained edge devices such as Raspberry Pi devices interconnected in an unstable networking environment, we found that this approach significantly enhances the accuracy and responsiveness of intruder tracking in real-time scenarios, providing a robust solution for railway security applications.","archive_location":"WOS:001510938400001","container-title":"JOURNAL OF NETWORK AND COMPUTER APPLICATIONS","DOI":"10.1016/j.jnca.2025.104231","ISSN":"1084-8045","title":"Real-time tracking railway intruders using multiple-agent cooperated large language models with edge stream processing engine","volume":"242","author":[{"family":"Huang","given":"Wei"},{"family":"Deng","given":"Xiaoyun"}],"accessed":{"date-parts":[["2025",6,22]]},"issued":{"date-parts":[["2025",10]]}}}],"schema":"https://github.com/citation-style-language/schema/raw/master/csl-citation.json"} </w:instrText>
      </w:r>
      <w:r w:rsidRPr="008247C6">
        <w:fldChar w:fldCharType="separate"/>
      </w:r>
      <w:r w:rsidRPr="00FD628E">
        <w:t>(Huang and Deng, 2025)</w:t>
      </w:r>
      <w:r w:rsidRPr="008247C6">
        <w:fldChar w:fldCharType="end"/>
      </w:r>
      <w:r w:rsidRPr="008247C6">
        <w:t xml:space="preserve"> proposed a method that combines multi-agent cooperative large language models with an edge stream processing engine for real-time tracking of railway intruders]. Kang </w:t>
      </w:r>
      <w:r w:rsidRPr="008247C6">
        <w:fldChar w:fldCharType="begin"/>
      </w:r>
      <w:r w:rsidR="000A3919">
        <w:instrText xml:space="preserve"> ADDIN ZOTERO_ITEM CSL_CITATION {"citationID":"lxTT2yKd","properties":{"unsorted":false,"formattedCitation":"(Kang, Yang and Choi, 2026)","plainCitation":"(Kang, Yang and Choi, 2026)","noteIndex":0},"citationItems":[{"id":"owbJ2Ida/Cj0Q52kQ","uris":["http://zotero.org/users/9021464/items/3J9KN8KS"],"itemData":{"id":4210,"type":"article-journal","abstract":"Railway safety remains a critical challenge due to the difficulty of detecting and responding to front-view hazards. We present the RAIlway Safety Agent (RAISA), an AI-powered system for front-view situational interpretation and role-specific safety guidance in railway operations. RAISA integrates a vision-language model (BLIP-2) and a large language model (Mistral-7B) within a Modular Prompt-Orchestrated Reasoning framework, structured into three stages: scene analysis, situation abstraction, and role-specific instruction generation. Unlike vision-only or rule-based systems, RAISA delivers semantically precise and context-adapted safety messages for both train drivers and traffic controllers. Through multi-turn prompting, the system enables zero-shot generalization across varied conditions, such as snow, fog, tunnels, and night scenes, without task-specific fine-tuning. Evaluated on 12,760 railway front-view images, RAISA demonstrated strong semantic fidelity and operational validity under zero-shot conditions, achieving over 93% average BERTScore F1 alongside high scores on reference-free checklist-based metrics, including PCR and CAC. The curated large-scale dataset and source code are made publicly accessible. Its interpretable architecture is designed for centralized server-based inference rather than edge deployment, ensuring scalable integration with existing railway communication networks and control infrastructures. By improving situational awareness and enabling network-level coordination, RAISA contributes to enhanced operational safety and efficiency, aligning with the goals of sustainable and intelligent railway transportation.","archive_location":"WOS:001696560300003","container-title":"IEEE OPEN JOURNAL OF INTELLIGENT TRANSPORTATION SYSTEMS","DOI":"10.1109/OJITS.2026.3664788","ISSN":"2687-7813","page":"600-614","title":"RAISA: A Vision-Based Intelligent Safety Guidance Agent for Railway Operations via Modular Prompt-Orchestrated Reasoning","volume":"7","author":[{"family":"Kang","given":"Kyung Ho"},{"family":"Yang","given":"Kyoung Ok"},{"family":"Choi","given":"Jun Won"}],"issued":{"date-parts":[["2026"]]}}}],"schema":"https://github.com/citation-style-language/schema/raw/master/csl-citation.json"} </w:instrText>
      </w:r>
      <w:r w:rsidRPr="008247C6">
        <w:fldChar w:fldCharType="separate"/>
      </w:r>
      <w:r w:rsidR="000A3919" w:rsidRPr="000A3919">
        <w:rPr>
          <w:rFonts w:cs="Times New Roman"/>
        </w:rPr>
        <w:t>(Kang, Yang and Choi, 2026)</w:t>
      </w:r>
      <w:r w:rsidRPr="008247C6">
        <w:fldChar w:fldCharType="end"/>
      </w:r>
      <w:r w:rsidRPr="008247C6">
        <w:t xml:space="preserve"> proposed RAISA, a vision-based intelligent safety guidance agent for railway operations using modular prompt-orchestrated reasoning. Wang</w:t>
      </w:r>
      <w:r w:rsidRPr="008247C6">
        <w:rPr>
          <w:rFonts w:hint="eastAsia"/>
        </w:rPr>
        <w:t xml:space="preserve"> </w:t>
      </w:r>
      <w:r w:rsidRPr="008247C6">
        <w:fldChar w:fldCharType="begin"/>
      </w:r>
      <w:r w:rsidR="000A3919">
        <w:instrText xml:space="preserve"> ADDIN ZOTERO_ITEM CSL_CITATION {"citationID":"YBkNZmZl","properties":{"unsorted":false,"formattedCitation":"(Wang, 2025)","plainCitation":"(Wang, 2025)","noteIndex":0},"citationItems":[{"id":"owbJ2Ida/7HgRubbd","uris":["http://zotero.org/users/9021464/items/W4KDP49J"],"itemData":{"id":4243,"type":"article-journal","abstract":"The inspection of the railway infrastructure is crucial to ensuring operational safety and improving efficiency. However, traditional manual inspection methods are not only time-consuming and labor-intensive but are also prone to human errors, leading to fluctuations in inspection quality and efficiency. To address this issue, this article proposes an automated inspection method for unmanned aerial vehicles (UAV) based on a Hierarchical Training Fusion Reinforcement Learning Network (HTFN), which combines Hierarchical Deep Q Networks (DQN) and Proximal Policy Optimization (PPO) algorithms for autonomous route planning and navigation. This approach provides precise support for task path planning in complex geographical environments, overcoming the limitations of traditional methods in such scenarios. Additionally, the system utilizes a multimodal large language model for automatic fault detection and alarm, enhancing real-time monitoring, predictive maintenance, and automated decision-making. The integration of these technologies results in a highly intelligent and automated UAV operation and control inspection system, minimizing human intervention while improving inspection accuracy and efficiency. Experimental results demonstrate that the proposed system effectively identifies defects in railway infrastructure, significantly improves inspection efficiency, reduces operational costs, and enhances operational control efficiency, ensuring the smooth completion of tasks.","archive_location":"WOS:001626857700026","container-title":"IEEE ACCESS","DOI":"10.1109/ACCESS.2025.3634110","ISSN":"2169-3536","page":"196821-196835","title":"HTFN: A Hybrid Deep Reinforcement Learning Framework for UAV-Based Railway Inspection With Deepseek Integration","volume":"13","author":[{"family":"Wang","given":"Chao"}],"issued":{"date-parts":[["2025"]]}}}],"schema":"https://github.com/citation-style-language/schema/raw/master/csl-citation.json"} </w:instrText>
      </w:r>
      <w:r w:rsidRPr="008247C6">
        <w:fldChar w:fldCharType="separate"/>
      </w:r>
      <w:r w:rsidRPr="00FD628E">
        <w:t>(Wang, 2025)</w:t>
      </w:r>
      <w:r w:rsidRPr="008247C6">
        <w:fldChar w:fldCharType="end"/>
      </w:r>
      <w:r w:rsidRPr="008247C6">
        <w:t xml:space="preserve"> proposed HTFN, a hybrid deep reinforcement learning framework for UAV-based railway inspection with DeepSeek integration, aiming to improve the decision-making capability of UAV inspection tasks.</w:t>
      </w:r>
    </w:p>
    <w:p w14:paraId="31C8A54F" w14:textId="2D883A38" w:rsidR="00245F36" w:rsidRPr="008247C6" w:rsidRDefault="00245F36" w:rsidP="00245F36">
      <w:pPr>
        <w:ind w:firstLine="480"/>
      </w:pPr>
      <w:r w:rsidRPr="008247C6">
        <w:rPr>
          <w:rFonts w:hint="eastAsia"/>
        </w:rPr>
        <w:t>Railway maintenance tasks show</w:t>
      </w:r>
      <w:r w:rsidRPr="008247C6">
        <w:t xml:space="preserve"> strong spatiotemporal coupling characteristics and are influenced by historical operation data, weather, holidays, urban activities, network structure, and unexpected events.</w:t>
      </w:r>
      <w:r w:rsidRPr="008247C6">
        <w:rPr>
          <w:rFonts w:hint="eastAsia"/>
        </w:rPr>
        <w:t xml:space="preserve"> </w:t>
      </w:r>
      <w:r w:rsidRPr="008247C6">
        <w:t xml:space="preserve">In dispatching and risk control, Zhao </w:t>
      </w:r>
      <w:r w:rsidRPr="008247C6">
        <w:fldChar w:fldCharType="begin"/>
      </w:r>
      <w:r w:rsidR="000A3919">
        <w:instrText xml:space="preserve"> ADDIN ZOTERO_ITEM CSL_CITATION {"citationID":"mq8jBt9t","properties":{"unsorted":false,"formattedCitation":"(Zhao and Liu, 2025)","plainCitation":"(Zhao and Liu, 2025)","noteIndex":0},"citationItems":[{"id":"owbJ2Ida/Asepp8cn","uris":["http://zotero.org/users/9021464/items/3BBV4EHH"],"itemData":{"id":4239,"type":"article-journal","abstract":"The high-speed train operational safety is a critical aspect of railway safety control, involving a multi-dimensional information analysis and complex decision-making processes. The traditional operational risk control systems face numerous challenges in areas such as the holistic risk perception, the real-time analysis of unstructured data, the evaluation of operator actions, and the generation of risk mitigation plans. Large Language Models (LLMs), with their exceptional general intelligence and robust reasoning capabilities, have sparked transformative changes across various fields. This study presents an operational risk prevention and control model for trains based on a LLM, called the train security large model (TSLM). The TSLM integrates techniques such as retrieval augmented generation (RAG), chain-of-thought (CoT), and model fine-tuning for performing a real-time analysis and risk identification in three train operation scenarios. The experimental results indicate that the TSLM performs well with regard to the risk identification accuracy, the interpretability of the obtained results, and the model`s generalization ability. The proposed model can effectively address various risk scenarios and provide reasonable risk mitigation suggestions. Even in unfamiliar scenarios, the TSLM demonstrates a high risk identification accuracy and rationality, reflecting its strong generalization capability and reliability. Thus, this model provides an innovative and practical approach to train dispatching safety management, with the potential for a continuous optimization and improvement in order to further enhance the safety and efficiency of railway transportation in real-world applications.","archive_location":"WOS:001606278900006","container-title":"STUDIES IN INFORMATICS AND CONTROL","DOI":"10.24846/v34i3y202506","ISSN":"1220-1766","issue":"3","title":"A High-speed Train Operational Risk Prevention and Control Model Based on a Large Language Model","volume":"34","author":[{"family":"Zhao","given":"Yuan"},{"family":"Liu","given":"Shifeng"}],"accessed":{"date-parts":[["2025",11,8]]},"issued":{"date-parts":[["2025",9]]}}}],"schema":"https://github.com/citation-style-language/schema/raw/master/csl-citation.json"} </w:instrText>
      </w:r>
      <w:r w:rsidRPr="008247C6">
        <w:fldChar w:fldCharType="separate"/>
      </w:r>
      <w:r w:rsidRPr="00FD628E">
        <w:t>(Zhao and Liu, 2025)</w:t>
      </w:r>
      <w:r w:rsidRPr="008247C6">
        <w:fldChar w:fldCharType="end"/>
      </w:r>
      <w:r w:rsidRPr="008247C6">
        <w:t xml:space="preserve"> proposed a high-speed train operational risk prevention and control model based on a large language model. </w:t>
      </w:r>
    </w:p>
    <w:p w14:paraId="797A8AE8" w14:textId="6480515C" w:rsidR="00245F36" w:rsidRPr="008247C6" w:rsidRDefault="00245F36" w:rsidP="00245F36">
      <w:pPr>
        <w:ind w:firstLine="480"/>
      </w:pPr>
      <w:r w:rsidRPr="008247C6">
        <w:t>Railway safety management relies heavily on accident reports, fault reports, regulatory standards, and test cases. Traditional text analysis methods often depend on manual annotation and keyword matching, making it difficult to fully mine the deep relationships among accident causes, risk factors, and human error mechanisms. In recent years, language models have gradually been applied to railway safety text analysis and regulation-related testing tasks.</w:t>
      </w:r>
      <w:r w:rsidRPr="008247C6">
        <w:rPr>
          <w:rFonts w:hint="eastAsia"/>
        </w:rPr>
        <w:t xml:space="preserve"> </w:t>
      </w:r>
      <w:r w:rsidRPr="008247C6">
        <w:t xml:space="preserve">Hong </w:t>
      </w:r>
      <w:r w:rsidRPr="008247C6">
        <w:fldChar w:fldCharType="begin"/>
      </w:r>
      <w:r w:rsidR="000A3919">
        <w:instrText xml:space="preserve"> ADDIN ZOTERO_ITEM CSL_CITATION {"citationID":"DvAZuufO","properties":{"unsorted":false,"formattedCitation":"(Hong, Clifton and Nelson, 2024)","plainCitation":"(Hong, Clifton and Nelson, 2024)","noteIndex":0},"citationItems":[{"id":"owbJ2Ida/6Fgp7cbb","uris":["http://zotero.org/users/9021464/items/FDW7JG4D"],"itemData":{"id":4231,"type":"article-journal","abstract":"Hazards threaten railway safety by their potential to trigger railway accidents, resulting in significant costs and impacting the public's willingness to use railways. Whilst many prior works investigate railway hazards, few offer a holistic view of hazards across jurisdictions and time because the large number of primary sources make synthesising such learnings time consuming and potentially incomplete. The conceptual framework HazardMap is developed to overcome this gap, employing open-sourced Natural Language Processing topic modelling for the automated analysis of textual data from Rail Accident Investigation Branch (RAIB), Australian Transport Safety Bureau (ATSB), National Transportation Safety Board (NTSB) and Transportation Safety Board of Canada (TSB) railway accident reports. The topic modelling depicts the relationships between hazards, railway accidents and investigator recommendations and is further extended and integrated with the existing risk theory and epidemiological accident models. The results allow the different aspects of each hazard to be listed along with the potential combinations of hazards that could trigger railway accidents. Better understanding of the aspects of individual hazards and the relationships between hazards and previous accidents can inform more effective hazard mitigation policies including technical or regulatory interventions. A case study of the risk at level crossings is provided to illustrate how HazardMap works with real-world data. This demonstrates a high degree of coverage within the existing risk management system, indicating the capability to better inform policymaking for managing risks. The primary contributions of the framework proposed are to enable a large amount of knowledge accumulated to be summarised for an intuitive policymaking process, and to allow other railway investigators to leverage lessons learnt across jurisdictions and time with limited human intervention. Future research could apply the technique to road, aviation or maritime accidents.","archive_location":"WOS:001240931800001","container-title":"TRANSPORT POLICY","DOI":"10.1016/j.tranpol.2024.05.007","ISSN":"0967-070X","page":"102-117","title":"A data-driven conceptual framework for understanding the nature of hazards in railway accidents","volume":"152","author":[{"family":"Hong","given":"Wei-Ting"},{"family":"Clifton","given":"Geoffrey"},{"family":"Nelson","given":"John D."}],"issued":{"date-parts":[["2024",6]]}}}],"schema":"https://github.com/citation-style-language/schema/raw/master/csl-citation.json"} </w:instrText>
      </w:r>
      <w:r w:rsidRPr="008247C6">
        <w:fldChar w:fldCharType="separate"/>
      </w:r>
      <w:r w:rsidR="000A3919" w:rsidRPr="000A3919">
        <w:rPr>
          <w:rFonts w:cs="Times New Roman"/>
        </w:rPr>
        <w:t>(Hong, Clifton and Nelson, 2024)</w:t>
      </w:r>
      <w:r w:rsidRPr="008247C6">
        <w:fldChar w:fldCharType="end"/>
      </w:r>
      <w:r w:rsidRPr="008247C6">
        <w:t xml:space="preserve"> proposed a data-driven conceptual framework for understanding the nature of hazards in railway accidents. Irshad and Walsh</w:t>
      </w:r>
      <w:r w:rsidRPr="008247C6">
        <w:rPr>
          <w:rFonts w:hint="eastAsia"/>
        </w:rPr>
        <w:t xml:space="preserve"> </w:t>
      </w:r>
      <w:r w:rsidRPr="008247C6">
        <w:fldChar w:fldCharType="begin"/>
      </w:r>
      <w:r w:rsidR="000A3919">
        <w:instrText xml:space="preserve"> ADDIN ZOTERO_ITEM CSL_CITATION {"citationID":"V4mHF3Ng","properties":{"unsorted":false,"formattedCitation":"(Irshad and Walsh, 2026)","plainCitation":"(Irshad and Walsh, 2026)","noteIndex":0},"citationItems":[{"id":"owbJ2Ida/3CR8EDgV","uris":["http://zotero.org/users/9021464/items/GZH3XYCS"],"itemData":{"id":4234,"type":"article-journal","abstract":"New paradigms for human-machine interaction are essential to enabling emerging concepts for aviation operations-from remote pilots to multivehicle operations. With the novelty of these arrangements and the resulting high degree of uncertainty, it is critical to consider human error early in the design process, both to reduce the possibility of costly redesign and to prevent accidents. However, existing methods for human error assessment are highly expert-driven and rely on historical knowledge, which in early design and particularly for novel systems is limited. To address this gap, we propose a methodology that uses a language model (i.e., bidirectional encoder representations from transformer (BERT)) to assist with expert-driven identification of human errors, error-producing conditions, and mechanisms from historical incident reports. Moreover, we hypothesize that it is possible to learn across domains to support early design consideration of human elements for novel systems which may not have in-domain data. In particular, we demonstrate the proposed methodology by identifying human errors in aviation and railway domains. The proposed approach yields summarized, tailored reports on human errors from past incidents: nine from railway and 14 from aviation reports. Each human error has at least one error-producing condition, and the majority have more than one error mechanism. Three of the human errors were common to both domains, indicating a degree of knowledge transfer is possible. Additionally, findings indicate that a majority of the errors, error-producing conditions, and mechanisms can be used to inform safe operations across domains-even if they were not found to be common in both datasets-as long as engineering judgment is used to interpret them in context.","archive_location":"WOS:001664194600004","container-title":"JOURNAL OF COMPUTING AND INFORMATION SCIENCE IN ENGINEERING","DOI":"10.1115/1.4070042","ISSN":"1530-9827","issue":"1","title":"Learning From Accident Reports Using Language Models: Human Errors and Error Mechanisms in Aviation and Railway Accidents","volume":"26","author":[{"family":"Irshad","given":"Lukman"},{"family":"Walsh","given":"Hannah S."}],"accessed":{"date-parts":[["2026",1,24]]},"issued":{"date-parts":[["2026",1,1]]}}}],"schema":"https://github.com/citation-style-language/schema/raw/master/csl-citation.json"} </w:instrText>
      </w:r>
      <w:r w:rsidRPr="008247C6">
        <w:fldChar w:fldCharType="separate"/>
      </w:r>
      <w:r w:rsidRPr="00FD628E">
        <w:t>(Irshad and Walsh, 2026)</w:t>
      </w:r>
      <w:r w:rsidRPr="008247C6">
        <w:fldChar w:fldCharType="end"/>
      </w:r>
      <w:r w:rsidRPr="008247C6">
        <w:t xml:space="preserve"> used language models to learn from aviation and railway accident reports, focusing on human errors and error mechanisms. Li and Zeng</w:t>
      </w:r>
      <w:r w:rsidRPr="008247C6">
        <w:rPr>
          <w:rFonts w:hint="eastAsia"/>
        </w:rPr>
        <w:t xml:space="preserve"> </w:t>
      </w:r>
      <w:r w:rsidRPr="008247C6">
        <w:fldChar w:fldCharType="begin"/>
      </w:r>
      <w:r w:rsidR="000A3919">
        <w:instrText xml:space="preserve"> ADDIN ZOTERO_ITEM CSL_CITATION {"citationID":"2ThKxL1M","properties":{"unsorted":false,"formattedCitation":"(Li and Zeng, 2026)","plainCitation":"(Li and Zeng, 2026)","noteIndex":0},"citationItems":[{"id":"owbJ2Ida/2MBYIr5b","uris":["http://zotero.org/users/9021464/items/V3HHK9MX"],"itemData":{"id":4275,"type":"article-journal","abstract":"China's intercity and urban rail transit has entered a stage of unified construction and rapid development, and its safety control is difficult to coordinate, and all kinds of safety events or failures always occur during the metro operation. When facing a large amount of text data such as subway accident reports, it is necessary to extract information from them in order to get the most critical and useful information quickly. In order to help the relevant personnel to efficiently find the causes of accidents and put forward improvement measures, this paper takes the unstructured text data of subway as the research object. At the same time, it considers the word network and sentence network, constructs a text two-layer network to study the importance of the text, and puts forward the relevant text feature extraction method and the causal text recognition method to find out the key factors of accident causation. Finally, the method is applied to analyze the causal factors of the safety accidents in Wuhan metro in the past 10 years, to find out the maximum possible causal chain and the biggest safety risks for the metro staff, and to remind them to enhance their management ability to prevent accidents effectively.","archive_location":"WOS:001497375000001","container-title":"PROCEEDINGS OF THE INSTITUTION OF MECHANICAL ENGINEERS PART O-JOURNAL OF RISK AND RELIABILITY","DOI":"10.1177/1748006X251338899","ISSN":"1748-006X","issue":"1","page":"358-371","title":"Causative word extraction and analysis based on text data of metro safety events","volume":"240","author":[{"family":"Li","given":"Meng"},{"family":"Zeng","given":"Yasi"}],"issued":{"date-parts":[["2026",2]]}}}],"schema":"https://github.com/citation-style-language/schema/raw/master/csl-citation.json"} </w:instrText>
      </w:r>
      <w:r w:rsidRPr="008247C6">
        <w:fldChar w:fldCharType="separate"/>
      </w:r>
      <w:r w:rsidRPr="00FD628E">
        <w:t>(Li and Zeng, 2026)</w:t>
      </w:r>
      <w:r w:rsidRPr="008247C6">
        <w:fldChar w:fldCharType="end"/>
      </w:r>
      <w:r w:rsidRPr="008247C6">
        <w:t xml:space="preserve"> extracted and analyzed causative words from metro safety event texts, helping identify key causal factors in safety events</w:t>
      </w:r>
      <w:r w:rsidRPr="008247C6">
        <w:rPr>
          <w:rFonts w:hint="eastAsia"/>
        </w:rPr>
        <w:t>.</w:t>
      </w:r>
      <w:r w:rsidRPr="008247C6">
        <w:t xml:space="preserve"> These studies show that language models can extract risk factors from large amounts of accident and safety event texts and assist safety managers in experience summarization and risk warning.</w:t>
      </w:r>
    </w:p>
    <w:p w14:paraId="6D2FE3DC" w14:textId="789127AE" w:rsidR="00245F36" w:rsidRDefault="00245F36" w:rsidP="00245F36">
      <w:pPr>
        <w:ind w:firstLine="480"/>
      </w:pPr>
      <w:r w:rsidRPr="008247C6">
        <w:t>Predictive maintenance is an important component of railway intelligent operation and maintenance. Its core objective is to formulate appropriate maintenance strategies before failures occur based on equipment condition and degradation trends. With the development of multi-source data and artificial intelligence, railway predictive maintenance is moving toward multimodal perception, streaming data analysis, and explainable decision-making.</w:t>
      </w:r>
      <w:r w:rsidRPr="008247C6">
        <w:rPr>
          <w:rFonts w:hint="eastAsia"/>
        </w:rPr>
        <w:t xml:space="preserve"> </w:t>
      </w:r>
      <w:r w:rsidRPr="008247C6">
        <w:t xml:space="preserve">Garcia-Mendez </w:t>
      </w:r>
      <w:r w:rsidRPr="008247C6">
        <w:fldChar w:fldCharType="begin"/>
      </w:r>
      <w:r w:rsidR="000A3919">
        <w:instrText xml:space="preserve"> ADDIN ZOTERO_ITEM CSL_CITATION {"citationID":"LyQD7IUj","properties":{"unsorted":false,"formattedCitation":"(Garcia-Mendez {\\i{}et al.}, 2025)","plainCitation":"(Garcia-Mendez et al., 2025)","noteIndex":0},"citationItems":[{"id":"owbJ2Ida/LMlg9inE","uris":["http://zotero.org/users/9021464/items/SEF276W3"],"itemData":{"id":4270,"type":"article-journal","abstract":"The public transportation sector generates large volumes of sensor data that, if analyzed adequately, can help anticipate failures and initiate maintenance actions, thereby enhancing quality and productivity. This work contributes to a real-time data-driven predictive maintenance solution for Intelligent Transportation Systems. The proposed method implements a processing pipeline comprised of sample pre-processing, incremental classification with Machine Learning models, and outcome explanation. This novel online processing pipeline has two main highlights: (i) a dedicated sample pre-processing module, which builds statistical and frequency-related features on the fly, and (ii) an explainability module. This work is the first to perform online fault prediction with natural language and visual explainability. The experiments were performed with the Metropt data set from the metro operator of Porto, Portugal. The results are above 98 % for f-measure and 99 % for accuracy. In the context of railway predictive maintenance, achieving these high values is crucial due to the practical and operational implications of accurate failure prediction. In the specific case of a high f-measure, this ensures that the system maintains an optimal balance between detecting the highest possible number of real faults and minimizing false alarms, which is crucial for maximizing service availability. Furthermore, the accuracy obtained enables reliability, directly impacting cost reduction and increased safety. The analysis demonstrates that the pipeline maintains high performance even in the presence of class imbalance and noise, and its explanations effectively reflect the decision-making process. These findings validate the methodological soundness of the approach and confirm its practical applicability for supporting proactive maintenance decisions in real-world railway operations. Therefore, by identifying the early signs of failure, this pipeline enables decision-makers to understand the underlying problems and act accordingly swiftly.","archive_location":"WOS:001539314800013","container-title":"SCIENTIFIC REPORTS","DOI":"10.1038/s41598-025-08084-1","ISSN":"2045-2322","issue":"1","title":"An explainable machine learning framework for railway predictive maintenance using data streams from the metro operator of Portugal","volume":"15","author":[{"family":"Garcia-Mendez","given":"Silvia"},{"family":"Arriba-Perez","given":"Francisco","non-dropping-particle":"de"},{"family":"Leal","given":"Fatima"},{"family":"Veloso","given":"Bruno"},{"family":"Malheiro","given":"Benedita"},{"family":"Burguillo-Rial","given":"Juan Carlos"}],"accessed":{"date-parts":[["2025",8,9]]},"issued":{"date-parts":[["2025",7,28]]}}}],"schema":"https://github.com/citation-style-language/schema/raw/master/csl-citation.json"} </w:instrText>
      </w:r>
      <w:r w:rsidRPr="008247C6">
        <w:fldChar w:fldCharType="separate"/>
      </w:r>
      <w:r w:rsidR="000A3919" w:rsidRPr="000A3919">
        <w:rPr>
          <w:rFonts w:cs="Times New Roman"/>
          <w:kern w:val="0"/>
        </w:rPr>
        <w:t xml:space="preserve">(Garcia-Mendez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an explainable machine learning framework for railway predictive maintenance using </w:t>
      </w:r>
      <w:r w:rsidRPr="008247C6">
        <w:lastRenderedPageBreak/>
        <w:t>data streams from the metro operator of Portugal, emphasizing model explainability and engineering applicability in actual operational data streams. Siahkouhi</w:t>
      </w:r>
      <w:r w:rsidRPr="008247C6">
        <w:rPr>
          <w:rFonts w:hint="eastAsia"/>
        </w:rPr>
        <w:t xml:space="preserve"> </w:t>
      </w:r>
      <w:r w:rsidRPr="008247C6">
        <w:fldChar w:fldCharType="begin"/>
      </w:r>
      <w:r w:rsidR="000A3919">
        <w:instrText xml:space="preserve"> ADDIN ZOTERO_ITEM CSL_CITATION {"citationID":"WUYcokRE","properties":{"unsorted":false,"formattedCitation":"(Siahkouhi {\\i{}et al.}, 2026)","plainCitation":"(Siahkouhi et al., 2026)","noteIndex":0},"citationItems":[{"id":"owbJ2Ida/76Zm4jNu","uris":["http://zotero.org/users/9021464/items/6QZ4C8LB"],"itemData":{"id":4257,"type":"article-journal","abstract":"This review examines the integration of artificial intelligence (AI) with fibre optic sensing (FOS) for automated structural health monitoring (SHM) of railway infrastructure, encompassing embankments, bridges, tracks, tunnels, and turnouts. Railways are among the most sustainable and strategically critical modes of transportation; however, their distributed nature, increasing axle loads, and harsh environmental conditions present significant monitoring challenges. Distributed fibre optic sensing (DFOS) systems, including fibre Bragg grating (FBG), distributed acoustic sensing (DAS), and Brillouin- and Rayleigh-based scattering sensors, are identified as uniquely capable platforms for real-time, long-range, and high-resolution measurement. Sensor deployment configuration, including gauge length, spatial resolution, and signal-to-noise ratio, critically determines whether a system supports train localisation or enables detection of track component defects such as fastener loosening, rail cracks, and ballast degradation. The convergence of AI with FOS has redefined SHM as a data-driven and predictive discipline. Machine learning algorithms including Q-Learning and Deep Q-Networks (DQN), deep learning architecture such as Convolutional Neural Networks (CNN), Long Short-Term Memory (LSTM), and Gated Recurrent Units (GRU), and reinforcement learning (RL)-based frameworks enable automated defect detection, localisation, and maintenance optimisation. Emerging frameworks incorporating Large Language Models (LLMs) and Digital Twin (DT)-integrated RL offer new opportunities for adaptive, closed-loop decisionmaking in railway maintenance. This review systematically identifies principal deployment challenges, including sensor cross-sensitivity, signal attenuation, massive data volumes from DAS systems, environmental degradation of protective coatings, labour-intensive installation, high interrogator costs, and power constraints at remote trackside locations. Railway-specific resolutions and alternatives are presented for each challenge, grounded in current literature.","archive_location":"WOS:001796416700001","container-title":"JOURNAL OF INFRASTRUCTURE INTELLIGENCE AND RESILIENCE","DOI":"10.1016/j.iintel.2026.100214","ISSN":"2772-9915","issue":"2","title":"AI-assisted fibre optic sensing frameworks for automated monitoring of railway infrastructure","volume":"5","author":[{"family":"Siahkouhi","given":"Mohammad"},{"family":"Rashidi","given":"Maria"},{"family":"Kang","given":"Won-Hee"},{"family":"Bozorg","given":"Behruz"}],"accessed":{"date-parts":[["2026",6,22]]},"issued":{"date-parts":[["2026",6]]}}}],"schema":"https://github.com/citation-style-language/schema/raw/master/csl-citation.json"} </w:instrText>
      </w:r>
      <w:r w:rsidRPr="008247C6">
        <w:fldChar w:fldCharType="separate"/>
      </w:r>
      <w:r w:rsidR="000A3919" w:rsidRPr="000A3919">
        <w:rPr>
          <w:rFonts w:cs="Times New Roman"/>
          <w:kern w:val="0"/>
        </w:rPr>
        <w:t xml:space="preserve">(Siahkouhi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studied AI-assisted fibre optic sensing frameworks for automated monitoring of railway infrastructure, demonstrating the potential of distributed fibre optic sensing and intelligent analysis in railway infrastructure condition monitoring. Martinez</w:t>
      </w:r>
      <w:r w:rsidRPr="008247C6">
        <w:rPr>
          <w:rFonts w:hint="eastAsia"/>
        </w:rPr>
        <w:t xml:space="preserve"> </w:t>
      </w:r>
      <w:r w:rsidRPr="008247C6">
        <w:fldChar w:fldCharType="begin"/>
      </w:r>
      <w:r w:rsidR="000A3919">
        <w:instrText xml:space="preserve"> ADDIN ZOTERO_ITEM CSL_CITATION {"citationID":"kjyvt2Db","properties":{"unsorted":false,"formattedCitation":"(Martinez {\\i{}et al.}, 2025)","plainCitation":"(Martinez et al., 2025)","noteIndex":0},"citationItems":[{"id":"owbJ2Ida/1r25F3cx","uris":["http://zotero.org/users/9021464/items/F6T36448"],"itemData":{"id":4246,"type":"article-journal","abstract":"Physics-informed neural networks (PINNs) offer a mesh-free approach to solving partial differential equations (PDEs) with embedded physical constraints. Although PINNs have gained traction in various engineering fields, their adoption for railway bridge analysis remains under-explored. To address this gap, a systematic review was conducted across Scopus and Web of Science (2020-2025), filtering records by relevance, journal impact, and language. From an initial pool, 120 articles were selected and categorised into nine thematic clusters that encompass computational frameworks, hybrid integration with conventional solvers, and domain decomposition strategies. Through natural language processing (NLP) and trend mapping, this review evidences a growing but fragmented research landscape. PINNs demonstrate promising capabilities in load distribution modelling, structural health monitoring, and failure prediction, particularly under dynamic train loads on multi-span bridges. However, methodological gaps persist in large-scale simulations, plasticity modelling, and experimental validation. Future work should focus on scalable PINN architectures, refined modelling of inelastic behaviours, and real-time data assimilation, ensuring robustness and generalisability through interdisciplinary collaboration.","archive_location":"WOS:001496499900001","container-title":"MATHEMATICS","DOI":"10.3390/math13101571","ISSN":"2227-7390","issue":"10","title":"Physics-Informed Neural Networks for the Structural Analysis and Monitoring of Railway Bridges: A Systematic Review","volume":"13","author":[{"family":"Martinez","given":"Yuniel"},{"family":"Rojas","given":"Luis"},{"family":"Pena","given":"Alvaro"},{"family":"Valenzuela","given":"Matias"},{"family":"Garcia","given":"Jose"}],"accessed":{"date-parts":[["2025",5,31]]},"issued":{"date-parts":[["2025",5,10]]}}}],"schema":"https://github.com/citation-style-language/schema/raw/master/csl-citation.json"} </w:instrText>
      </w:r>
      <w:r w:rsidRPr="008247C6">
        <w:fldChar w:fldCharType="separate"/>
      </w:r>
      <w:r w:rsidR="000A3919" w:rsidRPr="000A3919">
        <w:rPr>
          <w:rFonts w:cs="Times New Roman"/>
          <w:kern w:val="0"/>
        </w:rPr>
        <w:t xml:space="preserve">(Martinez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systematically reviewed the application of physics-informed neural networks in structural analysis and monitoring of railway bridges, showing that combining physical constraints with data-driven models is an important direction for improving model reliability. Kang</w:t>
      </w:r>
      <w:r w:rsidRPr="008247C6">
        <w:rPr>
          <w:rFonts w:hint="eastAsia"/>
        </w:rPr>
        <w:t xml:space="preserve"> </w:t>
      </w:r>
      <w:r w:rsidRPr="008247C6">
        <w:fldChar w:fldCharType="begin"/>
      </w:r>
      <w:r w:rsidR="000A3919">
        <w:instrText xml:space="preserve"> ADDIN ZOTERO_ITEM CSL_CITATION {"citationID":"2QbzPqIY","properties":{"unsorted":false,"formattedCitation":"(Kang {\\i{}et al.}, 2026)","plainCitation":"(Kang et al., 2026)","noteIndex":0},"citationItems":[{"id":"owbJ2Ida/GTfIMFjz","uris":["http://zotero.org/users/9021464/items/6XJM7SYP"],"itemData":{"id":4269,"type":"article-journal","abstract":"Accurate and rapid anomaly detection of train control systems is an inevitable requirement for ensuring the safe and efficient operation of high-speed railways. Currently, the manual offline fault diagnosis has issues such as ineffectiveness in fault locating and a relatively large scope of fault impact. In response, an anomaly detection model based on multimodal learning with the attention mechanism is proposed. According to the interrelated relationship between text logs and visual images representing equipment working status, a language-vision fusion two-stream multimodal neural network learning architecture is designed. The entire network structure, is centered around the attention mechanism. At the first stage, independent text and visual processing streams are introduced, focusing separately on the context of the text and the changes in indicator light display at specific positions on the visual images, learning the heterogeneity of each modality. At the later stage, in the decision-making layer, the learning results of language and vision are organically fused through logical operations, culminating in the output of anomalous states for the train control system. Causation experiment and comparative tests on real train operation datasets demonstrate the model's superior performance in terms of precision of 98.63% and recall of 98.82% compared to other methods, validating its effectiveness.","archive_location":"WOS:001703092900002","container-title":"JOURNAL OF SUPERCOMPUTING","DOI":"10.1007/s11227-025-08141-6","ISSN":"0920-8542","issue":"4","title":"Multimodal anomaly detection for high-speed train control system based on attention mechanism","volume":"82","author":[{"family":"Kang","given":"Renwei"},{"family":"Pang","given":"Yanzhi"},{"family":"Cheng","given":"Jianfeng"},{"family":"Liu","given":"Lei"},{"family":"Chen","given":"Jianqiu"}],"accessed":{"date-parts":[["2026",3,7]]},"issued":{"date-parts":[["2026",2,27]]}}}],"schema":"https://github.com/citation-style-language/schema/raw/master/csl-citation.json"} </w:instrText>
      </w:r>
      <w:r w:rsidRPr="008247C6">
        <w:fldChar w:fldCharType="separate"/>
      </w:r>
      <w:r w:rsidR="000A3919" w:rsidRPr="000A3919">
        <w:rPr>
          <w:rFonts w:cs="Times New Roman"/>
          <w:kern w:val="0"/>
        </w:rPr>
        <w:t xml:space="preserve">(Kang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attention-based multimodal anomaly detection method for high-speed train control system</w:t>
      </w:r>
      <w:r w:rsidRPr="00325A06">
        <w:t>s, integrating multi-source signals for control system anomaly identificatio</w:t>
      </w:r>
      <w:r>
        <w:rPr>
          <w:rFonts w:hint="eastAsia"/>
        </w:rPr>
        <w:t>n</w:t>
      </w:r>
      <w:r w:rsidRPr="00325A06">
        <w:t>.</w:t>
      </w:r>
    </w:p>
    <w:p w14:paraId="60444BB4" w14:textId="7A20C3E6" w:rsidR="00C207ED" w:rsidRPr="00C207ED" w:rsidRDefault="00C207ED" w:rsidP="00C207ED">
      <w:pPr>
        <w:ind w:firstLine="480"/>
        <w:rPr>
          <w:rFonts w:hint="eastAsia"/>
        </w:rPr>
      </w:pPr>
      <w:r>
        <w:fldChar w:fldCharType="begin"/>
      </w:r>
      <w:r>
        <w:instrText xml:space="preserve"> REF _Ref234069479 \h </w:instrText>
      </w:r>
      <w:r>
        <w:fldChar w:fldCharType="separate"/>
      </w:r>
      <w:r w:rsidR="00BA048F">
        <w:t xml:space="preserve">Table </w:t>
      </w:r>
      <w:r w:rsidR="00BA048F">
        <w:rPr>
          <w:noProof/>
        </w:rPr>
        <w:t>10</w:t>
      </w:r>
      <w:r>
        <w:fldChar w:fldCharType="end"/>
      </w:r>
      <w:r>
        <w:rPr>
          <w:rFonts w:hint="eastAsia"/>
        </w:rPr>
        <w:t xml:space="preserve"> </w:t>
      </w:r>
      <w:r w:rsidRPr="00C207ED">
        <w:t>summarizes representative studies from the perspectives of application tasks and technical approaches.</w:t>
      </w:r>
    </w:p>
    <w:p w14:paraId="491C94D4" w14:textId="1B34E125" w:rsidR="000037C7" w:rsidRDefault="000037C7" w:rsidP="000037C7">
      <w:pPr>
        <w:pStyle w:val="a3"/>
        <w:keepNext/>
      </w:pPr>
      <w:bookmarkStart w:id="40" w:name="_Ref234069479"/>
      <w:r>
        <w:t xml:space="preserve">Table </w:t>
      </w:r>
      <w:fldSimple w:instr=" SEQ Table \* ARABIC ">
        <w:r w:rsidR="00BA048F">
          <w:rPr>
            <w:noProof/>
          </w:rPr>
          <w:t>10</w:t>
        </w:r>
      </w:fldSimple>
      <w:bookmarkEnd w:id="40"/>
      <w:r>
        <w:rPr>
          <w:rFonts w:hint="eastAsia"/>
        </w:rPr>
        <w:t xml:space="preserve"> </w:t>
      </w:r>
      <w:r w:rsidRPr="00E252EE">
        <w:t>Mapping between representative studies, technical methods, and railway O&amp;M tasks</w:t>
      </w:r>
    </w:p>
    <w:tbl>
      <w:tblPr>
        <w:tblStyle w:val="afa"/>
        <w:tblW w:w="5000" w:type="pct"/>
        <w:tblLook w:val="04A0" w:firstRow="1" w:lastRow="0" w:firstColumn="1" w:lastColumn="0" w:noHBand="0" w:noVBand="1"/>
      </w:tblPr>
      <w:tblGrid>
        <w:gridCol w:w="1737"/>
        <w:gridCol w:w="1085"/>
        <w:gridCol w:w="963"/>
        <w:gridCol w:w="919"/>
        <w:gridCol w:w="919"/>
        <w:gridCol w:w="771"/>
        <w:gridCol w:w="1912"/>
      </w:tblGrid>
      <w:tr w:rsidR="00245F36" w:rsidRPr="008F4EED" w14:paraId="006CD755" w14:textId="77777777" w:rsidTr="00FD628E">
        <w:trPr>
          <w:cnfStyle w:val="100000000000" w:firstRow="1" w:lastRow="0" w:firstColumn="0" w:lastColumn="0" w:oddVBand="0" w:evenVBand="0" w:oddHBand="0" w:evenHBand="0" w:firstRowFirstColumn="0" w:firstRowLastColumn="0" w:lastRowFirstColumn="0" w:lastRowLastColumn="0"/>
        </w:trPr>
        <w:tc>
          <w:tcPr>
            <w:tcW w:w="1046" w:type="pct"/>
          </w:tcPr>
          <w:p w14:paraId="092A0044" w14:textId="77777777" w:rsidR="00245F36" w:rsidRPr="008F4EED" w:rsidRDefault="00245F36" w:rsidP="00FD628E">
            <w:pPr>
              <w:ind w:firstLineChars="0" w:firstLine="0"/>
              <w:rPr>
                <w:rFonts w:eastAsia="Yu Mincho"/>
                <w:lang w:eastAsia="ja-JP"/>
              </w:rPr>
            </w:pPr>
            <w:r w:rsidRPr="008F4EED">
              <w:rPr>
                <w:b/>
                <w:bCs/>
              </w:rPr>
              <w:t>Task</w:t>
            </w:r>
          </w:p>
        </w:tc>
        <w:tc>
          <w:tcPr>
            <w:tcW w:w="653" w:type="pct"/>
          </w:tcPr>
          <w:p w14:paraId="2B58D7D1" w14:textId="77777777" w:rsidR="00245F36" w:rsidRPr="008F4EED" w:rsidRDefault="00245F36" w:rsidP="00FD628E">
            <w:pPr>
              <w:ind w:firstLineChars="0" w:firstLine="0"/>
              <w:rPr>
                <w:rFonts w:eastAsia="Yu Mincho"/>
                <w:lang w:eastAsia="ja-JP"/>
              </w:rPr>
            </w:pPr>
            <w:r w:rsidRPr="008F4EED">
              <w:rPr>
                <w:b/>
                <w:bCs/>
              </w:rPr>
              <w:t>LLM</w:t>
            </w:r>
          </w:p>
        </w:tc>
        <w:tc>
          <w:tcPr>
            <w:tcW w:w="580" w:type="pct"/>
          </w:tcPr>
          <w:p w14:paraId="0A5C3FBA" w14:textId="77777777" w:rsidR="00245F36" w:rsidRPr="008F4EED" w:rsidRDefault="00245F36" w:rsidP="00FD628E">
            <w:pPr>
              <w:ind w:firstLineChars="0" w:firstLine="0"/>
              <w:rPr>
                <w:rFonts w:eastAsia="Yu Mincho"/>
                <w:lang w:eastAsia="ja-JP"/>
              </w:rPr>
            </w:pPr>
            <w:r w:rsidRPr="008F4EED">
              <w:rPr>
                <w:b/>
                <w:bCs/>
              </w:rPr>
              <w:t>VLM</w:t>
            </w:r>
          </w:p>
        </w:tc>
        <w:tc>
          <w:tcPr>
            <w:tcW w:w="553" w:type="pct"/>
          </w:tcPr>
          <w:p w14:paraId="10056B09" w14:textId="77777777" w:rsidR="00245F36" w:rsidRPr="008F4EED" w:rsidRDefault="00245F36" w:rsidP="00FD628E">
            <w:pPr>
              <w:ind w:firstLineChars="0" w:firstLine="0"/>
              <w:rPr>
                <w:rFonts w:eastAsia="Yu Mincho"/>
                <w:lang w:eastAsia="ja-JP"/>
              </w:rPr>
            </w:pPr>
            <w:r w:rsidRPr="008F4EED">
              <w:rPr>
                <w:b/>
                <w:bCs/>
              </w:rPr>
              <w:t>RAG</w:t>
            </w:r>
          </w:p>
        </w:tc>
        <w:tc>
          <w:tcPr>
            <w:tcW w:w="553" w:type="pct"/>
          </w:tcPr>
          <w:p w14:paraId="3AE7EF0B" w14:textId="77777777" w:rsidR="00245F36" w:rsidRPr="008F4EED" w:rsidRDefault="00245F36" w:rsidP="00FD628E">
            <w:pPr>
              <w:ind w:firstLineChars="0" w:firstLine="0"/>
              <w:rPr>
                <w:rFonts w:eastAsia="Yu Mincho"/>
                <w:lang w:eastAsia="ja-JP"/>
              </w:rPr>
            </w:pPr>
            <w:r w:rsidRPr="008F4EED">
              <w:rPr>
                <w:b/>
                <w:bCs/>
              </w:rPr>
              <w:t>KG</w:t>
            </w:r>
          </w:p>
        </w:tc>
        <w:tc>
          <w:tcPr>
            <w:tcW w:w="464" w:type="pct"/>
          </w:tcPr>
          <w:p w14:paraId="6ECA4A5E" w14:textId="77777777" w:rsidR="00245F36" w:rsidRPr="008F4EED" w:rsidRDefault="00245F36" w:rsidP="00FD628E">
            <w:pPr>
              <w:ind w:firstLineChars="0" w:firstLine="0"/>
              <w:rPr>
                <w:rFonts w:eastAsia="Yu Mincho"/>
                <w:lang w:eastAsia="ja-JP"/>
              </w:rPr>
            </w:pPr>
            <w:r w:rsidRPr="008F4EED">
              <w:rPr>
                <w:b/>
                <w:bCs/>
              </w:rPr>
              <w:t>RL</w:t>
            </w:r>
          </w:p>
        </w:tc>
        <w:tc>
          <w:tcPr>
            <w:tcW w:w="1151" w:type="pct"/>
          </w:tcPr>
          <w:p w14:paraId="6193DC07" w14:textId="77777777" w:rsidR="00245F36" w:rsidRPr="008F4EED" w:rsidRDefault="00245F36" w:rsidP="00FD628E">
            <w:pPr>
              <w:ind w:firstLineChars="0" w:firstLine="0"/>
              <w:rPr>
                <w:rFonts w:eastAsia="Yu Mincho"/>
                <w:lang w:eastAsia="ja-JP"/>
              </w:rPr>
            </w:pPr>
            <w:r w:rsidRPr="008F4EED">
              <w:rPr>
                <w:b/>
                <w:bCs/>
              </w:rPr>
              <w:t>XAI / PINN</w:t>
            </w:r>
          </w:p>
        </w:tc>
      </w:tr>
      <w:tr w:rsidR="00245F36" w:rsidRPr="008F4EED" w14:paraId="1320FF67" w14:textId="77777777" w:rsidTr="00FD628E">
        <w:tc>
          <w:tcPr>
            <w:tcW w:w="1046" w:type="pct"/>
          </w:tcPr>
          <w:p w14:paraId="6A8D82BC" w14:textId="77777777" w:rsidR="00245F36" w:rsidRPr="008F4EED" w:rsidRDefault="00245F36" w:rsidP="00FD628E">
            <w:pPr>
              <w:ind w:firstLineChars="0" w:firstLine="0"/>
              <w:rPr>
                <w:rFonts w:eastAsia="Yu Mincho"/>
                <w:lang w:eastAsia="ja-JP"/>
              </w:rPr>
            </w:pPr>
            <w:r w:rsidRPr="008F4EED">
              <w:t>Fault diagnosis</w:t>
            </w:r>
          </w:p>
        </w:tc>
        <w:tc>
          <w:tcPr>
            <w:tcW w:w="653" w:type="pct"/>
          </w:tcPr>
          <w:p w14:paraId="51DD629A" w14:textId="77777777" w:rsidR="00245F36" w:rsidRPr="008F4EED" w:rsidRDefault="00245F36" w:rsidP="00FD628E">
            <w:pPr>
              <w:ind w:firstLineChars="0" w:firstLine="0"/>
              <w:rPr>
                <w:rFonts w:eastAsia="Yu Mincho"/>
                <w:lang w:eastAsia="ja-JP"/>
              </w:rPr>
            </w:pPr>
            <w:r w:rsidRPr="008F4EED">
              <w:t>Peng; Zhang</w:t>
            </w:r>
          </w:p>
        </w:tc>
        <w:tc>
          <w:tcPr>
            <w:tcW w:w="580" w:type="pct"/>
          </w:tcPr>
          <w:p w14:paraId="351CA05D" w14:textId="77777777" w:rsidR="00245F36" w:rsidRPr="008F4EED" w:rsidRDefault="00245F36" w:rsidP="00FD628E">
            <w:pPr>
              <w:ind w:firstLineChars="0" w:firstLine="0"/>
              <w:rPr>
                <w:rFonts w:eastAsia="Yu Mincho"/>
                <w:lang w:eastAsia="ja-JP"/>
              </w:rPr>
            </w:pPr>
            <w:r w:rsidRPr="008F4EED">
              <w:t>Zhang C.</w:t>
            </w:r>
          </w:p>
        </w:tc>
        <w:tc>
          <w:tcPr>
            <w:tcW w:w="553" w:type="pct"/>
          </w:tcPr>
          <w:p w14:paraId="2640D146" w14:textId="77777777" w:rsidR="00245F36" w:rsidRPr="008F4EED" w:rsidRDefault="00245F36" w:rsidP="00FD628E">
            <w:pPr>
              <w:ind w:firstLineChars="0" w:firstLine="0"/>
              <w:rPr>
                <w:rFonts w:eastAsia="Yu Mincho"/>
                <w:lang w:eastAsia="ja-JP"/>
              </w:rPr>
            </w:pPr>
            <w:r w:rsidRPr="008F4EED">
              <w:t>Miao</w:t>
            </w:r>
          </w:p>
        </w:tc>
        <w:tc>
          <w:tcPr>
            <w:tcW w:w="553" w:type="pct"/>
          </w:tcPr>
          <w:p w14:paraId="1FA93AD4" w14:textId="77777777" w:rsidR="00245F36" w:rsidRPr="008F4EED" w:rsidRDefault="00245F36" w:rsidP="00FD628E">
            <w:pPr>
              <w:ind w:firstLineChars="0" w:firstLine="0"/>
              <w:rPr>
                <w:rFonts w:eastAsia="Yu Mincho"/>
                <w:lang w:eastAsia="ja-JP"/>
              </w:rPr>
            </w:pPr>
            <w:r w:rsidRPr="008F4EED">
              <w:t>Miao</w:t>
            </w:r>
          </w:p>
        </w:tc>
        <w:tc>
          <w:tcPr>
            <w:tcW w:w="464" w:type="pct"/>
          </w:tcPr>
          <w:p w14:paraId="3A42AD09" w14:textId="77777777" w:rsidR="00245F36" w:rsidRPr="008F4EED" w:rsidRDefault="00245F36" w:rsidP="00FD628E">
            <w:pPr>
              <w:ind w:firstLineChars="0" w:firstLine="0"/>
              <w:rPr>
                <w:rFonts w:eastAsia="Yu Mincho"/>
                <w:lang w:eastAsia="ja-JP"/>
              </w:rPr>
            </w:pPr>
          </w:p>
        </w:tc>
        <w:tc>
          <w:tcPr>
            <w:tcW w:w="1151" w:type="pct"/>
          </w:tcPr>
          <w:p w14:paraId="2AF4F9D4" w14:textId="77777777" w:rsidR="00245F36" w:rsidRPr="008F4EED" w:rsidRDefault="00245F36" w:rsidP="00FD628E">
            <w:pPr>
              <w:ind w:firstLineChars="0" w:firstLine="0"/>
              <w:rPr>
                <w:rFonts w:eastAsia="Yu Mincho"/>
                <w:lang w:eastAsia="ja-JP"/>
              </w:rPr>
            </w:pPr>
          </w:p>
        </w:tc>
      </w:tr>
      <w:tr w:rsidR="00245F36" w:rsidRPr="008F4EED" w14:paraId="3DF1643D" w14:textId="77777777" w:rsidTr="00FD628E">
        <w:tc>
          <w:tcPr>
            <w:tcW w:w="1046" w:type="pct"/>
          </w:tcPr>
          <w:p w14:paraId="73F2CD89" w14:textId="77777777" w:rsidR="00245F36" w:rsidRPr="008F4EED" w:rsidRDefault="00245F36" w:rsidP="00FD628E">
            <w:pPr>
              <w:ind w:firstLineChars="0" w:firstLine="0"/>
              <w:rPr>
                <w:rFonts w:eastAsia="Yu Mincho"/>
                <w:lang w:eastAsia="ja-JP"/>
              </w:rPr>
            </w:pPr>
            <w:r w:rsidRPr="008F4EED">
              <w:t>Maintenance QA</w:t>
            </w:r>
          </w:p>
        </w:tc>
        <w:tc>
          <w:tcPr>
            <w:tcW w:w="653" w:type="pct"/>
          </w:tcPr>
          <w:p w14:paraId="44C3E6AC" w14:textId="77777777" w:rsidR="00245F36" w:rsidRPr="008F4EED" w:rsidRDefault="00245F36" w:rsidP="00FD628E">
            <w:pPr>
              <w:ind w:firstLineChars="0" w:firstLine="0"/>
              <w:rPr>
                <w:rFonts w:eastAsia="Yu Mincho"/>
                <w:lang w:eastAsia="ja-JP"/>
              </w:rPr>
            </w:pPr>
            <w:r w:rsidRPr="008F4EED">
              <w:t>Chen</w:t>
            </w:r>
          </w:p>
        </w:tc>
        <w:tc>
          <w:tcPr>
            <w:tcW w:w="580" w:type="pct"/>
          </w:tcPr>
          <w:p w14:paraId="2A752F86" w14:textId="77777777" w:rsidR="00245F36" w:rsidRPr="008F4EED" w:rsidRDefault="00245F36" w:rsidP="00FD628E">
            <w:pPr>
              <w:ind w:firstLineChars="0" w:firstLine="0"/>
              <w:rPr>
                <w:rFonts w:eastAsia="Yu Mincho"/>
                <w:lang w:eastAsia="ja-JP"/>
              </w:rPr>
            </w:pPr>
          </w:p>
        </w:tc>
        <w:tc>
          <w:tcPr>
            <w:tcW w:w="553" w:type="pct"/>
          </w:tcPr>
          <w:p w14:paraId="6CACF5C1" w14:textId="77777777" w:rsidR="00245F36" w:rsidRPr="008F4EED" w:rsidRDefault="00245F36" w:rsidP="00FD628E">
            <w:pPr>
              <w:ind w:firstLineChars="0" w:firstLine="0"/>
              <w:rPr>
                <w:rFonts w:eastAsia="Yu Mincho"/>
                <w:lang w:eastAsia="ja-JP"/>
              </w:rPr>
            </w:pPr>
            <w:r w:rsidRPr="008F4EED">
              <w:t>Zheng W.</w:t>
            </w:r>
          </w:p>
        </w:tc>
        <w:tc>
          <w:tcPr>
            <w:tcW w:w="553" w:type="pct"/>
          </w:tcPr>
          <w:p w14:paraId="425CD14B" w14:textId="77777777" w:rsidR="00245F36" w:rsidRPr="008F4EED" w:rsidRDefault="00245F36" w:rsidP="00FD628E">
            <w:pPr>
              <w:ind w:firstLineChars="0" w:firstLine="0"/>
              <w:rPr>
                <w:rFonts w:eastAsia="Yu Mincho"/>
                <w:lang w:eastAsia="ja-JP"/>
              </w:rPr>
            </w:pPr>
            <w:r w:rsidRPr="008F4EED">
              <w:t>Zheng W.</w:t>
            </w:r>
          </w:p>
        </w:tc>
        <w:tc>
          <w:tcPr>
            <w:tcW w:w="464" w:type="pct"/>
          </w:tcPr>
          <w:p w14:paraId="7DD5FE89" w14:textId="77777777" w:rsidR="00245F36" w:rsidRPr="008F4EED" w:rsidRDefault="00245F36" w:rsidP="00FD628E">
            <w:pPr>
              <w:ind w:firstLineChars="0" w:firstLine="0"/>
              <w:rPr>
                <w:rFonts w:eastAsia="Yu Mincho"/>
                <w:lang w:eastAsia="ja-JP"/>
              </w:rPr>
            </w:pPr>
          </w:p>
        </w:tc>
        <w:tc>
          <w:tcPr>
            <w:tcW w:w="1151" w:type="pct"/>
          </w:tcPr>
          <w:p w14:paraId="1592DB3D" w14:textId="77777777" w:rsidR="00245F36" w:rsidRPr="008F4EED" w:rsidRDefault="00245F36" w:rsidP="00FD628E">
            <w:pPr>
              <w:ind w:firstLineChars="0" w:firstLine="0"/>
              <w:rPr>
                <w:rFonts w:eastAsia="Yu Mincho"/>
                <w:lang w:eastAsia="ja-JP"/>
              </w:rPr>
            </w:pPr>
          </w:p>
        </w:tc>
      </w:tr>
      <w:tr w:rsidR="00245F36" w:rsidRPr="008F4EED" w14:paraId="2830CC34" w14:textId="77777777" w:rsidTr="00FD628E">
        <w:tc>
          <w:tcPr>
            <w:tcW w:w="1046" w:type="pct"/>
          </w:tcPr>
          <w:p w14:paraId="709F5106" w14:textId="77777777" w:rsidR="00245F36" w:rsidRPr="008F4EED" w:rsidRDefault="00245F36" w:rsidP="00FD628E">
            <w:pPr>
              <w:ind w:firstLineChars="0" w:firstLine="0"/>
              <w:rPr>
                <w:rFonts w:eastAsia="Yu Mincho"/>
                <w:lang w:eastAsia="ja-JP"/>
              </w:rPr>
            </w:pPr>
            <w:r w:rsidRPr="008F4EED">
              <w:t>Defect detection</w:t>
            </w:r>
          </w:p>
        </w:tc>
        <w:tc>
          <w:tcPr>
            <w:tcW w:w="653" w:type="pct"/>
          </w:tcPr>
          <w:p w14:paraId="2AF43D5B" w14:textId="77777777" w:rsidR="00245F36" w:rsidRPr="008F4EED" w:rsidRDefault="00245F36" w:rsidP="00FD628E">
            <w:pPr>
              <w:ind w:firstLineChars="0" w:firstLine="0"/>
              <w:rPr>
                <w:rFonts w:eastAsia="Yu Mincho"/>
                <w:lang w:eastAsia="ja-JP"/>
              </w:rPr>
            </w:pPr>
          </w:p>
        </w:tc>
        <w:tc>
          <w:tcPr>
            <w:tcW w:w="580" w:type="pct"/>
          </w:tcPr>
          <w:p w14:paraId="76E28E5E" w14:textId="77777777" w:rsidR="00245F36" w:rsidRPr="008F4EED" w:rsidRDefault="00245F36" w:rsidP="00FD628E">
            <w:pPr>
              <w:ind w:firstLineChars="0" w:firstLine="0"/>
              <w:rPr>
                <w:rFonts w:eastAsia="Yu Mincho"/>
                <w:lang w:eastAsia="ja-JP"/>
              </w:rPr>
            </w:pPr>
            <w:r w:rsidRPr="008F4EED">
              <w:t>Tang; Zhan</w:t>
            </w:r>
          </w:p>
        </w:tc>
        <w:tc>
          <w:tcPr>
            <w:tcW w:w="553" w:type="pct"/>
          </w:tcPr>
          <w:p w14:paraId="6C7CA2D5" w14:textId="77777777" w:rsidR="00245F36" w:rsidRPr="008F4EED" w:rsidRDefault="00245F36" w:rsidP="00FD628E">
            <w:pPr>
              <w:ind w:firstLineChars="0" w:firstLine="0"/>
              <w:rPr>
                <w:rFonts w:eastAsia="Yu Mincho"/>
                <w:lang w:eastAsia="ja-JP"/>
              </w:rPr>
            </w:pPr>
          </w:p>
        </w:tc>
        <w:tc>
          <w:tcPr>
            <w:tcW w:w="553" w:type="pct"/>
          </w:tcPr>
          <w:p w14:paraId="047FBACC" w14:textId="77777777" w:rsidR="00245F36" w:rsidRPr="008F4EED" w:rsidRDefault="00245F36" w:rsidP="00FD628E">
            <w:pPr>
              <w:ind w:firstLineChars="0" w:firstLine="0"/>
              <w:rPr>
                <w:rFonts w:eastAsia="Yu Mincho"/>
                <w:lang w:eastAsia="ja-JP"/>
              </w:rPr>
            </w:pPr>
          </w:p>
        </w:tc>
        <w:tc>
          <w:tcPr>
            <w:tcW w:w="464" w:type="pct"/>
          </w:tcPr>
          <w:p w14:paraId="332DC980" w14:textId="77777777" w:rsidR="00245F36" w:rsidRPr="008F4EED" w:rsidRDefault="00245F36" w:rsidP="00FD628E">
            <w:pPr>
              <w:ind w:firstLineChars="0" w:firstLine="0"/>
              <w:rPr>
                <w:rFonts w:eastAsia="Yu Mincho"/>
                <w:lang w:eastAsia="ja-JP"/>
              </w:rPr>
            </w:pPr>
          </w:p>
        </w:tc>
        <w:tc>
          <w:tcPr>
            <w:tcW w:w="1151" w:type="pct"/>
          </w:tcPr>
          <w:p w14:paraId="7E97FF79" w14:textId="77777777" w:rsidR="00245F36" w:rsidRPr="008F4EED" w:rsidRDefault="00245F36" w:rsidP="00FD628E">
            <w:pPr>
              <w:ind w:firstLineChars="0" w:firstLine="0"/>
              <w:rPr>
                <w:rFonts w:eastAsia="Yu Mincho"/>
                <w:lang w:eastAsia="ja-JP"/>
              </w:rPr>
            </w:pPr>
          </w:p>
        </w:tc>
      </w:tr>
      <w:tr w:rsidR="00245F36" w:rsidRPr="008F4EED" w14:paraId="1A7E6922" w14:textId="77777777" w:rsidTr="00FD628E">
        <w:tc>
          <w:tcPr>
            <w:tcW w:w="1046" w:type="pct"/>
          </w:tcPr>
          <w:p w14:paraId="7316BB7B" w14:textId="77777777" w:rsidR="00245F36" w:rsidRPr="008F4EED" w:rsidRDefault="00245F36" w:rsidP="00FD628E">
            <w:pPr>
              <w:ind w:firstLineChars="0" w:firstLine="0"/>
              <w:rPr>
                <w:rFonts w:eastAsia="Yu Mincho"/>
                <w:lang w:eastAsia="ja-JP"/>
              </w:rPr>
            </w:pPr>
            <w:r w:rsidRPr="008F4EED">
              <w:t>Emergency response</w:t>
            </w:r>
          </w:p>
        </w:tc>
        <w:tc>
          <w:tcPr>
            <w:tcW w:w="653" w:type="pct"/>
          </w:tcPr>
          <w:p w14:paraId="4A2360A8" w14:textId="77777777" w:rsidR="00245F36" w:rsidRPr="008F4EED" w:rsidRDefault="00245F36" w:rsidP="00FD628E">
            <w:pPr>
              <w:ind w:firstLineChars="0" w:firstLine="0"/>
              <w:rPr>
                <w:rFonts w:eastAsia="Yu Mincho"/>
                <w:lang w:eastAsia="ja-JP"/>
              </w:rPr>
            </w:pPr>
            <w:r w:rsidRPr="008F4EED">
              <w:t>Wang X.</w:t>
            </w:r>
          </w:p>
        </w:tc>
        <w:tc>
          <w:tcPr>
            <w:tcW w:w="580" w:type="pct"/>
          </w:tcPr>
          <w:p w14:paraId="4A3FFA5A" w14:textId="77777777" w:rsidR="00245F36" w:rsidRPr="008F4EED" w:rsidRDefault="00245F36" w:rsidP="00FD628E">
            <w:pPr>
              <w:ind w:firstLineChars="0" w:firstLine="0"/>
              <w:rPr>
                <w:rFonts w:eastAsia="Yu Mincho"/>
                <w:lang w:eastAsia="ja-JP"/>
              </w:rPr>
            </w:pPr>
          </w:p>
        </w:tc>
        <w:tc>
          <w:tcPr>
            <w:tcW w:w="553" w:type="pct"/>
          </w:tcPr>
          <w:p w14:paraId="13742910" w14:textId="77777777" w:rsidR="00245F36" w:rsidRPr="008F4EED" w:rsidRDefault="00245F36" w:rsidP="00FD628E">
            <w:pPr>
              <w:ind w:firstLineChars="0" w:firstLine="0"/>
              <w:rPr>
                <w:rFonts w:eastAsia="Yu Mincho"/>
                <w:lang w:eastAsia="ja-JP"/>
              </w:rPr>
            </w:pPr>
            <w:r w:rsidRPr="008F4EED">
              <w:t>Wang X.</w:t>
            </w:r>
          </w:p>
        </w:tc>
        <w:tc>
          <w:tcPr>
            <w:tcW w:w="553" w:type="pct"/>
          </w:tcPr>
          <w:p w14:paraId="6A580089" w14:textId="77777777" w:rsidR="00245F36" w:rsidRPr="008F4EED" w:rsidRDefault="00245F36" w:rsidP="00FD628E">
            <w:pPr>
              <w:ind w:firstLineChars="0" w:firstLine="0"/>
              <w:rPr>
                <w:rFonts w:eastAsia="Yu Mincho"/>
                <w:lang w:eastAsia="ja-JP"/>
              </w:rPr>
            </w:pPr>
          </w:p>
        </w:tc>
        <w:tc>
          <w:tcPr>
            <w:tcW w:w="464" w:type="pct"/>
          </w:tcPr>
          <w:p w14:paraId="4D196AAD" w14:textId="77777777" w:rsidR="00245F36" w:rsidRPr="008F4EED" w:rsidRDefault="00245F36" w:rsidP="00FD628E">
            <w:pPr>
              <w:ind w:firstLineChars="0" w:firstLine="0"/>
              <w:rPr>
                <w:rFonts w:eastAsia="Yu Mincho"/>
                <w:lang w:eastAsia="ja-JP"/>
              </w:rPr>
            </w:pPr>
          </w:p>
        </w:tc>
        <w:tc>
          <w:tcPr>
            <w:tcW w:w="1151" w:type="pct"/>
          </w:tcPr>
          <w:p w14:paraId="631E3FB2" w14:textId="77777777" w:rsidR="00245F36" w:rsidRPr="008F4EED" w:rsidRDefault="00245F36" w:rsidP="00FD628E">
            <w:pPr>
              <w:ind w:firstLineChars="0" w:firstLine="0"/>
              <w:rPr>
                <w:rFonts w:eastAsia="Yu Mincho"/>
                <w:lang w:eastAsia="ja-JP"/>
              </w:rPr>
            </w:pPr>
          </w:p>
        </w:tc>
      </w:tr>
      <w:tr w:rsidR="00245F36" w:rsidRPr="008F4EED" w14:paraId="13987991" w14:textId="77777777" w:rsidTr="00FD628E">
        <w:tc>
          <w:tcPr>
            <w:tcW w:w="1046" w:type="pct"/>
          </w:tcPr>
          <w:p w14:paraId="7E93EC2E" w14:textId="77777777" w:rsidR="00245F36" w:rsidRPr="008F4EED" w:rsidRDefault="00245F36" w:rsidP="00FD628E">
            <w:pPr>
              <w:ind w:firstLineChars="0" w:firstLine="0"/>
              <w:rPr>
                <w:rFonts w:eastAsia="Yu Mincho"/>
                <w:lang w:eastAsia="ja-JP"/>
              </w:rPr>
            </w:pPr>
            <w:r w:rsidRPr="008F4EED">
              <w:t>Real-time safety</w:t>
            </w:r>
          </w:p>
        </w:tc>
        <w:tc>
          <w:tcPr>
            <w:tcW w:w="653" w:type="pct"/>
          </w:tcPr>
          <w:p w14:paraId="0BD88EB6" w14:textId="77777777" w:rsidR="00245F36" w:rsidRPr="008F4EED" w:rsidRDefault="00245F36" w:rsidP="00FD628E">
            <w:pPr>
              <w:ind w:firstLineChars="0" w:firstLine="0"/>
              <w:rPr>
                <w:rFonts w:eastAsia="Yu Mincho"/>
                <w:lang w:eastAsia="ja-JP"/>
              </w:rPr>
            </w:pPr>
            <w:r w:rsidRPr="008F4EED">
              <w:t>Huang; Kang</w:t>
            </w:r>
          </w:p>
        </w:tc>
        <w:tc>
          <w:tcPr>
            <w:tcW w:w="580" w:type="pct"/>
          </w:tcPr>
          <w:p w14:paraId="0DE7821C" w14:textId="77777777" w:rsidR="00245F36" w:rsidRPr="008F4EED" w:rsidRDefault="00245F36" w:rsidP="00FD628E">
            <w:pPr>
              <w:ind w:firstLineChars="0" w:firstLine="0"/>
              <w:rPr>
                <w:rFonts w:eastAsia="Yu Mincho"/>
                <w:lang w:eastAsia="ja-JP"/>
              </w:rPr>
            </w:pPr>
            <w:r w:rsidRPr="008F4EED">
              <w:t>Kang</w:t>
            </w:r>
          </w:p>
        </w:tc>
        <w:tc>
          <w:tcPr>
            <w:tcW w:w="553" w:type="pct"/>
          </w:tcPr>
          <w:p w14:paraId="0577232C" w14:textId="77777777" w:rsidR="00245F36" w:rsidRPr="008F4EED" w:rsidRDefault="00245F36" w:rsidP="00FD628E">
            <w:pPr>
              <w:ind w:firstLineChars="0" w:firstLine="0"/>
              <w:rPr>
                <w:rFonts w:eastAsia="Yu Mincho"/>
                <w:lang w:eastAsia="ja-JP"/>
              </w:rPr>
            </w:pPr>
          </w:p>
        </w:tc>
        <w:tc>
          <w:tcPr>
            <w:tcW w:w="553" w:type="pct"/>
          </w:tcPr>
          <w:p w14:paraId="468D0EE6" w14:textId="77777777" w:rsidR="00245F36" w:rsidRPr="008F4EED" w:rsidRDefault="00245F36" w:rsidP="00FD628E">
            <w:pPr>
              <w:ind w:firstLineChars="0" w:firstLine="0"/>
              <w:rPr>
                <w:rFonts w:eastAsia="Yu Mincho"/>
                <w:lang w:eastAsia="ja-JP"/>
              </w:rPr>
            </w:pPr>
          </w:p>
        </w:tc>
        <w:tc>
          <w:tcPr>
            <w:tcW w:w="464" w:type="pct"/>
          </w:tcPr>
          <w:p w14:paraId="2C816513" w14:textId="77777777" w:rsidR="00245F36" w:rsidRPr="008F4EED" w:rsidRDefault="00245F36" w:rsidP="00FD628E">
            <w:pPr>
              <w:ind w:firstLineChars="0" w:firstLine="0"/>
              <w:rPr>
                <w:rFonts w:eastAsia="Yu Mincho"/>
                <w:lang w:eastAsia="ja-JP"/>
              </w:rPr>
            </w:pPr>
            <w:r w:rsidRPr="008F4EED">
              <w:t>Wang</w:t>
            </w:r>
          </w:p>
        </w:tc>
        <w:tc>
          <w:tcPr>
            <w:tcW w:w="1151" w:type="pct"/>
          </w:tcPr>
          <w:p w14:paraId="7B0F435E" w14:textId="77777777" w:rsidR="00245F36" w:rsidRPr="008F4EED" w:rsidRDefault="00245F36" w:rsidP="00FD628E">
            <w:pPr>
              <w:ind w:firstLineChars="0" w:firstLine="0"/>
              <w:rPr>
                <w:rFonts w:eastAsia="Yu Mincho"/>
                <w:lang w:eastAsia="ja-JP"/>
              </w:rPr>
            </w:pPr>
          </w:p>
        </w:tc>
      </w:tr>
      <w:tr w:rsidR="00245F36" w:rsidRPr="008F4EED" w14:paraId="4F018ECF" w14:textId="77777777" w:rsidTr="00FD628E">
        <w:tc>
          <w:tcPr>
            <w:tcW w:w="1046" w:type="pct"/>
          </w:tcPr>
          <w:p w14:paraId="5B7C726F" w14:textId="77777777" w:rsidR="00245F36" w:rsidRPr="008F4EED" w:rsidRDefault="00245F36" w:rsidP="00FD628E">
            <w:pPr>
              <w:ind w:firstLineChars="0" w:firstLine="0"/>
              <w:rPr>
                <w:rFonts w:eastAsia="Yu Mincho"/>
                <w:lang w:eastAsia="ja-JP"/>
              </w:rPr>
            </w:pPr>
            <w:r w:rsidRPr="008F4EED">
              <w:t>Predictive maintenance</w:t>
            </w:r>
          </w:p>
        </w:tc>
        <w:tc>
          <w:tcPr>
            <w:tcW w:w="653" w:type="pct"/>
          </w:tcPr>
          <w:p w14:paraId="503F0675" w14:textId="77777777" w:rsidR="00245F36" w:rsidRPr="008F4EED" w:rsidRDefault="00245F36" w:rsidP="00FD628E">
            <w:pPr>
              <w:ind w:firstLineChars="0" w:firstLine="0"/>
              <w:rPr>
                <w:rFonts w:eastAsia="Yu Mincho"/>
                <w:lang w:eastAsia="ja-JP"/>
              </w:rPr>
            </w:pPr>
          </w:p>
        </w:tc>
        <w:tc>
          <w:tcPr>
            <w:tcW w:w="580" w:type="pct"/>
          </w:tcPr>
          <w:p w14:paraId="1CE79331" w14:textId="77777777" w:rsidR="00245F36" w:rsidRPr="008F4EED" w:rsidRDefault="00245F36" w:rsidP="00FD628E">
            <w:pPr>
              <w:ind w:firstLineChars="0" w:firstLine="0"/>
              <w:rPr>
                <w:rFonts w:eastAsia="Yu Mincho"/>
                <w:lang w:eastAsia="ja-JP"/>
              </w:rPr>
            </w:pPr>
          </w:p>
        </w:tc>
        <w:tc>
          <w:tcPr>
            <w:tcW w:w="553" w:type="pct"/>
          </w:tcPr>
          <w:p w14:paraId="7B068CB9" w14:textId="77777777" w:rsidR="00245F36" w:rsidRPr="008F4EED" w:rsidRDefault="00245F36" w:rsidP="00FD628E">
            <w:pPr>
              <w:ind w:firstLineChars="0" w:firstLine="0"/>
              <w:rPr>
                <w:rFonts w:eastAsia="Yu Mincho"/>
                <w:lang w:eastAsia="ja-JP"/>
              </w:rPr>
            </w:pPr>
          </w:p>
        </w:tc>
        <w:tc>
          <w:tcPr>
            <w:tcW w:w="553" w:type="pct"/>
          </w:tcPr>
          <w:p w14:paraId="455191D0" w14:textId="77777777" w:rsidR="00245F36" w:rsidRPr="008F4EED" w:rsidRDefault="00245F36" w:rsidP="00FD628E">
            <w:pPr>
              <w:ind w:firstLineChars="0" w:firstLine="0"/>
              <w:rPr>
                <w:rFonts w:eastAsia="Yu Mincho"/>
                <w:lang w:eastAsia="ja-JP"/>
              </w:rPr>
            </w:pPr>
          </w:p>
        </w:tc>
        <w:tc>
          <w:tcPr>
            <w:tcW w:w="464" w:type="pct"/>
          </w:tcPr>
          <w:p w14:paraId="6553B519" w14:textId="77777777" w:rsidR="00245F36" w:rsidRPr="008F4EED" w:rsidRDefault="00245F36" w:rsidP="00FD628E">
            <w:pPr>
              <w:ind w:firstLineChars="0" w:firstLine="0"/>
              <w:rPr>
                <w:rFonts w:eastAsia="Yu Mincho"/>
                <w:lang w:eastAsia="ja-JP"/>
              </w:rPr>
            </w:pPr>
          </w:p>
        </w:tc>
        <w:tc>
          <w:tcPr>
            <w:tcW w:w="1151" w:type="pct"/>
          </w:tcPr>
          <w:p w14:paraId="5757666F" w14:textId="77777777" w:rsidR="00245F36" w:rsidRPr="008F4EED" w:rsidRDefault="00245F36" w:rsidP="00FD628E">
            <w:pPr>
              <w:ind w:firstLineChars="0" w:firstLine="0"/>
              <w:rPr>
                <w:rFonts w:eastAsia="Yu Mincho"/>
                <w:lang w:eastAsia="ja-JP"/>
              </w:rPr>
            </w:pPr>
            <w:r w:rsidRPr="008F4EED">
              <w:t>Garcia-Mendez; Martinez; Siahkouhi</w:t>
            </w:r>
          </w:p>
        </w:tc>
      </w:tr>
    </w:tbl>
    <w:p w14:paraId="07A6511D" w14:textId="7C7F2240" w:rsidR="003E7760" w:rsidRDefault="00000000">
      <w:pPr>
        <w:pStyle w:val="2"/>
      </w:pPr>
      <w:r>
        <w:t>The Second Closed Loop: Precision Maintenance and Verified Intervention</w:t>
      </w:r>
    </w:p>
    <w:p w14:paraId="10308F73" w14:textId="77777777" w:rsidR="003E7760" w:rsidRDefault="00000000">
      <w:pPr>
        <w:ind w:firstLine="480"/>
      </w:pPr>
      <w:r>
        <w:t xml:space="preserve">The second closed loop should be understood as a precision-maintenance loop rather than as a general robotics loop. In the proposed dual-loop architecture(Figure 2), the first loop supplies broad coverage: it observes long mileage, detects abnormal state evolution, ranks risk, and identifies candidate work sites. The second loop is activated only after such a candidate has been identified. Its purpose is not to inspect the whole network again, but to transform a warning into a local repair target, execute an intervention with controllable parameters, and verify the effect through remeasurement. This is the conceptual shift from “knowing that a section is deteriorating” to “knowing </w:t>
      </w:r>
      <w:r>
        <w:lastRenderedPageBreak/>
        <w:t>exactly what to repair, how to repair it, and whether the repair has changed the state as expected.”</w:t>
      </w:r>
    </w:p>
    <w:p w14:paraId="601DF40E" w14:textId="7FD24C55" w:rsidR="003E7760" w:rsidRDefault="00000000" w:rsidP="00AE7584">
      <w:pPr>
        <w:ind w:firstLine="480"/>
        <w:rPr>
          <w:rFonts w:hint="eastAsia"/>
        </w:rPr>
      </w:pPr>
      <w:r>
        <w:t>This definition also clarifies why the second loop should be evaluated differently from the first. The first loop is judged by coverage, frequency, sensitivity to state evolution, false-alarm control, and economic scalability. The second loop is judged by localization accuracy, diagnostic confidence, repair-boundary definition, parameter controllability, safety assurance, and measured repair effectiveness. A second-loop system that only adds high-resolution inspection is incomplete, because it does not close the maintenance action. Likewise, an autonomous machine that can perform a repair but cannot verify the resulting state is only an automated tool, not a closed-loop maintenance system. The defining property of the second loop is verified intervention.</w:t>
      </w:r>
    </w:p>
    <w:p w14:paraId="235F93C2" w14:textId="77777777" w:rsidR="003E7760" w:rsidRDefault="00000000">
      <w:pPr>
        <w:ind w:firstLine="480"/>
      </w:pPr>
      <w:r>
        <w:t>The planning view behind this loop is therefore deliberately engineering-oriented. It does not assume that general-purpose embodied intelligence can immediately replace railway maintenance crews. Instead, it treats intelligence as a layered capability embedded into a conservative safety regime. The lower layer provides precision localization, high-resolution measurement and tool feedback. The middle layer converts local state into repair parameters and acceptance criteria. The upper layer preserves human authorization, rule traceability and maintenance accountability. This arrangement is compatible with the railway context, where local autonomy is useful only when it remains auditable and recoverable under possession-window, traffic-safety and asset-management constraints.</w:t>
      </w:r>
    </w:p>
    <w:p w14:paraId="03509528" w14:textId="77777777" w:rsidR="003E7760" w:rsidRDefault="00000000">
      <w:pPr>
        <w:ind w:firstLine="480"/>
      </w:pPr>
      <w:r>
        <w:t>Four design principles follow. First, the loop must be target-specific: each task should define its own measurable state, action variable and acceptance criterion. Second, the loop must be coordinate-consistent: pre-repair measurement, execution and post-repair verification must refer to the same mileage and asset object. Third, the loop must be effect-oriented: success should be judged by state change and durability, not merely by work completion. Fourth, the loop must be incrementally deployable: early systems should focus on bounded tasks such as rail-profile correction, fastener intervention, local geometry restoration or ballast-condition verification before moving toward broader autonomous repair.</w:t>
      </w:r>
    </w:p>
    <w:p w14:paraId="1E33BBB9" w14:textId="77777777" w:rsidR="003E7760" w:rsidRDefault="00000000">
      <w:pPr>
        <w:pStyle w:val="3"/>
        <w:spacing w:before="156"/>
      </w:pPr>
      <w:bookmarkStart w:id="41" w:name="OLE_LINK10"/>
      <w:r>
        <w:t>From network alert to repairable engineering object</w:t>
      </w:r>
    </w:p>
    <w:p w14:paraId="71E0B36E" w14:textId="77777777" w:rsidR="003E7760" w:rsidRDefault="00000000">
      <w:pPr>
        <w:ind w:firstLine="480"/>
      </w:pPr>
      <w:r>
        <w:t xml:space="preserve">The first step of the second loop is to convert a network-level alert into a repairable engineering object. A first-loop model may detect abnormal vibration, noise, track geometry, rail corrugation, stiffness variation, fastener anomaly or state-evolution rate over a relatively broad interval. Such an output is valuable for screening, but it is not yet a repair instruction. A repair instruction requires a much tighter definition: the target asset, the mileage position, the defect boundary, the dominant mechanism, the intervention type, the action parameters and the acceptance test. The second loop </w:t>
      </w:r>
      <w:r>
        <w:lastRenderedPageBreak/>
        <w:t>therefore begins at the point where condition monitoring becomes repair specification.</w:t>
      </w:r>
    </w:p>
    <w:p w14:paraId="54507680" w14:textId="77777777" w:rsidR="003E7760" w:rsidRDefault="00000000">
      <w:pPr>
        <w:ind w:firstLine="480"/>
      </w:pPr>
      <w:r>
        <w:t>This conversion requires spatial precision. A maintenance site must be mapped to a mileage coordinate, track, rail side or component identity. For linear assets, even a small coordinate mismatch can lead to ineffective repair or misleading verification. A geometry dip may have a boundary of only tens of metres; a corrugation problem may vary by wavelength band and rail side; a loose-fastener cluster may be discontinuous; a slab-support problem may be invisible on the surface but associated with a narrow support zone. The system must therefore express the defect not as an abstract risk score but as a geometric and component-level object that can be revisited.</w:t>
      </w:r>
    </w:p>
    <w:p w14:paraId="2DDEE9F0" w14:textId="77777777" w:rsidR="003E7760" w:rsidRDefault="00000000">
      <w:pPr>
        <w:ind w:firstLine="480"/>
      </w:pPr>
      <w:r>
        <w:t>The conversion also requires diagnostic precision. Many railway defects are symptoms of deeper mechanisms. A local irregularity may result from ballast fouling, drainage failure, hanging sleepers, transition-zone stiffness mismatch, subgrade frost heave or slab-interface voiding. Repeatedly correcting the visible geometry without addressing the cause may improve short-term measurement values while increasing long-term recurrence. In the second loop, the target object should therefore include a causal hypothesis. The hypothesis need not be perfect, but it must be explicit enough to guide the choice between tamping, grinding, cleaning, tightening, replacement, grouting, drainage improvement or structural reinforcement.</w:t>
      </w:r>
    </w:p>
    <w:p w14:paraId="6B7FBD08" w14:textId="77777777" w:rsidR="003E7760" w:rsidRDefault="00000000">
      <w:pPr>
        <w:ind w:firstLine="480"/>
      </w:pPr>
      <w:r>
        <w:t>Finally, the conversion requires action precision. A repair category is not sufficient. Tamping requires lift and lining values; grinding requires depth, pass pattern and profile target; fastener intervention requires torque or replacement criteria; ballast cleaning requires depth and boundary; slab repair requires injection or local structural treatment parameters. The second loop becomes meaningful only when the system can connect the measured state to such controllable action variables. This is the main difference between precision maintenance and enhanced diagnosis.</w:t>
      </w:r>
    </w:p>
    <w:bookmarkEnd w:id="41"/>
    <w:p w14:paraId="70ADC36D" w14:textId="77777777" w:rsidR="003E7760" w:rsidRDefault="00000000">
      <w:pPr>
        <w:pStyle w:val="3"/>
        <w:spacing w:before="156"/>
      </w:pPr>
      <w:r>
        <w:t>Precision measurement and local state representation</w:t>
      </w:r>
    </w:p>
    <w:p w14:paraId="602D544F" w14:textId="77777777" w:rsidR="003E7760" w:rsidRDefault="00000000">
      <w:pPr>
        <w:ind w:firstLine="480"/>
        <w:rPr>
          <w:rFonts w:cs="Times New Roman"/>
          <w:szCs w:val="24"/>
        </w:rPr>
      </w:pPr>
      <w:r>
        <w:rPr>
          <w:rFonts w:cs="Times New Roman"/>
          <w:szCs w:val="24"/>
        </w:rPr>
        <w:t>Precision measurement is the local state factory of the second loop. It differs from the screening function of the first loop in scale, purpose and tolerance. Screening seeks high coverage and low marginal cost; precision measurement seeks repeatability, calibration and actionability. Its product should be a compact local state representation that a decision module, machine operator or robot can use directly. For railway line maintenance, this representation may include local geometry amplitude, spatial frequency, rail-profile deviation, corrugation depth, fastener status, ballast or support indicator, environmental condition, track-side identity, uncertainty and historical recurrence. The key requirement is that the state vector should be both physically meaningful and executable.</w:t>
      </w:r>
    </w:p>
    <w:p w14:paraId="46083DE7" w14:textId="77777777" w:rsidR="003E7760" w:rsidRDefault="00000000">
      <w:pPr>
        <w:ind w:firstLine="480"/>
        <w:rPr>
          <w:rFonts w:cs="Times New Roman"/>
          <w:szCs w:val="24"/>
        </w:rPr>
      </w:pPr>
      <w:r>
        <w:rPr>
          <w:rFonts w:cs="Times New Roman"/>
          <w:szCs w:val="24"/>
        </w:rPr>
        <w:t xml:space="preserve">A practical second-loop measurement system should combine three levels. The first is high-resolution surface measurement, including track geometry, rail profile, </w:t>
      </w:r>
      <w:r>
        <w:rPr>
          <w:rFonts w:cs="Times New Roman"/>
          <w:szCs w:val="24"/>
        </w:rPr>
        <w:lastRenderedPageBreak/>
        <w:t>corrugation, surface defect and component-position sensing. This level defines the visible target and the required boundary of action. The second is support-condition or subsurface diagnosis, such as ballast fouling, voids, moisture or weak support zones. This level helps distinguish symptoms from causes. The third is dynamic or contextual measurement, including acceleration, strain, temperature, axle-load context and local response under operating conditions. This level is especially important at transition zones, where measured geometry alone may underestimate the mechanism that causes repeated deterioration.</w:t>
      </w:r>
    </w:p>
    <w:p w14:paraId="453BB3A4" w14:textId="77777777" w:rsidR="003E7760" w:rsidRDefault="00000000">
      <w:pPr>
        <w:ind w:firstLine="480"/>
        <w:rPr>
          <w:rFonts w:cs="Times New Roman"/>
          <w:szCs w:val="24"/>
        </w:rPr>
      </w:pPr>
      <w:r>
        <w:rPr>
          <w:rFonts w:cs="Times New Roman"/>
          <w:szCs w:val="24"/>
        </w:rPr>
        <w:t>The central algorithmic problem is not only feature extraction but mileage alignment. The same target must be recoverable across the first-loop alert, local precision measurement, tool execution and post-repair remeasurement. This requires fusion of odometry, inertial sensing, GNSS or BeiDou when available, known track features, digital track maps, signal matching and machine-specific offsets. The issue is often treated as a preprocessing step, but in precision maintenance it is a core safety function. If before-after data cannot be proven to refer to the same object, the system cannot claim that the intervention changed the state.</w:t>
      </w:r>
    </w:p>
    <w:p w14:paraId="30FA6158" w14:textId="77777777" w:rsidR="003E7760" w:rsidRDefault="00000000">
      <w:pPr>
        <w:ind w:firstLine="480"/>
        <w:rPr>
          <w:rFonts w:cs="Times New Roman"/>
          <w:szCs w:val="24"/>
        </w:rPr>
      </w:pPr>
      <w:r>
        <w:rPr>
          <w:rFonts w:cs="Times New Roman"/>
          <w:szCs w:val="24"/>
        </w:rPr>
        <w:t>The local state representation should also include uncertainty. Railway maintenance is performed under time pressure, outdoor conditions and imperfect measurement. A precise-looking number without uncertainty can be misleading. For example, a predicted corrugation depth, ballast fouling index or slab-support anomaly should be accompanied by a confidence measure, data-source trace and recommended confirmation method. This makes the system more robust in deployment because it can distinguish between cases suitable for automatic action, cases requiring human confirmation, and cases requiring additional measurement before repair.</w:t>
      </w:r>
    </w:p>
    <w:p w14:paraId="46662FF1" w14:textId="77777777" w:rsidR="003E7760" w:rsidRDefault="00000000">
      <w:pPr>
        <w:pStyle w:val="3"/>
        <w:spacing w:before="156" w:after="120"/>
        <w:rPr>
          <w:rFonts w:cs="Times New Roman"/>
          <w:szCs w:val="24"/>
        </w:rPr>
      </w:pPr>
      <w:r>
        <w:rPr>
          <w:rFonts w:cs="Times New Roman"/>
          <w:szCs w:val="24"/>
        </w:rPr>
        <w:t>Real-time decision-making and controllable intervention</w:t>
      </w:r>
    </w:p>
    <w:p w14:paraId="0B75D6E7" w14:textId="77777777" w:rsidR="003E7760" w:rsidRDefault="00000000">
      <w:pPr>
        <w:ind w:firstLine="480"/>
      </w:pPr>
      <w:r>
        <w:t>The decision module of the second loop should be local, real-time and intervention-oriented. Its role is not to generate an annual maintenance plan; that remains the task of the maintenance-management system and the first loop. The second-loop decision module answers immediate questions: what is the dominant maintenance object, what action should be taken, what parameters should be used, what risk should be controlled during execution, and what measured result will count as successful repair. This decision is narrower than network optimization but technically more demanding because it is tied to a physical operation.</w:t>
      </w:r>
    </w:p>
    <w:p w14:paraId="42C20760" w14:textId="77777777" w:rsidR="003E7760" w:rsidRDefault="00000000">
      <w:pPr>
        <w:ind w:firstLine="480"/>
      </w:pPr>
      <w:r>
        <w:t xml:space="preserve">A robust local decision should combine four sources of reasoning. Standards and management rules define the safety envelope and acceptance thresholds. Expert rules encode the causal knowledge of track engineers, such as when repeated tamping is unlikely to solve a transition-zone problem. Predictive models estimate recurrence and intervention durability. Local measurement provides the immediate state and action </w:t>
      </w:r>
      <w:r>
        <w:lastRenderedPageBreak/>
        <w:t>boundary. The result should not be a black-box command. It should be an auditable recommendation that includes the state evidence, confidence level, selected action, process parameters, acceptance criterion and fallback action. In safety-critical contexts, the system should be allowed to recommend human review instead of forced autonomy.</w:t>
      </w:r>
    </w:p>
    <w:p w14:paraId="28A1D534" w14:textId="77777777" w:rsidR="003E7760" w:rsidRDefault="00000000">
      <w:pPr>
        <w:ind w:firstLine="480"/>
      </w:pPr>
      <w:r>
        <w:t>The action model should be expressed as a state-action-effect tuple. The state contains the local features and their uncertainty; the action contains the repair type and process parameters; the effect contains the target before-after change and the expected durability. This tuple is useful for two reasons. Operationally, it tells the machine or crew what to do and how to verify it. Scientifically, it creates a rare but valuable dataset: pre-repair state, executed action, process log, post-repair state and later recurrence. Such paired intervention data are more useful for future learning than isolated inspection data because they record how the infrastructure responds to maintenance.</w:t>
      </w:r>
    </w:p>
    <w:p w14:paraId="637CF1DF" w14:textId="77777777" w:rsidR="003E7760" w:rsidRDefault="00000000">
      <w:pPr>
        <w:ind w:firstLine="480"/>
      </w:pPr>
      <w:r>
        <w:t>Controllable intervention requires process feedback. For grinding, this may include actual removal depth, post-profile error and thermal or surface-quality constraints. For tamping, it may include lift, lining, compaction and residual geometry deviation. For fastener work, it may include target localization, torque, tool angle and visual confirmation. For ballast or slab support treatment, it may include injected volume, pressure response, subsurface change and local geometry recovery. The common requirement is that the machine should not only receive a command; it should report what was actually delivered. This delivery record is the bridge between decision and verification.</w:t>
      </w:r>
    </w:p>
    <w:p w14:paraId="5B32C96D" w14:textId="77777777" w:rsidR="003E7760" w:rsidRDefault="00000000">
      <w:pPr>
        <w:ind w:firstLine="480"/>
      </w:pPr>
      <w:r>
        <w:t>The second loop also changes the meaning of optimization. In conventional planning, optimization often means minimizing cost, possession time or expected risk at the network level. In precision maintenance, optimization is local and effect-based: choose the smallest safe intervention that changes the state sufficiently and durably. This principle is important because over-intervention may waste possession time and damage materials, while under-intervention may produce rapid recurrence. The second loop should therefore learn not only where to intervene, but also how much intervention is enough.</w:t>
      </w:r>
    </w:p>
    <w:p w14:paraId="320925D0" w14:textId="77777777" w:rsidR="003E7760" w:rsidRDefault="00000000">
      <w:pPr>
        <w:pStyle w:val="3"/>
        <w:spacing w:before="156" w:after="120"/>
        <w:rPr>
          <w:rFonts w:cs="Times New Roman"/>
          <w:szCs w:val="24"/>
        </w:rPr>
      </w:pPr>
      <w:r>
        <w:rPr>
          <w:rFonts w:cs="Times New Roman"/>
          <w:szCs w:val="24"/>
        </w:rPr>
        <w:t>Robotic execution, verification feedback and deployment roadmap</w:t>
      </w:r>
    </w:p>
    <w:p w14:paraId="28F84F36" w14:textId="77777777" w:rsidR="003E7760" w:rsidRDefault="00000000">
      <w:pPr>
        <w:ind w:firstLine="480"/>
      </w:pPr>
      <w:r>
        <w:t xml:space="preserve">Robotic execution is a necessary enabler for the mature second loop, but it should not dominate the concept. The immediate goal is not a fully general railway repair robot. The credible path is task-constrained automation: autonomous or remotely supervised mobility, high-precision localization, specialized sensing payloads, constrained tool modules, process monitoring, human authorization and post-work verification. Existing autonomous railway platforms already show that localization, obstacle detection, remote monitoring and modular payload integration can be achieved in railway environments (Li et al., 2024). These platforms can become carriers for second-loop </w:t>
      </w:r>
      <w:r>
        <w:lastRenderedPageBreak/>
        <w:t>measurement and intervention modules, provided that the repair task is well bounded and the safety case is explicit.</w:t>
      </w:r>
    </w:p>
    <w:p w14:paraId="590399D1" w14:textId="77777777" w:rsidR="003E7760" w:rsidRDefault="00000000">
      <w:pPr>
        <w:ind w:firstLine="480"/>
      </w:pPr>
      <w:r>
        <w:t>The same incremental logic applies to intervention tools. Fastener automation is a useful example because the target is discrete, the operation is bounded, and the endpoint can be measured by torque and visual confirmation. The rail-fastener installation robot developed by Guo combines visual recognition, bolt localization, manipulator feeding and electric-wrench fastening. The broader significance of such a system is not that it solves all maintenance tasks, but that it demonstrates the structure of a feasible precision-repair module: identify the component, localize the target, execute a controlled action, and verify the endpoint. Similar task-specific modules can be developed for rail grinding assistance, local profile correction, bolt and fastener inspection, small-part replacement, and targeted measurement after tamping or cleaning.</w:t>
      </w:r>
    </w:p>
    <w:p w14:paraId="7A30C089" w14:textId="77777777" w:rsidR="003E7760" w:rsidRDefault="00000000">
      <w:pPr>
        <w:ind w:firstLine="480"/>
      </w:pPr>
      <w:r>
        <w:t>Embodied intelligence should therefore be introduced selectively. The useful capabilities are active perception, target reacquisition, force-aware control, tool-state monitoring and safe adaptive correction. A robot may reposition a sensor to reduce occlusion, remeasure after tool contact, adjust a trajectory, stop when force exceeds a safe envelope, or request human review when uncertainty is too high. These capabilities are consistent with the general embodied-intelligence view that perception, decision and action should be integrated in an interactive physical environment. For railway deployment, however, the autonomy must be constrained by engineering rules, tool limits, possession conditions and traceable safety logic.</w:t>
      </w:r>
    </w:p>
    <w:p w14:paraId="3B575143" w14:textId="77777777" w:rsidR="003E7760" w:rsidRDefault="00000000">
      <w:pPr>
        <w:ind w:firstLine="480"/>
      </w:pPr>
      <w:r>
        <w:t>Remeasurement is the closure condition of the second loop. After the intervention, the system must measure the same target again using the same coordinate reference or a calibrated equivalent. The remeasurement should answer four questions: was the target reached, did the state change as intended, does the residual state satisfy the acceptance criterion, and should another local correction be performed? This makes maintenance evidence-based at the action level. A conventional work record may show that a grinding, tamping or fastening job was completed. A closed-loop record shows the pre-repair state, the selected action, the delivered process parameters, the post-repair state and the decision about acceptance or rework.</w:t>
      </w:r>
    </w:p>
    <w:p w14:paraId="1FD55D2B" w14:textId="77777777" w:rsidR="003E7760" w:rsidRDefault="00000000">
      <w:pPr>
        <w:ind w:firstLine="480"/>
      </w:pPr>
      <w:r>
        <w:t xml:space="preserve">A realistic deployment roadmap can be divided into four stages. The first stage is human-in-the-loop precision measurement, where candidate sites from the first loop are remeasured locally and converted into repairable objects. The second stage is decision support, where the system recommends action parameters and acceptance criteria while engineers retain approval authority. The third stage is semi-automated execution, where specialized machines or robots execute bounded operations under human supervision and report process data. The fourth stage is closed-loop learning, where repeated state-action-effect records are used to improve local decisions, quantify repair durability and </w:t>
      </w:r>
      <w:r>
        <w:lastRenderedPageBreak/>
        <w:t>update the first-loop state-evolution models. This roadmap avoids premature full autonomy while still moving decisively toward precise, auditable and self-improving maintenance.</w:t>
      </w:r>
    </w:p>
    <w:p w14:paraId="12C53183" w14:textId="77777777" w:rsidR="003E7760" w:rsidRDefault="00000000">
      <w:pPr>
        <w:ind w:firstLine="480"/>
      </w:pPr>
      <w:r>
        <w:t>In this sense, the second loop is the mechanism that turns state evolution into state control. The first loop tells the operator where the infrastructure is changing and where risk may accumulate. The second loop intervenes at selected sites, measures the local object in higher resolution, chooses a controllable action, verifies the effect and records the result. Over time, this architecture should reduce repeated symptom treatment, improve the traceability of maintenance decisions, and create a high-quality intervention dataset. Its value is not only automation; it is the ability to make railway maintenance more precise, explainable and learnable.</w:t>
      </w:r>
    </w:p>
    <w:p w14:paraId="0A7944ED" w14:textId="77777777" w:rsidR="003E7760" w:rsidRDefault="00000000">
      <w:pPr>
        <w:pStyle w:val="1"/>
      </w:pPr>
      <w:commentRangeStart w:id="42"/>
      <w:r>
        <w:rPr>
          <w:rFonts w:hint="eastAsia"/>
        </w:rPr>
        <w:t>Case Studies</w:t>
      </w:r>
      <w:commentRangeEnd w:id="42"/>
      <w:r w:rsidR="00F115AD">
        <w:rPr>
          <w:rStyle w:val="af4"/>
          <w:sz w:val="28"/>
          <w:szCs w:val="28"/>
        </w:rPr>
        <w:commentReference w:id="42"/>
      </w:r>
    </w:p>
    <w:p w14:paraId="0F79D7C9" w14:textId="0511471F" w:rsidR="00C5346E" w:rsidRDefault="00C5346E" w:rsidP="009964DF">
      <w:pPr>
        <w:pStyle w:val="2"/>
        <w:rPr>
          <w:rFonts w:cs="Times New Roman"/>
        </w:rPr>
      </w:pPr>
      <w:r w:rsidRPr="00C5346E">
        <w:rPr>
          <w:rFonts w:cs="Times New Roman"/>
        </w:rPr>
        <w:t>International Cases: Implementation Forms and Open Problems of the Dual-Loop Architecture</w:t>
      </w:r>
    </w:p>
    <w:p w14:paraId="3F64B963" w14:textId="77777777" w:rsidR="009964DF" w:rsidRDefault="009964DF" w:rsidP="009964DF">
      <w:pPr>
        <w:ind w:firstLine="480"/>
      </w:pPr>
      <w:r>
        <w:rPr>
          <w:rFonts w:hint="eastAsia"/>
        </w:rPr>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B737F34" w14:textId="77777777" w:rsidR="009964DF" w:rsidRDefault="009964DF" w:rsidP="009964DF">
      <w:pPr>
        <w:ind w:firstLine="480"/>
      </w:pPr>
      <w:r w:rsidRPr="009964DF">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D10B090" w14:textId="77777777" w:rsidR="009D2ECC" w:rsidRDefault="009D2ECC" w:rsidP="009D2ECC">
      <w:pPr>
        <w:pStyle w:val="3"/>
        <w:spacing w:before="156"/>
      </w:pPr>
      <w:r>
        <w:rPr>
          <w:rFonts w:hint="eastAsia"/>
        </w:rPr>
        <w:lastRenderedPageBreak/>
        <w:t>From Periodic Inspection to Multi-Scale and Transferable Perception</w:t>
      </w:r>
    </w:p>
    <w:p w14:paraId="3E2F167A" w14:textId="77777777" w:rsidR="009D2ECC" w:rsidRDefault="009D2ECC" w:rsidP="009D2ECC">
      <w:pPr>
        <w:ind w:firstLine="480"/>
      </w:pPr>
      <w:r>
        <w:rPr>
          <w:rFonts w:hint="eastAsia"/>
        </w:rPr>
        <w:t>The perception link of intelligent railway O&amp;M is evolving along two complementary directions. The first is an increase in spatial and temporal coverage, represented by distributed sensing and train-borne monitoring. The second is an increase in asset specificity, represented by permanently instrumented switches and crossings. Together, these developments respond to the limitations of periodic inspection vehicles: although such vehicles provide accurate geometry measurements, they only observe the line at discrete times and cannot continuously capture rapid deterioration or short-lived abnormal events.</w:t>
      </w:r>
    </w:p>
    <w:p w14:paraId="2F7E1E5D" w14:textId="77777777" w:rsidR="009D2ECC" w:rsidRDefault="009D2ECC" w:rsidP="009D2ECC">
      <w:pPr>
        <w:ind w:firstLine="480"/>
      </w:pPr>
      <w:r>
        <w:rPr>
          <w:rFonts w:hint="eastAsia"/>
        </w:rPr>
        <w:t>At the corridor scale, distributed acoustic sensing (DAS) converts an optical fiber into a spatially distributed vibration sensor. The review by Rahman et al. (2024) shows that railroad DAS research has expanded from train tracking and external-event detection toward structural health monitoring, defect detection and condition diagnosis. Its engineering significance lies in its ability to provide long-range and quasi-continuous measurements without installing a dense array of independent point sensors. Within the first loop, DAS can serve as a background perception layer that identifies abnormal sections and triggers higher-resolution inspection. This forms a hierarchical process in which continuous but indirect sensing is followed by targeted geometry measurement, ground-penetrating radar, local visual inspection or robotic examination.</w:t>
      </w:r>
    </w:p>
    <w:p w14:paraId="145F99AC" w14:textId="77777777" w:rsidR="009D2ECC" w:rsidRDefault="009D2ECC" w:rsidP="009D2ECC">
      <w:pPr>
        <w:ind w:firstLine="480"/>
      </w:pPr>
      <w:r>
        <w:rPr>
          <w:rFonts w:hint="eastAsia"/>
        </w:rPr>
        <w:t>The application boundary of DAS is equally important. Acoustic and vibration signatures depend on train type, speed, axle load, fiber location, cable-soil coupling and environmental noise. The technology therefore detects changes in the response field more readily than it identifies a unique structural cause. This distinction prevents continuous sensing from being equated with a completed diagnostic loop. Corridor-scale DAS is most valuable when used to prioritize reinspection and when its outputs are fused with asset, vehicle and maintenance databases.</w:t>
      </w:r>
    </w:p>
    <w:p w14:paraId="329724B1" w14:textId="77777777" w:rsidR="009D2ECC" w:rsidRDefault="009D2ECC" w:rsidP="009D2ECC">
      <w:pPr>
        <w:ind w:firstLine="480"/>
      </w:pPr>
      <w:r>
        <w:rPr>
          <w:rFonts w:hint="eastAsia"/>
        </w:rPr>
        <w:t>Train-borne drive-by monitoring provides another route to increasing observation frequency because in-service or regularly operating vehicles can repeatedly sample the track. However, vibration features measured on one line often follow a different distribution on another line owing to changes in vehicle condition, speed, track form and operating environment. Ghiasi et al. (2025) addressed this problem through an unsupervised domain-adaptation framework for drive-by diagnosis of track geometry defects. A classifier constructed from a labelled source line was transferred to an unlabelled target line, and the framework was evaluated using field measurements from high-speed trains operating on four different lines across twelve domain-adaptation tasks. The study therefore moves beyond line-specific classification and directly addresses a practical obstacle to network-scale deployment: a model cannot realistically be relabelled and retrained from the beginning for every new line.</w:t>
      </w:r>
    </w:p>
    <w:p w14:paraId="6C5944DE" w14:textId="77777777" w:rsidR="009D2ECC" w:rsidRDefault="009D2ECC" w:rsidP="009D2ECC">
      <w:pPr>
        <w:keepNext/>
        <w:spacing w:line="240" w:lineRule="auto"/>
        <w:ind w:firstLineChars="0" w:firstLine="0"/>
        <w:jc w:val="left"/>
      </w:pPr>
      <w:r>
        <w:rPr>
          <w:rFonts w:hint="eastAsia"/>
          <w:noProof/>
        </w:rPr>
        <w:lastRenderedPageBreak/>
        <w:drawing>
          <wp:inline distT="0" distB="0" distL="114300" distR="114300" wp14:anchorId="070C7463" wp14:editId="03D9AF05">
            <wp:extent cx="5267325" cy="1781810"/>
            <wp:effectExtent l="0" t="0" r="9525" b="8890"/>
            <wp:docPr id="1343290300" name="图片 1343290300" descr="domain-adaptation-diagram-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omain-adaptation-diagram-clear"/>
                    <pic:cNvPicPr>
                      <a:picLocks noChangeAspect="1"/>
                    </pic:cNvPicPr>
                  </pic:nvPicPr>
                  <pic:blipFill>
                    <a:blip r:embed="rId24">
                      <a:clrChange>
                        <a:clrFrom>
                          <a:srgbClr val="FDFDFD">
                            <a:alpha val="100000"/>
                          </a:srgbClr>
                        </a:clrFrom>
                        <a:clrTo>
                          <a:srgbClr val="FDFDFD">
                            <a:alpha val="100000"/>
                            <a:alpha val="0"/>
                          </a:srgbClr>
                        </a:clrTo>
                      </a:clrChange>
                    </a:blip>
                    <a:stretch>
                      <a:fillRect/>
                    </a:stretch>
                  </pic:blipFill>
                  <pic:spPr>
                    <a:xfrm>
                      <a:off x="0" y="0"/>
                      <a:ext cx="5267325" cy="1781810"/>
                    </a:xfrm>
                    <a:prstGeom prst="rect">
                      <a:avLst/>
                    </a:prstGeom>
                  </pic:spPr>
                </pic:pic>
              </a:graphicData>
            </a:graphic>
          </wp:inline>
        </w:drawing>
      </w:r>
    </w:p>
    <w:p w14:paraId="48818D25" w14:textId="513C5754" w:rsidR="009D2ECC" w:rsidRDefault="009D2ECC" w:rsidP="009D2ECC">
      <w:pPr>
        <w:pStyle w:val="a3"/>
      </w:pPr>
      <w:r>
        <w:t xml:space="preserve">Figure </w:t>
      </w:r>
      <w:fldSimple w:instr=" SEQ Figure \* ARABIC ">
        <w:r w:rsidR="000C69C2">
          <w:rPr>
            <w:noProof/>
          </w:rPr>
          <w:t>11</w:t>
        </w:r>
      </w:fldSimple>
      <w:r>
        <w:rPr>
          <w:rFonts w:hint="eastAsia"/>
        </w:rPr>
        <w:t xml:space="preserve"> </w:t>
      </w:r>
      <w:r w:rsidRPr="00A44BCC">
        <w:t>The schematic of the proposed UDA framework for drive-by railway track monitoring(Ghiasi et al., 2025)</w:t>
      </w:r>
    </w:p>
    <w:p w14:paraId="318527DF" w14:textId="77777777" w:rsidR="00ED7030" w:rsidRPr="00ED7030" w:rsidRDefault="00ED7030" w:rsidP="00ED7030">
      <w:pPr>
        <w:ind w:firstLine="480"/>
      </w:pPr>
      <w:r w:rsidRPr="00ED7030">
        <w:t>This case adds a necessary generalization layer to the perception-assessment loop. The objective is no longer only to collect more data, but to make knowledge learned from one operating domain usable in another. Domain adaptation partially reduces the distribution gap between lines, yet it does not remove the need for engineering validation. Changes in defect definitions, maintenance standards, sensor layouts and vehicle-track interaction can still produce incorrect transfer. Consequently, cross-line transfer should be combined with uncertainty estimation and a mechanism for requesting target-line labels when model confidence is insufficient.</w:t>
      </w:r>
    </w:p>
    <w:p w14:paraId="5C577458" w14:textId="2D89FE41" w:rsidR="00ED7030" w:rsidRPr="00ED7030" w:rsidRDefault="00ED7030" w:rsidP="00ED7030">
      <w:pPr>
        <w:ind w:firstLine="480"/>
      </w:pPr>
      <w:r w:rsidRPr="00ED7030">
        <w:t xml:space="preserve">At the asset scale, </w:t>
      </w:r>
      <w:r w:rsidRPr="00ED7030">
        <w:fldChar w:fldCharType="begin"/>
      </w:r>
      <w:r w:rsidR="000A3919">
        <w:instrText xml:space="preserve"> ADDIN ZOTERO_ITEM CSL_CITATION {"citationID":"ZaNz2bEA","properties":{"unsorted":false,"formattedCitation":"(Milosevic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combined sleeper-mounted accelerometers, three-dimensional geometry scans and multi-body vehicle-track simulations for six in situ crossing panels. The proposed condition indicator was calculated from track responses in a wavelength-related frequency band and exhibited a strong relationship with simulated vertical wheel-rail contact force under different crossing and track conditions. This case is significant because it links a measurable dynamic response to a physically meaningful interaction quantity. It therefore provides more diagnostic value than an isolated acceleration threshold.</w:t>
      </w:r>
    </w:p>
    <w:p w14:paraId="2217481C" w14:textId="77777777" w:rsidR="00ED7030" w:rsidRPr="00ED7030" w:rsidRDefault="00ED7030" w:rsidP="00ED7030">
      <w:pPr>
        <w:ind w:firstLine="480"/>
      </w:pPr>
      <w:r w:rsidRPr="00ED7030">
        <w:t>The measured-simulated comparison also exposes the limitations of the current implementation. The scanned crossing regions were shorter than the full dynamic interaction zone, and measured accelerations contained excitation sources not represented in the model, including long-wavelength irregularities, wheel out-of-roundness and conditions outside the scanned area. Calibration was more successful for sleeper displacement than for velocity and acceleration. These findings are not weaknesses to be hidden; they illustrate the role of open-loop uncertainty in real railway applications. A physics-assisted monitoring system must continuously update its boundary conditions and quantify the discrepancy between the model and the measured asset before its indicator can be used to trigger maintenance automatically.</w:t>
      </w:r>
    </w:p>
    <w:p w14:paraId="7236227A" w14:textId="6795E2E0" w:rsidR="00ED7030" w:rsidRPr="00ED7030" w:rsidRDefault="00ED7030" w:rsidP="00ED7030">
      <w:pPr>
        <w:ind w:firstLine="480"/>
      </w:pPr>
      <w:r w:rsidRPr="00ED7030">
        <w:t xml:space="preserve">The studies by </w:t>
      </w:r>
      <w:r w:rsidRPr="00ED7030">
        <w:fldChar w:fldCharType="begin"/>
      </w:r>
      <w:r w:rsidR="000A3919">
        <w:instrText xml:space="preserve"> ADDIN ZOTERO_ITEM CSL_CITATION {"citationID":"N3xiP7Nk","properties":{"unsorted":false,"formattedCitation":"(Rahman &lt;i&gt;et al.&lt;/i&gt;, 2024; Ghiasi &lt;i&gt;et al.&lt;/i&gt;, 2025)","plainCitation":"(Rahman et al., 2024; Ghiasi et al., 2025)","dontUpdate":true,"noteIndex":0},"citationItems":[{"id":"owbJ2Ida/CkwVlfBJ","uris":["http://zotero.org/users/17096852/items/53WU6STP"],"itemData":{"id":1655,"type":"article-journal","abstract":"Accurate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Sattarpanah"},{"family":"Arhamnamazi","given":"Seyyedabbas"}],"issued":{"date-parts":[["2024",2,15]]}}},{"id":"owbJ2Ida/3wUwE6RX","uris":["http://zotero.org/users/17096852/items/2EBRVGBN"],"itemData":{"id":1648,"type":"article-journal","abstract":"Monitoring railway tracks through drive-by vibration data collected by in-service trains offers a cost-effective and adaptable solution for inspecting multiple railway lines. However, numerous existing drive-by monitoring methods rely on supervised learning models, necessitating extensive labelled data for each line. In this paper, a novel framework is proposed based on Unsupervised Domain Adaptation (UDA) concept which facilitates the transfer of a geometric defects diagnosis model learned from one line to a new line without the need for any labelled data from the new line. The proposed framework learns the dynamic-based features that are sensitive to damage and also invariant to different railway tracks. It comprises three components: data pre-processing, UDA implementation, and damage diagnosis. The framework uses the data from the source domain, including corresponding labels, as well as the unlabelled data from the target domain as input. The outputs of the framework consist of the predicted labels for the target domain. The performance of the proposed framework is evaluated using a comprehensive dataset of field measurements of a high-speed train passing 4 different lines within the French high-speed rail network. The proposed UDA framework is implemented using four common UDA algorithms including Information-Theoretical Learning (ITL), Geodesic Flow Kernel (GFK), Transfer Component Analysis (TCA), and Subspace Alignment (SA). The results show that the proposed framework has a 14% increase in the anomaly detection accuracy compared to traditional unsupervised learning methods in which UDA is not used. Furthermore, this study investigates the impact of incorporating a percentage of target data labels during training (semi-supervised domain adaptation), along with various sensor layouts and different tuning parameters, on the accuracy of the proposed approach. The results show that the proposed framework can significantly facilitate the monitoring of railway track conditions using the data collected by in-service trains which could be great interest of railway owners.","container-title":"Engineering Applications of Artificial Intelligence","DOI":"10.1016/j.engappai.2024.109516","ISSN":"0952-1976","journalAbbreviation":"Engineering Applications of Artificial Intelligence","language":"en-US","page":"109516","source":"ScienceDirect","title":"Unsupervised domain adaptation for drive-by condition monitoring of multiple railway tracks","volume":"139","author":[{"family":"Ghiasi","given":"Ramin"},{"family":"Lestoille","given":"Nicolas"},{"family":"Diaine","given":"Cassandre"},{"family":"Malekjafarian","given":"Abdollah"}],"issued":{"date-parts":[["2025",1,1]]}}}],"schema":"https://github.com/citation-style-language/schema/raw/master/csl-citation.json"} </w:instrText>
      </w:r>
      <w:r w:rsidRPr="00ED7030">
        <w:fldChar w:fldCharType="separate"/>
      </w:r>
      <w:r w:rsidRPr="00ED7030">
        <w:t>Rahman et al. (2024), Ghiasi et al. (2025)</w:t>
      </w:r>
      <w:r w:rsidRPr="00ED7030">
        <w:fldChar w:fldCharType="end"/>
      </w:r>
      <w:r w:rsidRPr="00ED7030">
        <w:t xml:space="preserve"> and </w:t>
      </w:r>
      <w:r w:rsidRPr="00ED7030">
        <w:fldChar w:fldCharType="begin"/>
      </w:r>
      <w:r w:rsidR="000A3919">
        <w:instrText xml:space="preserve"> ADDIN ZOTERO_ITEM CSL_CITATION {"citationID":"AoMJwasf","properties":{"unsorted":false,"formattedCitation":"(Milosevic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can thus be read as a connected sequence. DAS expands temporal and spatial coverage, </w:t>
      </w:r>
      <w:r w:rsidRPr="00ED7030">
        <w:lastRenderedPageBreak/>
        <w:t>drive-by monitoring uses operational vehicles to acquire repeated line-scale responses, domain adaptation supports knowledge transfer between lines, and asset-specific sensing supplies local diagnostic resolution. Together they define a multi-scale perception architecture. The unresolved issue is how to coordinate these levels so that a weak corridor-scale anomaly can initiate targeted inspection, obtain a mechanism-oriented diagnosis and produce an executable work order.</w:t>
      </w:r>
    </w:p>
    <w:p w14:paraId="4CEEDEEB" w14:textId="77777777" w:rsidR="001E5175" w:rsidRDefault="001E5175" w:rsidP="001E5175">
      <w:pPr>
        <w:pStyle w:val="3"/>
        <w:spacing w:before="156"/>
      </w:pPr>
      <w:r>
        <w:rPr>
          <w:rFonts w:hint="eastAsia"/>
        </w:rPr>
        <w:t>From Geometric Exceedance to Condition Interpretation and State Evolution</w:t>
      </w:r>
    </w:p>
    <w:p w14:paraId="54E917D1" w14:textId="77777777" w:rsidR="001E5175" w:rsidRDefault="001E5175" w:rsidP="001E5175">
      <w:pPr>
        <w:ind w:firstLine="480"/>
      </w:pPr>
      <w:r>
        <w:rPr>
          <w:rFonts w:hint="eastAsia"/>
        </w:rPr>
        <w:t>After perception, the next requirement is to transform measured abnormalities into infrastructure states. Conventional geometry inspection is highly effective for identifying where alignment, level, gauge or twist exceed specified limits. Nevertheless, the measured geometry is the combined consequence of the rail, fasteners, sleepers, ballast, subgrade, drainage, environmental exposure and maintenance history. Intelligent assessment must therefore progress from threshold exceedance to component inference, hidden-state diagnosis and evolution modelling.</w:t>
      </w:r>
    </w:p>
    <w:p w14:paraId="0D439FA5" w14:textId="7FA764F1" w:rsidR="001E5175" w:rsidRDefault="001E5175" w:rsidP="001E5175">
      <w:pPr>
        <w:ind w:firstLine="480"/>
      </w:pPr>
      <w:r>
        <w:rPr>
          <w:rFonts w:hint="eastAsia"/>
        </w:rPr>
        <w:fldChar w:fldCharType="begin"/>
      </w:r>
      <w:r w:rsidR="000A3919">
        <w:instrText xml:space="preserve"> ADDIN ZOTERO_ITEM CSL_CITATION {"citationID":"lJgyIqRm","properties":{"unsorted":false,"formattedCitation":"(Sresakoolchai and Kaewunruen, 2022)","plainCitation":"(Sresakoolchai and Kaewunruen, 2022)","dontUpdate":true,"noteIndex":0},"citationItems":[{"id":"owbJ2Ida/P48Tipcn","uris":["http://zotero.org/users/17096852/items/X5IBD3NS"],"itemData":{"id":1668,"type":"article-journal","abstract":"Track quality affects passenger comfort and safety. To maintain the quality of the track, track geometry and track component defects are inspected routinely. Track geometry is inspected using a track geometry car (TGC). Measured values are stored in the machine and processed to evaluate the track quality. However, track component defects require more effort to inspect. Track component defects can be inspected manually which is time- and workload-consuming or using sensors installed at additional cost. This study presents an approach using track geometry obtained by a TGC to detect track component defects, namely, rail, switch and crossing, fastener and rail joint defects. Detection models are developed using several supervised machine learnings. The relationships between track component defects are analysed to gain insights using unsupervised machine learnings. From the study, the best model for detecting track component defects using track geometry is a deep neural network with an accuracy of 94.31% followed by a convolutional neural network with an accuracy of 93.77%. For the exploration of insights, k-means clustering is used to cluster the track components defects, and association rules are used to find the relationships between them. Examples of the insights from applying these two techniques are that switch and crossing defects are usually found where the radius of curvature is less than 2000 m and the gradient is positive, the most common defects when the radius of curvature higher than 4000 m are rail defects, or a worn wing rail will be found when the rail section has failed, ties in switches and worn point blades are found with the confidence of 92.17%. The findings of the study can be applied to detect track component defects using track geometry where additional cost is not required and unsupervised machine learning provides the insights that will be beneficial for railway maintenance. The information obtained from machine learning models will be complementary information to support decision making and improve the maintenance efficiency in the railway industry.","container-title":"Structural Health Monitoring","DOI":"10.1177/14759217211044492","ISSN":"1475-9217, 1741-3168","issue":"4","journalAbbreviation":"Structural Health Monitoring","language":"en","page":"1757-1767","source":"DOI.org (Crossref)","title":"Railway defect detection based on track geometry using supervised and unsupervised machine learning","volume":"21","author":[{"family":"Sresakoolchai","given":"Jessada"},{"family":"Kaewunruen","given":"Sakdirat"}],"issued":{"date-parts":[["2022",7]]}}}],"schema":"https://github.com/citation-style-language/schema/raw/master/csl-citation.json"} </w:instrText>
      </w:r>
      <w:r>
        <w:rPr>
          <w:rFonts w:hint="eastAsia"/>
        </w:rPr>
        <w:fldChar w:fldCharType="separate"/>
      </w:r>
      <w:r>
        <w:rPr>
          <w:rFonts w:hint="eastAsia"/>
        </w:rPr>
        <w:t>Sresakoolchai and Kaewunruen (2022)</w:t>
      </w:r>
      <w:r>
        <w:rPr>
          <w:rFonts w:hint="eastAsia"/>
        </w:rPr>
        <w:fldChar w:fldCharType="end"/>
      </w:r>
      <w:r>
        <w:rPr>
          <w:rFonts w:hint="eastAsia"/>
        </w:rPr>
        <w:t xml:space="preserve"> demonstrated the first stage of this progression by combining track geometry measurements, component-defect records and track-profile data. Their case covered a 30-km section measured at one-foot intervals over four years from 2016 to 2019. Supervised models were used to identify rail, rail-joint, fastener and switch-and-crossing defects, while clustering and association-rule analysis were used to explore relationships among defect types and track characteristics. The best-performing deep neural network achieved approximately 94% accuracy. More important than the individual accuracy value is the change in the function of the data: geometry records collected for quality assessment were reused to infer component-level conditions that would otherwise require additional manual inspection.</w:t>
      </w:r>
    </w:p>
    <w:p w14:paraId="765033F0" w14:textId="77777777" w:rsidR="001E5175" w:rsidRDefault="001E5175" w:rsidP="001E5175">
      <w:pPr>
        <w:ind w:firstLine="480"/>
      </w:pPr>
      <w:r>
        <w:rPr>
          <w:rFonts w:hint="eastAsia"/>
        </w:rPr>
        <w:t>This form of data reuse can increase the value of existing inspection systems without requiring immediate replacement of the sensing platform. However, it also shifts the bottleneck toward data governance. Component-defect labels must be spatially synchronized with geometry records, and differences in inspection timing can introduce false associations. Rare but safety-critical defects may be underrepresented, while high aggregate accuracy can conceal poor sensitivity for individual classes. The model output should therefore be interpreted as diagnostic evidence for targeted reinspection rather than as an autonomous maintenance command.</w:t>
      </w:r>
    </w:p>
    <w:p w14:paraId="7DE56476" w14:textId="5AF1A9FE" w:rsidR="001E5175" w:rsidRDefault="001E5175" w:rsidP="001E5175">
      <w:pPr>
        <w:ind w:firstLine="480"/>
      </w:pPr>
      <w:r>
        <w:rPr>
          <w:rFonts w:hint="eastAsia"/>
        </w:rPr>
        <w:fldChar w:fldCharType="begin"/>
      </w:r>
      <w:r w:rsidR="000A3919">
        <w:instrText xml:space="preserve"> ADDIN ZOTERO_ITEM CSL_CITATION {"citationID":"kFibgSrA","properties":{"unsorted":false,"formattedCitation":"(Wang, Liu and Euston, 2023)","plainCitation":"(Wang, Liu and Euston, 2023)","dontUpdate":true,"noteIndex":0},"citationItems":[{"id":"owbJ2Ida/lBGFHJTp","uris":["http://zotero.org/users/17096852/items/4NDV32G8"],"itemData":{"id":1657,"type":"article-journal","abstract":"Analyzing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Materials","language":"en-US","page":"130066","source":"ScienceDirect","title":"Relationship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L."}],"issued":{"date-parts":[["2023",2,15]]}}}],"schema":"https://github.com/citation-style-language/schema/raw/master/csl-citation.json"} </w:instrText>
      </w:r>
      <w:r>
        <w:rPr>
          <w:rFonts w:hint="eastAsia"/>
        </w:rPr>
        <w:fldChar w:fldCharType="separate"/>
      </w:r>
      <w:r>
        <w:rPr>
          <w:rFonts w:hint="eastAsia"/>
        </w:rPr>
        <w:t>Wang, Liu and Euston (2023)</w:t>
      </w:r>
      <w:r>
        <w:rPr>
          <w:rFonts w:hint="eastAsia"/>
        </w:rPr>
        <w:fldChar w:fldCharType="end"/>
      </w:r>
      <w:r>
        <w:rPr>
          <w:rFonts w:hint="eastAsia"/>
        </w:rPr>
        <w:t xml:space="preserve"> extended geometry-based interpretation further by integrating track geometry defects with substructure and operational information on a passenger railroad in the United States. Their framework combined GPR-derived ballast-condition variables, rail-seat abrasion, traffic density, track class, curvature and </w:t>
      </w:r>
      <w:r>
        <w:rPr>
          <w:rFonts w:hint="eastAsia"/>
        </w:rPr>
        <w:lastRenderedPageBreak/>
        <w:t>maintenance-related information to estimate the risk of geometry-defect occurrence. This case changes the diagnostic question from "which component defect accompanies the measured geometry?" to "which underlying support and operating conditions make geometry defects more likely?" It therefore represents a transition from component classification to hidden-state and risk interpretation.</w:t>
      </w:r>
    </w:p>
    <w:p w14:paraId="24615773" w14:textId="77777777" w:rsidR="00D071AB" w:rsidRDefault="001E5175" w:rsidP="00D071AB">
      <w:pPr>
        <w:keepNext/>
        <w:spacing w:line="240" w:lineRule="auto"/>
        <w:ind w:firstLineChars="0" w:firstLine="0"/>
        <w:jc w:val="center"/>
      </w:pPr>
      <w:r>
        <w:rPr>
          <w:rFonts w:hint="eastAsia"/>
          <w:noProof/>
        </w:rPr>
        <w:drawing>
          <wp:inline distT="0" distB="0" distL="114300" distR="114300" wp14:anchorId="5A5EADBD" wp14:editId="7D3C130F">
            <wp:extent cx="5005705" cy="4739005"/>
            <wp:effectExtent l="0" t="0" r="4445" b="4445"/>
            <wp:docPr id="924192026" name="图片 924192026" descr="data-workflow-re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ta-workflow-recreated"/>
                    <pic:cNvPicPr>
                      <a:picLocks noChangeAspect="1"/>
                    </pic:cNvPicPr>
                  </pic:nvPicPr>
                  <pic:blipFill>
                    <a:blip r:embed="rId25"/>
                    <a:srcRect r="7322"/>
                    <a:stretch>
                      <a:fillRect/>
                    </a:stretch>
                  </pic:blipFill>
                  <pic:spPr>
                    <a:xfrm>
                      <a:off x="0" y="0"/>
                      <a:ext cx="5005705" cy="4739005"/>
                    </a:xfrm>
                    <a:prstGeom prst="rect">
                      <a:avLst/>
                    </a:prstGeom>
                  </pic:spPr>
                </pic:pic>
              </a:graphicData>
            </a:graphic>
          </wp:inline>
        </w:drawing>
      </w:r>
    </w:p>
    <w:p w14:paraId="23073B2C" w14:textId="62D43101" w:rsidR="00ED7030" w:rsidRDefault="00D071AB" w:rsidP="00D071AB">
      <w:pPr>
        <w:pStyle w:val="a3"/>
      </w:pPr>
      <w:r>
        <w:t xml:space="preserve">Figure </w:t>
      </w:r>
      <w:fldSimple w:instr=" SEQ Figure \* ARABIC ">
        <w:r w:rsidR="000C69C2">
          <w:rPr>
            <w:noProof/>
          </w:rPr>
          <w:t>12</w:t>
        </w:r>
      </w:fldSimple>
      <w:r>
        <w:rPr>
          <w:rFonts w:hint="eastAsia"/>
        </w:rPr>
        <w:t xml:space="preserve"> </w:t>
      </w:r>
      <w:r w:rsidRPr="00B4045A">
        <w:t>The Framework for Estimation of Track Geometry Defect Risk(Wang, Liu and Euston, 2023)</w:t>
      </w:r>
    </w:p>
    <w:p w14:paraId="35B1E0F9" w14:textId="77777777" w:rsidR="00D071AB" w:rsidRDefault="00D071AB" w:rsidP="00D071AB">
      <w:pPr>
        <w:ind w:firstLine="480"/>
      </w:pPr>
      <w:r>
        <w:rPr>
          <w:rFonts w:hint="eastAsia"/>
        </w:rPr>
        <w:t>The integration framework in Wang et al. is particularly relevant to the proposed first loop because it shows that data fusion is not merely the concatenation of sensor channels. Geometry, GPR, rail-seat abrasion, traffic and track-class data possess different spatial resolutions and reference systems. They must be segmented, registered and converted into consistent features before a data-driven risk model can be established. The case thus provides an engineering counterpart to the multi-source fusion concept discussed earlier in this paper.</w:t>
      </w:r>
    </w:p>
    <w:p w14:paraId="04107D1D" w14:textId="77777777" w:rsidR="00D071AB" w:rsidRDefault="00D071AB" w:rsidP="00D071AB">
      <w:pPr>
        <w:ind w:firstLine="480"/>
      </w:pPr>
      <w:r>
        <w:rPr>
          <w:rFonts w:hint="eastAsia"/>
        </w:rPr>
        <w:t xml:space="preserve">The residual limitation is causal ambiguity. A geometry defect may result from ballast fouling, local stiffness variation, rail-seat abrasion, drainage failure or interacting causes. A predictive model can identify statistical risk without proving a unique deterioration mechanism. Consequently, its output should be used to guide </w:t>
      </w:r>
      <w:r>
        <w:rPr>
          <w:rFonts w:hint="eastAsia"/>
        </w:rPr>
        <w:lastRenderedPageBreak/>
        <w:t>additional inspection and maintenance prioritization. The precision intervention loop requires one further step: converting a high-risk section into a justified treatment type, such as tamping, ballast cleaning, drainage improvement, sleeper treatment or subgrade reinforcement.</w:t>
      </w:r>
    </w:p>
    <w:p w14:paraId="079C6E0C" w14:textId="3EB9F71D" w:rsidR="00D071AB" w:rsidRDefault="00D071AB" w:rsidP="00D071AB">
      <w:pPr>
        <w:ind w:firstLine="480"/>
      </w:pPr>
      <w:r>
        <w:rPr>
          <w:rFonts w:hint="eastAsia"/>
        </w:rPr>
        <w:t xml:space="preserve">Environmental cases broaden the concept of hidden state from structural condition to external forcing. </w:t>
      </w:r>
      <w:r>
        <w:rPr>
          <w:rFonts w:hint="eastAsia"/>
        </w:rPr>
        <w:fldChar w:fldCharType="begin"/>
      </w:r>
      <w:r w:rsidR="000A3919">
        <w:instrText xml:space="preserve"> ADDIN ZOTERO_ITEM CSL_CITATION {"citationID":"RnSVcIc3","properties":{"unsorted":false,"formattedCitation":"(Roghani, 2021)","plainCitation":"(Roghani, 2021)","dontUpdate":true,"noteIndex":0},"citationItems":[{"id":"owbJ2Ida/Gctn2adG","uris":["http://zotero.org/users/17096852/items/TNVRHWQA"],"itemData":{"id":1669,"type":"article-journal","abstract":"Freeze-thaw cycles (FTC) are known to have an effect on railway track stability, safety, and performance. FTC are expected to become more frequent in the future due to climate change. This paper presents the results of a field investigation in which the mechanism of FTC development within the track embankment and its effect on the performance of railway tracks including track surface deformation and track geometry degradation are studied. Field observations suggested that the frost depth within the track embankment is influenced by the freezing index and winter snow cover. They also showed that a warmer and drier winter leads to more intermittent FTC and even though the average frost heave is lower than for a colder winter, the frost heaves occurring at culvert locations creates a larger differential deformation and thus may lead to a worse operating condition. The comparison of geometry measurements before freezing and after thawing indicated that the track geometry is in poorer and rougher condition during springs that were preceded by increased FTC. It was also concluded that track in proximity to culverts suffered the highest geometry degradation. Overall, the limited field observations of this study suggest that future winters, mild with less precipitation and higher occurrence of FTC, may increase the rate of track deterioration and more maintenance will be required to keep track within safe limits.","container-title":"Transportation Geotechnics","DOI":"10.1016/j.trgeo.2021.100601","ISSN":"2214-3912","journalAbbreviation":"Transportation Geotechnics","language":"en-US","page":"100601","source":"ScienceDirect","title":"Quantifying the effect of freeze-thaw cycles on track surface deformation and degradation of railway track geometry; Case study","volume":"30","author":[{"family":"Roghani","given":"Alireza"}],"issued":{"date-parts":[["2021",9,1]]}}}],"schema":"https://github.com/citation-style-language/schema/raw/master/csl-citation.json"} </w:instrText>
      </w:r>
      <w:r>
        <w:rPr>
          <w:rFonts w:hint="eastAsia"/>
        </w:rPr>
        <w:fldChar w:fldCharType="separate"/>
      </w:r>
      <w:r>
        <w:rPr>
          <w:rFonts w:hint="eastAsia"/>
        </w:rPr>
        <w:t>Roghani (2021)</w:t>
      </w:r>
      <w:r>
        <w:rPr>
          <w:rFonts w:hint="eastAsia"/>
        </w:rPr>
        <w:fldChar w:fldCharType="end"/>
      </w:r>
      <w:r>
        <w:rPr>
          <w:rFonts w:hint="eastAsia"/>
        </w:rPr>
        <w:t xml:space="preserve"> investigated a frost-susceptible track section over the winter-spring periods of 2019 and 2020 using thermistors, total-station surveys and track geometry measurements. The observations linked freezing-degree days, frost penetration, track-surface deformation and changes in profile and alignment roughness. The study showed that freeze-thaw cycling can alter both the magnitude and spatial distribution of track deformation, particularly near geotechnically sensitive features such as culverts.</w:t>
      </w:r>
    </w:p>
    <w:p w14:paraId="4BA0B48B" w14:textId="77777777" w:rsidR="00D071AB" w:rsidRDefault="00D071AB" w:rsidP="00D071AB">
      <w:pPr>
        <w:keepNext/>
        <w:spacing w:line="240" w:lineRule="auto"/>
        <w:ind w:firstLineChars="0" w:firstLine="0"/>
        <w:jc w:val="center"/>
      </w:pPr>
      <w:r>
        <w:rPr>
          <w:noProof/>
        </w:rPr>
        <w:drawing>
          <wp:inline distT="0" distB="0" distL="114300" distR="114300" wp14:anchorId="5DBE6969" wp14:editId="6CDEDB20">
            <wp:extent cx="5267325" cy="3093085"/>
            <wp:effectExtent l="0" t="0" r="9525" b="12065"/>
            <wp:docPr id="8218852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5267325" cy="3093085"/>
                    </a:xfrm>
                    <a:prstGeom prst="rect">
                      <a:avLst/>
                    </a:prstGeom>
                    <a:noFill/>
                    <a:ln>
                      <a:noFill/>
                    </a:ln>
                  </pic:spPr>
                </pic:pic>
              </a:graphicData>
            </a:graphic>
          </wp:inline>
        </w:drawing>
      </w:r>
    </w:p>
    <w:p w14:paraId="0E001EFF" w14:textId="1A4A748D" w:rsidR="00D071AB" w:rsidRDefault="00D071AB" w:rsidP="00D071AB">
      <w:pPr>
        <w:pStyle w:val="a3"/>
      </w:pPr>
      <w:r>
        <w:t xml:space="preserve">Figure </w:t>
      </w:r>
      <w:fldSimple w:instr=" SEQ Figure \* ARABIC ">
        <w:r w:rsidR="000C69C2">
          <w:rPr>
            <w:noProof/>
          </w:rPr>
          <w:t>13</w:t>
        </w:r>
      </w:fldSimple>
      <w:r>
        <w:rPr>
          <w:rFonts w:hint="eastAsia"/>
        </w:rPr>
        <w:t xml:space="preserve"> </w:t>
      </w:r>
      <w:r w:rsidRPr="005159B1">
        <w:t>Plots show track surface deformation measured by using total station(Roghani, 2021)</w:t>
      </w:r>
    </w:p>
    <w:p w14:paraId="1D75CD53" w14:textId="77777777" w:rsidR="00153B75" w:rsidRDefault="00153B75" w:rsidP="00153B75">
      <w:pPr>
        <w:ind w:firstLine="480"/>
      </w:pPr>
      <w:r>
        <w:rPr>
          <w:rFonts w:hint="eastAsia"/>
        </w:rPr>
        <w:t>This field evidence has two implications for state-evolution modelling. First, deterioration cannot always be represented by a stationary curve derived only from historical geometry measurements. The evolution law changes when moisture, frost depth and temperature cycles change. Second, prediction confidence should vary with environmental conditions. During a period of rapid thaw or exceptional temperature fluctuation, a model trained on ordinary operating data should express greater uncertainty and trigger denser observation.</w:t>
      </w:r>
    </w:p>
    <w:p w14:paraId="4B529822" w14:textId="6F1510A2" w:rsidR="00153B75" w:rsidRDefault="00153B75" w:rsidP="00153B75">
      <w:pPr>
        <w:ind w:firstLine="480"/>
      </w:pPr>
      <w:r>
        <w:rPr>
          <w:rFonts w:hint="eastAsia"/>
        </w:rPr>
        <w:fldChar w:fldCharType="begin"/>
      </w:r>
      <w:r w:rsidR="000A3919">
        <w:instrText xml:space="preserve"> ADDIN ZOTERO_ITEM CSL_CITATION {"citationID":"PFkxMUgr","properties":{"unsorted":false,"formattedCitation":"(Kampczyk and Dybeł, 2021)","plainCitation":"(Kampczyk and Dybeł, 2021)","dontUpdate":true,"noteIndex":0},"citationItems":[{"id":"owbJ2Ida/HVW6ZYHK","uris":["http://zotero.org/users/17096852/items/MXG5Y8IN"],"itemData":{"id":1676,"type":"article-journal","abstract":"Improving railway safety depends heavily on the reliability of railway turnouts. The realization of effective, reliable and continuous observations for the spatial analysis and evaluation of the technical condition of railway turnouts is one of the factors affecting safety in railway traffic. The mode and scope of monitoring changes in geometric parameters of railway turnouts with associated indicators needs improvement. The application of digital twins to railway turnouts requires the inclusion of fundamental data indicating their condition along with innovative monitoring of weather conditions. This paper presents an innovative solution for monitoring the status of temperature and other atmospheric conditions. A UbiBot WS1 WIFI wireless temperature logger was used, with an external DS18B20 temperature sensor integrated into an S49 (49E1)-type rail as Tszyn WS1 WIFI. Measurements were made between January and May (winter/spring) at fixed time intervals and at the same measurement point. The aim of the research is to present elements of a fundamental approach of applying digital twins to railway turnouts requiring the consideration and demonstration of rail temperature conditions as a component in the data acquisition of railway turnout condition data and other constituent atmospheric conditions through an innovative solution. The research showed that the presented innovative solution is an effective support for the application of digital twins to railway turnouts and ongoing surveying and diagnostic work of other elements of rail transport infrastructure. The applicability of the TgCWRII second temperature difference indicator in the monitoring of railway turnouts was also confirmed.","container-title":"Sensors","DOI":"10.3390/s21175757","ISSN":"1424-8220","issue":"17","language":"en","license":"http://creativecommons.org/licenses/by/3.0/","page":"5757","publisher":"Multidisciplinary Digital Publishing Institute","source":"www.mdpi.com","title":"The Fundamental Approach of the Digital Twin Application in Railway Turnouts with Innovative Monitoring of Weather Conditions","volume":"21","author":[{"family":"Kampczyk","given":"Arkadiusz"},{"family":"Dybeł","given":"Katarzyna"}],"issued":{"date-parts":[["2021",1]]}}}],"schema":"https://github.com/citation-style-language/schema/raw/master/csl-citation.json"} </w:instrText>
      </w:r>
      <w:r>
        <w:rPr>
          <w:rFonts w:hint="eastAsia"/>
        </w:rPr>
        <w:fldChar w:fldCharType="separate"/>
      </w:r>
      <w:r>
        <w:rPr>
          <w:rFonts w:hint="eastAsia"/>
        </w:rPr>
        <w:t>Kampczyk and Dybe</w:t>
      </w:r>
      <w:r>
        <w:rPr>
          <w:rFonts w:hint="eastAsia"/>
        </w:rPr>
        <w:t>ł</w:t>
      </w:r>
      <w:r>
        <w:rPr>
          <w:rFonts w:hint="eastAsia"/>
        </w:rPr>
        <w:t xml:space="preserve"> (2021)</w:t>
      </w:r>
      <w:r>
        <w:rPr>
          <w:rFonts w:hint="eastAsia"/>
        </w:rPr>
        <w:fldChar w:fldCharType="end"/>
      </w:r>
      <w:r>
        <w:rPr>
          <w:rFonts w:hint="eastAsia"/>
        </w:rPr>
        <w:t xml:space="preserve"> provide a related asset-scale example through their turnout-oriented digital-twin foundation. Their monitoring station integrated an external sensor into an S49 rail and recorded rail-head temperature together with ambient temperature, humidity and light. Although the implementation does not yet </w:t>
      </w:r>
      <w:r>
        <w:rPr>
          <w:rFonts w:hint="eastAsia"/>
        </w:rPr>
        <w:lastRenderedPageBreak/>
        <w:t>constitute a complete operational digital twin, it demonstrates that environmental boundary conditions must form part of the asset-state representation. A turnout twin based only on nominal geometry would omit variables capable of explaining thermal expansion, measurement variation and weather-dependent deterioration.</w:t>
      </w:r>
    </w:p>
    <w:p w14:paraId="3AA325EC" w14:textId="77777777" w:rsidR="00153B75" w:rsidRDefault="00153B75" w:rsidP="00153B75">
      <w:pPr>
        <w:ind w:firstLine="480"/>
      </w:pPr>
      <w:r>
        <w:rPr>
          <w:rFonts w:hint="eastAsia"/>
        </w:rPr>
        <w:t>The above cases form a coherent assessment chain. Geometry data can first be used to infer component defects, then integrated with substructure and operational variables to estimate deterioration risk, and finally interpreted within changing environmental boundary conditions. This progression is central to the "state evolution" philosophy: the objective is not only to describe the current track geometry, but to determine which mechanism is active, how confidently it has been identified and how the condition may evolve under future traffic and environmental loading.</w:t>
      </w:r>
    </w:p>
    <w:p w14:paraId="53230567" w14:textId="77777777" w:rsidR="00153B75" w:rsidRDefault="00153B75" w:rsidP="00153B75">
      <w:pPr>
        <w:pStyle w:val="3"/>
        <w:spacing w:before="156"/>
      </w:pPr>
      <w:r>
        <w:rPr>
          <w:rFonts w:hint="eastAsia"/>
        </w:rPr>
        <w:t>From Predictive Decision-Making to Physical Intervention and Feedback</w:t>
      </w:r>
    </w:p>
    <w:p w14:paraId="65877092" w14:textId="77777777" w:rsidR="00153B75" w:rsidRDefault="00153B75" w:rsidP="00153B75">
      <w:pPr>
        <w:ind w:firstLine="480"/>
      </w:pPr>
      <w:r>
        <w:rPr>
          <w:rFonts w:hint="eastAsia"/>
        </w:rPr>
        <w:t>The output of state assessment has operational value only when it changes maintenance action. This requires a transition from diagnosis to timing, treatment selection and resource allocation. It also requires post-intervention monitoring, because an intelligent O&amp;M system must learn whether the selected treatment changed the subsequent deterioration trajectory.</w:t>
      </w:r>
    </w:p>
    <w:p w14:paraId="17F68255" w14:textId="11DC1662" w:rsidR="00153B75" w:rsidRDefault="00153B75" w:rsidP="00153B75">
      <w:pPr>
        <w:ind w:firstLine="480"/>
      </w:pPr>
      <w:r>
        <w:rPr>
          <w:rFonts w:hint="eastAsia"/>
        </w:rPr>
        <w:fldChar w:fldCharType="begin"/>
      </w:r>
      <w:r w:rsidR="000A3919">
        <w:instrText xml:space="preserve"> ADDIN ZOTERO_ITEM CSL_CITATION {"citationID":"9s1ugNgp","properties":{"unsorted":false,"formattedCitation":"(Praticò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Pr>
          <w:rFonts w:hint="eastAsia"/>
        </w:rPr>
        <w:t>Pratic</w:t>
      </w:r>
      <w:r>
        <w:rPr>
          <w:rFonts w:hint="eastAsia"/>
        </w:rPr>
        <w:t>ò</w:t>
      </w:r>
      <w:r>
        <w:rPr>
          <w:rFonts w:hint="eastAsia"/>
        </w:rPr>
        <w:t xml:space="preserve"> and Fedele (2025)</w:t>
      </w:r>
      <w:r>
        <w:rPr>
          <w:rFonts w:hint="eastAsia"/>
        </w:rPr>
        <w:fldChar w:fldCharType="end"/>
      </w:r>
      <w:r>
        <w:rPr>
          <w:rFonts w:hint="eastAsia"/>
        </w:rPr>
        <w:t xml:space="preserve"> examined the economic logic of railway predictive maintenance by comparing renewal, reactive maintenance and proactive maintenance under different degradation curves and sensing-system cost scenarios. Their analysis emphasizes that a higher intervention frequency is not automatically preferable. The optimal strategy depends on the shape of the degradation curve, the condition level at intervention, the resulting recovery and the cost of sensing and maintenance. The study therefore supplies an important decision layer between condition prediction and physical execution.</w:t>
      </w:r>
    </w:p>
    <w:p w14:paraId="27666278" w14:textId="77777777" w:rsidR="00153B75" w:rsidRDefault="00153B75" w:rsidP="00153B75">
      <w:pPr>
        <w:keepNext/>
        <w:spacing w:line="240" w:lineRule="auto"/>
        <w:ind w:firstLineChars="0" w:firstLine="0"/>
        <w:jc w:val="center"/>
      </w:pPr>
      <w:r>
        <w:rPr>
          <w:rFonts w:hint="eastAsia"/>
          <w:noProof/>
        </w:rPr>
        <w:lastRenderedPageBreak/>
        <w:drawing>
          <wp:inline distT="0" distB="0" distL="114300" distR="114300" wp14:anchorId="61FF71D8" wp14:editId="1FBF6095">
            <wp:extent cx="5255260" cy="3228340"/>
            <wp:effectExtent l="0" t="0" r="2540" b="10160"/>
            <wp:docPr id="7" name="图片 7" descr="maintenance-strategy-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aintenance-strategy-charts"/>
                    <pic:cNvPicPr>
                      <a:picLocks noChangeAspect="1"/>
                    </pic:cNvPicPr>
                  </pic:nvPicPr>
                  <pic:blipFill>
                    <a:blip r:embed="rId27"/>
                    <a:stretch>
                      <a:fillRect/>
                    </a:stretch>
                  </pic:blipFill>
                  <pic:spPr>
                    <a:xfrm>
                      <a:off x="0" y="0"/>
                      <a:ext cx="5255260" cy="3228340"/>
                    </a:xfrm>
                    <a:prstGeom prst="rect">
                      <a:avLst/>
                    </a:prstGeom>
                  </pic:spPr>
                </pic:pic>
              </a:graphicData>
            </a:graphic>
          </wp:inline>
        </w:drawing>
      </w:r>
    </w:p>
    <w:p w14:paraId="03C45176" w14:textId="49130945" w:rsidR="00153B75" w:rsidRDefault="00153B75" w:rsidP="00153B75">
      <w:pPr>
        <w:pStyle w:val="a3"/>
      </w:pPr>
      <w:r>
        <w:t xml:space="preserve">Figure </w:t>
      </w:r>
      <w:fldSimple w:instr=" SEQ Figure \* ARABIC ">
        <w:r w:rsidR="000C69C2">
          <w:rPr>
            <w:noProof/>
          </w:rPr>
          <w:t>14</w:t>
        </w:r>
      </w:fldSimple>
      <w:r>
        <w:rPr>
          <w:rFonts w:hint="eastAsia"/>
        </w:rPr>
        <w:t xml:space="preserve"> </w:t>
      </w:r>
      <w:r w:rsidRPr="000726B1">
        <w:t xml:space="preserve">(a) Railway track condition as a function of maintenance strategy and Age of the Track Asset (ATA) ; (b) main types of degradation curves (Key Performance Indicator, KPI, vs. Age of the track Asset, ATA): (c) overall view, (d) without maintenance, (e) </w:t>
      </w:r>
      <w:r>
        <w:rPr>
          <w:rFonts w:hint="eastAsia"/>
        </w:rPr>
        <w:t>with reactive maintenance, and (d) with proactive maintenance</w:t>
      </w:r>
      <w:r>
        <w:rPr>
          <w:rFonts w:hint="eastAsia"/>
        </w:rPr>
        <w:fldChar w:fldCharType="begin"/>
      </w:r>
      <w:r w:rsidR="000A3919">
        <w:instrText xml:space="preserve"> ADDIN ZOTERO_ITEM CSL_CITATION {"citationID":"WmVJZbfC","properties":{"unsorted":false,"formattedCitation":"(Pratic\\uc0\\u242{} and Fedele, 2025)","plainCitation":"(Praticò and Fedele, 2025)","noteIndex":0},"citationItems":[{"id":"owbJ2Ida/T1ffgAkN","uris":["http://zotero.org/users/17096852/items/UG6ZYTK2"],"itemData":{"id":1652,"type":"article-journal","abstract":"Sensing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sidR="000A3919" w:rsidRPr="000A3919">
        <w:rPr>
          <w:kern w:val="0"/>
        </w:rPr>
        <w:t>(Praticò and Fedele, 2025)</w:t>
      </w:r>
      <w:r>
        <w:rPr>
          <w:rFonts w:hint="eastAsia"/>
        </w:rPr>
        <w:fldChar w:fldCharType="end"/>
      </w:r>
    </w:p>
    <w:p w14:paraId="6C046E8B" w14:textId="77777777" w:rsidR="00041A2E" w:rsidRPr="00041A2E" w:rsidRDefault="00041A2E" w:rsidP="00041A2E">
      <w:pPr>
        <w:ind w:firstLine="480"/>
      </w:pPr>
      <w:r w:rsidRPr="00041A2E">
        <w:t>Within the first loop, the contribution of this analysis is to convert "earlier detection" into a constrained maintenance decision. Continuous sensing has a cost, false alarms create unnecessary intervention, and premature maintenance can consume resources without producing proportional performance gains. Conversely, delayed intervention can accelerate deterioration and increase renewal costs. Predictive maintenance should therefore optimize the expected long-term outcome rather than minimize a single condition indicator. In practical deployment, the economic model must be connected with line availability, maintenance-window constraints, safety risk and the measured effectiveness of alternative treatments.</w:t>
      </w:r>
    </w:p>
    <w:p w14:paraId="0111AFBA" w14:textId="2F5A52C8" w:rsidR="00041A2E" w:rsidRPr="00041A2E" w:rsidRDefault="00041A2E" w:rsidP="00041A2E">
      <w:pPr>
        <w:ind w:firstLine="480"/>
      </w:pPr>
      <w:r w:rsidRPr="00041A2E">
        <w:fldChar w:fldCharType="begin"/>
      </w:r>
      <w:r w:rsidR="000A3919">
        <w:instrText xml:space="preserve"> ADDIN ZOTERO_ITEM CSL_CITATION {"citationID":"0vuwESb6","properties":{"unsorted":false,"formattedCitation":"(Fischer,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provides field evidence for the intervention and feedback side of the architecture. The study examined geogrid reinforcement on a test section of Hungarian mainline No. 1 between Kelenföld and the Hegyeshalom state border. The site was established in 2010, and its geometry was monitored through rail-head levelling from 2010 to 2014 and recording-car measurements from 2010 to 2021. Different geogrid and control subsections enabled the long-term comparison of geometry deterioration under accumulated traffic and repeated maintenance.</w:t>
      </w:r>
    </w:p>
    <w:p w14:paraId="1E8F3555" w14:textId="77777777" w:rsidR="00041A2E" w:rsidRPr="00041A2E" w:rsidRDefault="00041A2E" w:rsidP="00041A2E">
      <w:pPr>
        <w:ind w:firstLine="480"/>
      </w:pPr>
      <w:r w:rsidRPr="00041A2E">
        <w:t xml:space="preserve">This case is more than an example of a reinforcement material. In the dual-loop context, it illustrates how a physical intervention can be evaluated by its influence on the future state trajectory. The maintenance action is not treated as the end of the process. </w:t>
      </w:r>
      <w:r w:rsidRPr="00041A2E">
        <w:lastRenderedPageBreak/>
        <w:t>Instead, subsequent geometry measurements are used to compare deterioration phases, traffic accumulation and the performance of treated and untreated sections. This is the type of feedback required to update deterioration models and future treatment selection.</w:t>
      </w:r>
    </w:p>
    <w:p w14:paraId="76FDD1A6" w14:textId="77777777" w:rsidR="00041A2E" w:rsidRPr="00041A2E" w:rsidRDefault="00041A2E" w:rsidP="00041A2E">
      <w:pPr>
        <w:ind w:firstLine="480"/>
      </w:pPr>
      <w:r w:rsidRPr="00041A2E">
        <w:t>The field evidence also demonstrates why intervention assessment is difficult. Drainage condition, water pockets, precipitation, ballast screening, traffic accumulation and repeated tamping all influence the measured geometry. A simple before-and-after comparison may therefore attribute too much of the observed change to the intervention itself. A closed-loop system should maintain a structured record of treatment type, location, date, environmental condition, traffic exposure and post-maintenance response. Such records would allow the maintenance model to distinguish immediate geometry recovery from long-term deterioration reduction.</w:t>
      </w:r>
    </w:p>
    <w:p w14:paraId="0260B57F" w14:textId="77A46C07" w:rsidR="00041A2E" w:rsidRPr="00041A2E" w:rsidRDefault="00041A2E" w:rsidP="00041A2E">
      <w:pPr>
        <w:ind w:firstLine="480"/>
      </w:pPr>
      <w:r w:rsidRPr="00041A2E">
        <w:fldChar w:fldCharType="begin"/>
      </w:r>
      <w:r w:rsidR="000A3919">
        <w:instrText xml:space="preserve"> ADDIN ZOTERO_ITEM CSL_CITATION {"citationID":"e9V4hPpB","properties":{"unsorted":false,"formattedCitation":"(Praticò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sidRPr="00041A2E">
        <w:fldChar w:fldCharType="separate"/>
      </w:r>
      <w:r w:rsidRPr="00041A2E">
        <w:t>Praticò and Fedele (2025)</w:t>
      </w:r>
      <w:r w:rsidRPr="00041A2E">
        <w:fldChar w:fldCharType="end"/>
      </w:r>
      <w:r w:rsidRPr="00041A2E">
        <w:t xml:space="preserve"> and </w:t>
      </w:r>
      <w:r w:rsidRPr="00041A2E">
        <w:fldChar w:fldCharType="begin"/>
      </w:r>
      <w:r w:rsidR="000A3919">
        <w:instrText xml:space="preserve"> ADDIN ZOTERO_ITEM CSL_CITATION {"citationID":"btQXSJ4n","properties":{"unsorted":false,"formattedCitation":"(Fischer,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together connect the two sides of the second loop. The former asks when predictive maintenance is economically justified, whereas the latter shows how the long-term effect of a physical intervention can be measured. The remaining integration task is to connect predicted risk and cost-benefit analysis to a specific executable treatment and then return the measured outcome to the model. Without this feedback, predictive maintenance remains a planning concept rather than a learning closed loop.</w:t>
      </w:r>
    </w:p>
    <w:p w14:paraId="0F0643DE" w14:textId="77777777" w:rsidR="003E7760" w:rsidRDefault="00000000">
      <w:pPr>
        <w:pStyle w:val="2"/>
      </w:pPr>
      <w:r>
        <w:t>Heavy-Haul Railway Lines—China's Dazhun Line</w:t>
      </w:r>
      <w:r>
        <w:rPr>
          <w:rFonts w:cs="Times New Roman"/>
        </w:rPr>
        <w:t xml:space="preserve"> </w:t>
      </w:r>
    </w:p>
    <w:p w14:paraId="66E75D10" w14:textId="77777777" w:rsidR="003E7760" w:rsidRDefault="00000000">
      <w:pPr>
        <w:ind w:firstLine="480"/>
      </w:pPr>
      <w:r>
        <w:t>Among various types of railway lines, heavy-haul railways undertake the long-distance transportation of bulk energy and materials, and are characterized by typical operational features of heavy axle load, high-density traffic operation, and large transport volume. The wheel-rail forces borne by the line structure are far higher than those of ordinary passenger and freight railways, leading to faster structural deterioration rate, more rapid defect development, and significantly higher difficulty and pressure of O&amp;M management and control than ordinary railway lines. The core contradictions between the construction period and the O&amp;M period are more prominently manifested, making heavy-haul railways the core engineering scenario for verifying new concepts and technologies of railway O&amp;M. This paper presents the engineering case of the Dazhun Heavy-Haul Railway. Aiming at the pain points of the traditional O&amp;M mode under long-term high-intensity operation, this case constructs a dual closed-loop intelligent O&amp;M system of "general survey - decision making - precision maintenance" centered on state evolution. It not only provides a complete engineering technical path to solve the core management and control problems in the O&amp;M period of heavy-haul railways, but also offers a practical implementable paradigm and theoretical reference for the innovation of O&amp;M modes in the global railway industry during the transition from the construction period to the O&amp;M period.</w:t>
      </w:r>
    </w:p>
    <w:p w14:paraId="54EA1E9B" w14:textId="7544B53C" w:rsidR="003E7760" w:rsidRDefault="00000000">
      <w:pPr>
        <w:ind w:firstLine="480"/>
      </w:pPr>
      <w:r>
        <w:t xml:space="preserve">The Dazhun Railway is a Class I single-track heavy-haul electrified railway, with </w:t>
      </w:r>
      <w:r>
        <w:lastRenderedPageBreak/>
        <w:t xml:space="preserve">a total length of 264 km for the main line and 24 stations along the entire line. The line traverses an area with extremely complex geological conditions, passing through unfavorable geological sections such as dense goaf areas of coal mines, soft soil strata, and saline soil strata. Meanwhile, the line is located in a region with harsh climatic conditions, where the maximum diurnal temperature difference can exceed 20℃, the annual average temperature difference reaches 34℃, the extreme annual temperature range is close to 70℃, the minimum temperature can drop to -30℃, and the maximum temperature can reach 40℃. The schematic diagram of its operation environment is shown in </w:t>
      </w:r>
      <w:r>
        <w:fldChar w:fldCharType="begin"/>
      </w:r>
      <w:r>
        <w:instrText xml:space="preserve"> REF _Ref225526487 \h  \* MERGEFORMAT </w:instrText>
      </w:r>
      <w:r>
        <w:fldChar w:fldCharType="separate"/>
      </w:r>
      <w:r w:rsidR="00BA048F">
        <w:t>Figure 11</w:t>
      </w:r>
      <w:r>
        <w:fldChar w:fldCharType="end"/>
      </w:r>
      <w:r>
        <w:t>. The Dazhun Railway has undergone multiple ten-thousand-ton capacity expansion and reconstruction projects as well as second-line construction, resulting in continuous improvement of its transport capacity. At present, its annual transport capacity has reached 230 million tons. The sustained hundred-million-ton level high-intensity operation has kept the track structure under the action of cyclic loading with heavy axle load for a long time, and the deterioration of service performance has become increasingly prominent. This has greatly aggravated a series of problems such as train operation instability, operation speed limitation, and elevated traffic safety risks. During long-term line O&amp;M practices, it has been found that the track defects of the Dazhun Railway are complex and diverse, mainly concentrated in rail spalling, sleeper cracks, ballast whitening, and loosening and failure of components. Among them, rail damage is dominated by transverse fissures, bolt hole cracks, wear, spalling, and side wear, and more than 80% of rail damage is concentrated in small-radius curve sections with a radius ranging from 400 m to 1000 m, which is highly consistent with the line operation conditions and horizontal and vertical profile characteristics.</w:t>
      </w:r>
    </w:p>
    <w:p w14:paraId="34A4FA73" w14:textId="77777777" w:rsidR="003E7760" w:rsidRDefault="00000000">
      <w:pPr>
        <w:keepNext/>
        <w:spacing w:line="240" w:lineRule="auto"/>
        <w:ind w:firstLineChars="0" w:firstLine="0"/>
        <w:jc w:val="center"/>
      </w:pPr>
      <w:r>
        <w:rPr>
          <w:rFonts w:eastAsia="宋体" w:cs="Times New Roman"/>
          <w:noProof/>
          <w:szCs w:val="24"/>
        </w:rPr>
        <w:drawing>
          <wp:inline distT="0" distB="0" distL="114300" distR="114300" wp14:anchorId="194EB2FE" wp14:editId="7B3581D4">
            <wp:extent cx="4556760" cy="2544445"/>
            <wp:effectExtent l="0" t="0" r="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8" cstate="screen"/>
                    <a:stretch>
                      <a:fillRect/>
                    </a:stretch>
                  </pic:blipFill>
                  <pic:spPr>
                    <a:xfrm>
                      <a:off x="0" y="0"/>
                      <a:ext cx="4556760" cy="2544445"/>
                    </a:xfrm>
                    <a:prstGeom prst="rect">
                      <a:avLst/>
                    </a:prstGeom>
                    <a:noFill/>
                    <a:ln>
                      <a:noFill/>
                    </a:ln>
                  </pic:spPr>
                </pic:pic>
              </a:graphicData>
            </a:graphic>
          </wp:inline>
        </w:drawing>
      </w:r>
    </w:p>
    <w:p w14:paraId="3828D4F6" w14:textId="3DAACA46" w:rsidR="003E7760" w:rsidRDefault="00000000">
      <w:pPr>
        <w:pStyle w:val="a3"/>
        <w:ind w:firstLine="480"/>
        <w:rPr>
          <w:b/>
          <w:bCs/>
        </w:rPr>
      </w:pPr>
      <w:bookmarkStart w:id="43" w:name="_Ref225526487"/>
      <w:r>
        <w:t xml:space="preserve">Figure </w:t>
      </w:r>
      <w:fldSimple w:instr=" SEQ Figure \* ARABIC ">
        <w:r w:rsidR="000C69C2">
          <w:rPr>
            <w:noProof/>
          </w:rPr>
          <w:t>15</w:t>
        </w:r>
      </w:fldSimple>
      <w:bookmarkEnd w:id="43"/>
      <w:r>
        <w:rPr>
          <w:rFonts w:hint="eastAsia"/>
        </w:rPr>
        <w:t>.</w:t>
      </w:r>
      <w:r>
        <w:rPr>
          <w:rFonts w:hint="eastAsia"/>
          <w:b/>
          <w:bCs/>
        </w:rPr>
        <w:t xml:space="preserve"> </w:t>
      </w:r>
      <w:r>
        <w:t>Operation Environment of the Dazhun Railway</w:t>
      </w:r>
    </w:p>
    <w:p w14:paraId="117EAA47" w14:textId="77777777" w:rsidR="003E7760" w:rsidRDefault="00000000">
      <w:pPr>
        <w:ind w:firstLine="480"/>
      </w:pPr>
      <w:r>
        <w:t xml:space="preserve">The traditional O&amp;M mode adopted by the line mainly relies on monthly inspection by track inspection vehicles, daily manual inspection via on-board </w:t>
      </w:r>
      <w:r>
        <w:lastRenderedPageBreak/>
        <w:t>monitoring devices, and manual static inspection during maintenance skylights for track state detection. This type of detection mode can only capture the static state of the line at a single time node, and cannot realize continuous tracking and dynamic monitoring of the track state deterioration process, let alone advance prediction of the deterioration trend of the line state. Emergency disposal and maintenance can only be carried out after the defects occur, or even develop to a level that affects traffic safety, which is highly prone to safety risks caused by delayed maintenance. Meanwhile, the time-based planned maintenance mode cannot formulate differentiated maintenance strategies according to the actual service state and deterioration rate of different sections of the line, and can only implement unified maintenance across the entire line in accordance with a fixed cycle. This easily leads to "over-maintenance" in sections with favorable state, which not only causes waste of O&amp;M resources and pushes up the full-life cycle O&amp;M cost of the line, but may also damage the original stable state of the track structure due to excessive maintenance. For key sections with fast deterioration rate and high risks, "under-maintenance" is prone to occur, which cannot timely curb the development of defects, eventually leading to the evolution of minor defects into major structural damage and further aggravating safety risks.</w:t>
      </w:r>
    </w:p>
    <w:p w14:paraId="43570F27" w14:textId="77777777" w:rsidR="003E7760" w:rsidRDefault="00000000">
      <w:pPr>
        <w:ind w:firstLine="480"/>
      </w:pPr>
      <w:r>
        <w:t>Aiming at the above core pain points, the Dazhun Railway has constructed a brand-new intelligent O&amp;M system with the overall goal of solving the problems of line operation safety and intelligent O&amp;M, and realizing condition-based maintenance centered on state evolution. The core concept of the new O&amp;M system is to shift the focus of O&amp;M work from "evaluating whether the current state meets the standards" to "predicting whether the future state will deteriorate", which directly responds to the core demand of preventing and controlling state deterioration during the O&amp;M period. The system has established a dual closed-loop intelligent O&amp;M mode of "general survey - decision making - precision maintenance". Through the integration of multi-dimensional sensing technology, big data analysis, artificial intelligence and digital twin technology, a complete closed loop of data acquisition, centralized management, intelligent analysis, decision application, and feedback optimization is formed.</w:t>
      </w:r>
    </w:p>
    <w:p w14:paraId="7DED2F32" w14:textId="77777777" w:rsidR="003E7760" w:rsidRDefault="00000000">
      <w:pPr>
        <w:ind w:firstLine="480"/>
      </w:pPr>
      <w:r>
        <w:t>As the data foundation of the system, the general survey link realizes comprehensive and continuous capture of the track structure state through vehicle-mounted Beidou vibration-noise integrated monitoring terminals, static track measuring instruments, and trackside distributed rail creep displacement observers. It forms a multi-source data acquisition matrix for track state covering dynamic and static, real-time and offline conditions, providing basic data support for subsequent analysis and decision-making.</w:t>
      </w:r>
    </w:p>
    <w:p w14:paraId="0F387DD0" w14:textId="77777777" w:rsidR="003E7760" w:rsidRDefault="00000000">
      <w:pPr>
        <w:ind w:firstLine="480"/>
      </w:pPr>
      <w:r>
        <w:t xml:space="preserve">To accurately grasp the evolution law of track state and fundamentally solve the core O&amp;M contradiction of "fear of state deterioration", the Dazhun Railway has </w:t>
      </w:r>
      <w:r>
        <w:lastRenderedPageBreak/>
        <w:t>constructed a full-dimensional system of state assessment and intelligent decision-making models focusing on the evolution law of service performance and deterioration and damage mechanism of the track structure. It has realized the core leap from "current state evaluation" to "evolution trend prediction", which is also the core link of the entire intelligent O&amp;M system.</w:t>
      </w:r>
    </w:p>
    <w:p w14:paraId="053F56BA" w14:textId="5270A053" w:rsidR="003E7760" w:rsidRDefault="00000000">
      <w:pPr>
        <w:ind w:firstLineChars="0" w:firstLine="420"/>
      </w:pPr>
      <w:r>
        <w:t xml:space="preserve">The system first established a comprehensive characterization system for the service state of heavy-haul railway track structures, and deeply revealed the characterization methods, evolution laws and damage mechanisms of three typical defects, namely track geometric irregularity, rail corrugation and ballast fouling, under dynamic operation conditions. A research system of deterioration mechanism covering the full track structure including rails and ballast has been formed, laying a solid theoretical foundation for state evolution prediction. On this basis, the system constructed a comprehensive evaluation index system for track state covering multi-physical parameters based on vibration and noise signals, and put forward multi-dimensional evaluation criteria centered on "static state" and "dynamic driving performance" respectively. The dynamic indicators mainly characterize the dynamic response of the track structure under train load, including vehicle-mounted acceleration, frequency domain modal parameters and wheel load reduction rate, while the static indicators focus on basic state parameters such as track geometry and material properties. The combination of the two realizes quantitative hierarchical assessment of the track structure state under complex environments. </w:t>
      </w:r>
      <w:r>
        <w:fldChar w:fldCharType="begin"/>
      </w:r>
      <w:r>
        <w:instrText xml:space="preserve"> REF _Ref225526605 \h  \* MERGEFORMAT </w:instrText>
      </w:r>
      <w:r>
        <w:fldChar w:fldCharType="separate"/>
      </w:r>
      <w:r w:rsidR="00BA048F">
        <w:t>Figure 12</w:t>
      </w:r>
      <w:r>
        <w:fldChar w:fldCharType="end"/>
      </w:r>
      <w:r>
        <w:t xml:space="preserve"> shows the architecture diagram of the multi-task deep learning model for rail corrugation parameter prediction.</w:t>
      </w:r>
    </w:p>
    <w:p w14:paraId="69EEDFF4" w14:textId="77777777" w:rsidR="003E7760" w:rsidRDefault="00000000">
      <w:pPr>
        <w:keepNext/>
        <w:spacing w:line="240" w:lineRule="auto"/>
        <w:ind w:firstLineChars="0" w:firstLine="0"/>
        <w:jc w:val="center"/>
      </w:pPr>
      <w:r>
        <w:rPr>
          <w:noProof/>
        </w:rPr>
        <w:drawing>
          <wp:inline distT="0" distB="0" distL="0" distR="0" wp14:anchorId="4EC28DC3" wp14:editId="18C55379">
            <wp:extent cx="5274310" cy="2581275"/>
            <wp:effectExtent l="0" t="0" r="2540" b="9525"/>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29"/>
                    <a:stretch>
                      <a:fillRect/>
                    </a:stretch>
                  </pic:blipFill>
                  <pic:spPr>
                    <a:xfrm>
                      <a:off x="0" y="0"/>
                      <a:ext cx="5274310" cy="2581275"/>
                    </a:xfrm>
                    <a:prstGeom prst="rect">
                      <a:avLst/>
                    </a:prstGeom>
                  </pic:spPr>
                </pic:pic>
              </a:graphicData>
            </a:graphic>
          </wp:inline>
        </w:drawing>
      </w:r>
    </w:p>
    <w:p w14:paraId="0C12914D" w14:textId="04C6D8A9" w:rsidR="003E7760" w:rsidRDefault="00000000">
      <w:pPr>
        <w:pStyle w:val="a3"/>
        <w:ind w:firstLine="480"/>
        <w:rPr>
          <w:b/>
          <w:bCs/>
        </w:rPr>
      </w:pPr>
      <w:bookmarkStart w:id="44" w:name="_Ref225526605"/>
      <w:r>
        <w:t xml:space="preserve">Figure </w:t>
      </w:r>
      <w:fldSimple w:instr=" SEQ Figure \* ARABIC ">
        <w:r w:rsidR="000C69C2">
          <w:rPr>
            <w:noProof/>
          </w:rPr>
          <w:t>16</w:t>
        </w:r>
      </w:fldSimple>
      <w:bookmarkEnd w:id="44"/>
      <w:r>
        <w:rPr>
          <w:rFonts w:hint="eastAsia"/>
        </w:rPr>
        <w:t>.</w:t>
      </w:r>
      <w:r>
        <w:rPr>
          <w:rFonts w:eastAsiaTheme="minorEastAsia" w:cstheme="minorBidi"/>
          <w:szCs w:val="22"/>
        </w:rPr>
        <w:t xml:space="preserve"> </w:t>
      </w:r>
      <w:r>
        <w:t>Rail Corrugation Prediction Model</w:t>
      </w:r>
    </w:p>
    <w:p w14:paraId="3F5CDB8A" w14:textId="05E80C6E" w:rsidR="003E7760" w:rsidRDefault="00000000">
      <w:pPr>
        <w:ind w:firstLineChars="0" w:firstLine="420"/>
      </w:pPr>
      <w:r>
        <w:t xml:space="preserve">Aiming at different types of defects and structural deterioration characteristics of heavy-haul railway tracks, the system has separately developed intelligent decision-making technologies for special precision maintenance operations, forming full-scene precision maintenance decision-making capabilities covering rail grinding, ballast </w:t>
      </w:r>
      <w:r>
        <w:lastRenderedPageBreak/>
        <w:t xml:space="preserve">tamping and cleaning, and precision adjustment of track alignment and position. In terms of rail grinding O&amp;M, the system constructed an intelligent decision-making mechanism for rail grinding cycle based on the estimation results of the remaining service life of rails. The decision-making logic is established with the current state of the rail, life degradation trend and safety risk boundary as the main line, and acceptable risk thresholds are set in combination with multiple safety evaluation indicators such as wheel-rail impact acceleration and contact stress. Three types of decision suggestions, namely "Immediate Grinding", "Scheduled Grinding" and "No Grinding Required", are output (as shown in </w:t>
      </w:r>
      <w:r>
        <w:fldChar w:fldCharType="begin"/>
      </w:r>
      <w:r>
        <w:instrText xml:space="preserve"> REF _Ref225526662 \h  \* MERGEFORMAT </w:instrText>
      </w:r>
      <w:r>
        <w:fldChar w:fldCharType="separate"/>
      </w:r>
      <w:r w:rsidR="00BA048F">
        <w:t>Figure 13</w:t>
      </w:r>
      <w:r>
        <w:fldChar w:fldCharType="end"/>
      </w:r>
      <w:r>
        <w:t>). Meanwhile, the effect of different grinding strategies on rail life extension and risk suppression is quantified, realizing precise decision-making of grinding timing, grinding depth and grinding frequency, and solving the industry pain points of under-grinding and over-grinding under the traditional fixed-cycle grinding mode.</w:t>
      </w:r>
    </w:p>
    <w:p w14:paraId="685F092F" w14:textId="77777777" w:rsidR="003E7760" w:rsidRDefault="00000000">
      <w:pPr>
        <w:keepNext/>
        <w:spacing w:line="240" w:lineRule="auto"/>
        <w:ind w:firstLineChars="0" w:firstLine="0"/>
        <w:jc w:val="center"/>
      </w:pPr>
      <w:r>
        <w:rPr>
          <w:noProof/>
        </w:rPr>
        <w:drawing>
          <wp:inline distT="0" distB="0" distL="0" distR="0" wp14:anchorId="6520166E" wp14:editId="1B09731F">
            <wp:extent cx="5201920" cy="1682750"/>
            <wp:effectExtent l="0" t="0" r="0" b="0"/>
            <wp:docPr id="1071214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14563" name="图片 1"/>
                    <pic:cNvPicPr>
                      <a:picLocks noChangeAspect="1"/>
                    </pic:cNvPicPr>
                  </pic:nvPicPr>
                  <pic:blipFill>
                    <a:blip r:embed="rId30"/>
                    <a:srcRect l="1" r="1364"/>
                    <a:stretch>
                      <a:fillRect/>
                    </a:stretch>
                  </pic:blipFill>
                  <pic:spPr>
                    <a:xfrm>
                      <a:off x="0" y="0"/>
                      <a:ext cx="5202382" cy="1682750"/>
                    </a:xfrm>
                    <a:prstGeom prst="rect">
                      <a:avLst/>
                    </a:prstGeom>
                    <a:ln>
                      <a:noFill/>
                    </a:ln>
                  </pic:spPr>
                </pic:pic>
              </a:graphicData>
            </a:graphic>
          </wp:inline>
        </w:drawing>
      </w:r>
    </w:p>
    <w:p w14:paraId="20F037ED" w14:textId="69FD5274" w:rsidR="003E7760" w:rsidRDefault="00000000">
      <w:pPr>
        <w:pStyle w:val="a3"/>
        <w:ind w:firstLine="480"/>
      </w:pPr>
      <w:bookmarkStart w:id="45" w:name="_Ref225526662"/>
      <w:r>
        <w:t xml:space="preserve">Figure </w:t>
      </w:r>
      <w:fldSimple w:instr=" SEQ Figure \* ARABIC ">
        <w:r w:rsidR="000C69C2">
          <w:rPr>
            <w:noProof/>
          </w:rPr>
          <w:t>17</w:t>
        </w:r>
      </w:fldSimple>
      <w:bookmarkEnd w:id="45"/>
      <w:r>
        <w:rPr>
          <w:rFonts w:hint="eastAsia"/>
        </w:rPr>
        <w:t>.</w:t>
      </w:r>
      <w:r>
        <w:rPr>
          <w:rFonts w:eastAsiaTheme="minorEastAsia" w:cstheme="minorBidi"/>
          <w:szCs w:val="22"/>
        </w:rPr>
        <w:t xml:space="preserve"> </w:t>
      </w:r>
      <w:r>
        <w:t>Decision-Making Scheme for Grinding Cycle</w:t>
      </w:r>
    </w:p>
    <w:p w14:paraId="3A9E4F7F" w14:textId="7384A4AE" w:rsidR="003E7760" w:rsidRDefault="00000000">
      <w:pPr>
        <w:ind w:firstLine="480"/>
      </w:pPr>
      <w:r>
        <w:t xml:space="preserve">In terms of ballasted track bed O&amp;M, the system established a multi-field coupled, multi-source heterogeneous ballast state sensing system. Through the fusion analysis of vehicle-mounted vibration and noise data, laser point cloud data of ballast section, high-definition image data and internal acceleration sensing data, comprehensive identification of ballast fouling, contamination and elasticity deterioration is realized. On this basis, a decision-making model for ballast tamping and cleaning operations was constructed based on deep reinforcement learning theory (as shown in </w:t>
      </w:r>
      <w:r>
        <w:fldChar w:fldCharType="begin"/>
      </w:r>
      <w:r>
        <w:instrText xml:space="preserve"> REF _Ref225526708 \h  \* MERGEFORMAT </w:instrText>
      </w:r>
      <w:r>
        <w:fldChar w:fldCharType="separate"/>
      </w:r>
      <w:r w:rsidR="00BA048F">
        <w:t>Figure 14</w:t>
      </w:r>
      <w:r>
        <w:fldChar w:fldCharType="end"/>
      </w:r>
      <w:r>
        <w:t>). Based on the predicted geometric recovery, the dynamic optimization of operation timing, operation intensity and resource allocation is realized by constructing a "state-action-reward" framework. Meanwhile, with the remaining service life of track units as the core indicator, a maintenance resource allocation strategy under different operation modes is formulated. The optimal operation sections and operation schemes are determined with the number and duration of maintenance skylights as constraints, realizing efficient and dynamic decision-making of tamping and cleaning cycles.</w:t>
      </w:r>
    </w:p>
    <w:p w14:paraId="665C9127" w14:textId="77777777" w:rsidR="003E7760" w:rsidRDefault="00000000">
      <w:pPr>
        <w:keepNext/>
        <w:spacing w:line="240" w:lineRule="auto"/>
        <w:ind w:firstLineChars="0" w:firstLine="0"/>
      </w:pPr>
      <w:r>
        <w:rPr>
          <w:noProof/>
        </w:rPr>
        <w:lastRenderedPageBreak/>
        <w:drawing>
          <wp:inline distT="0" distB="0" distL="0" distR="0" wp14:anchorId="54923B16" wp14:editId="08F19822">
            <wp:extent cx="5274310" cy="3001645"/>
            <wp:effectExtent l="0" t="0" r="2540" b="8255"/>
            <wp:docPr id="19806816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1621" name="图片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001645"/>
                    </a:xfrm>
                    <a:prstGeom prst="rect">
                      <a:avLst/>
                    </a:prstGeom>
                    <a:noFill/>
                    <a:ln>
                      <a:noFill/>
                    </a:ln>
                  </pic:spPr>
                </pic:pic>
              </a:graphicData>
            </a:graphic>
          </wp:inline>
        </w:drawing>
      </w:r>
    </w:p>
    <w:p w14:paraId="08397317" w14:textId="1D00FCDC" w:rsidR="003E7760" w:rsidRDefault="00000000">
      <w:pPr>
        <w:pStyle w:val="a3"/>
        <w:ind w:firstLine="480"/>
      </w:pPr>
      <w:bookmarkStart w:id="46" w:name="_Ref225526708"/>
      <w:r>
        <w:t xml:space="preserve">Figure </w:t>
      </w:r>
      <w:fldSimple w:instr=" SEQ Figure \* ARABIC ">
        <w:r w:rsidR="000C69C2">
          <w:rPr>
            <w:noProof/>
          </w:rPr>
          <w:t>18</w:t>
        </w:r>
      </w:fldSimple>
      <w:bookmarkEnd w:id="46"/>
      <w:r>
        <w:rPr>
          <w:rFonts w:hint="eastAsia"/>
        </w:rPr>
        <w:t>.</w:t>
      </w:r>
      <w:r>
        <w:rPr>
          <w:rFonts w:eastAsiaTheme="minorEastAsia" w:cstheme="minorBidi"/>
          <w:szCs w:val="22"/>
        </w:rPr>
        <w:t xml:space="preserve"> </w:t>
      </w:r>
      <w:r>
        <w:t>Decision-Making Model for Ballast Tamping and Cleaning Operations</w:t>
      </w:r>
    </w:p>
    <w:p w14:paraId="1F00FEBE" w14:textId="77777777" w:rsidR="003E7760" w:rsidRDefault="00000000">
      <w:pPr>
        <w:ind w:firstLine="480"/>
      </w:pPr>
      <w:r>
        <w:t>In terms of track alignment maintenance, the system proposed a multi-objective design method for track precision adjustment schemes applicable to different scenarios such as daily precision maintenance, periodic overhaul, and speed-up precision adjustment. A design framework for track geometry maintenance schemes was constructed based on physics-informed neural networks, combined with constraint models of multiple track geometric parameters including standard management specifications, irregularity amplitude, and remaining adjustable amount. Aiming at the different objectives of "precise control of over-limit irregularities with minimized human and material costs" for daily precision maintenance and "optimization of overall line smoothness with reasonable adjustment cost" for line overhaul, the optimal balance between the dual objectives of "minimum adjustment amount" and "optimal Track Quality Index (TQI)" is achieved, realizing automatic and intelligent generation of multi-objective precision maintenance schemes for track alignment and position.</w:t>
      </w:r>
    </w:p>
    <w:p w14:paraId="04397A25" w14:textId="201C8AB9" w:rsidR="003E7760" w:rsidRDefault="00000000">
      <w:pPr>
        <w:ind w:firstLine="480"/>
      </w:pPr>
      <w:r>
        <w:t xml:space="preserve">To ensure the stable operation of the dual closed-loop system of "general survey - decision making - precision maintenance", the Dazhun Railway has simultaneously constructed a data middle platform and a digital twin system for intelligent O&amp;M of heavy-haul railway tracks (as shown in </w:t>
      </w:r>
      <w:r>
        <w:fldChar w:fldCharType="begin"/>
      </w:r>
      <w:r>
        <w:instrText xml:space="preserve"> REF _Ref225526775 \h  \* MERGEFORMAT </w:instrText>
      </w:r>
      <w:r>
        <w:fldChar w:fldCharType="separate"/>
      </w:r>
      <w:r w:rsidR="00BA048F">
        <w:t>Figure 15</w:t>
      </w:r>
      <w:r>
        <w:fldChar w:fldCharType="end"/>
      </w:r>
      <w:r>
        <w:t xml:space="preserve">), providing full-process technical support for the O&amp;M concept centered on state evolution. In terms of data middle platform construction, the system integrates data from newly developed equipment including Beidou vibration-noise integrated monitoring terminals, static geometry general survey measuring instruments, and rail creep observers, as well as data resources from existing systems including track inspection vehicles, flaw detection trolleys, and permanent way management systems, providing high-quality, full-cycle </w:t>
      </w:r>
      <w:r>
        <w:lastRenderedPageBreak/>
        <w:t>data assets for the analysis of track state evolution laws and the training of life prediction models. In terms of digital twin system construction, the system takes the Building Information Modeling (BIM) model of the track structure as the base, combines with Geographic Information System (GIS) geographic information, and constructs a digital mapping highly consistent with the physical track, realizing dynamic update and visual presentation of the track state. The system has also built a complete knowledge graph of track service state. Adopting a combination of top-down and bottom-up approaches, it first defines the schema layer to determine the core concepts and correlation relationships such as track structure, service state, defect type, and O&amp;M events, and then fills the data layer in the form of "entity-relationship-attribute" triples, constructing a complete knowledge network of track service state and providing visual simulation and deduction capabilities for the prediction of track state evolution. Ultimately, the digital twin system presents the track state assessment results, deterioration trend prediction, and O&amp;M decision-making schemes to O&amp;M personnel in an intuitive form through a 3D visual interface, forming a new O&amp;M mode for heavy-haul railways.</w:t>
      </w:r>
    </w:p>
    <w:p w14:paraId="2C0F9CFB" w14:textId="77777777" w:rsidR="003E7760" w:rsidRDefault="00000000">
      <w:pPr>
        <w:keepNext/>
        <w:spacing w:line="240" w:lineRule="auto"/>
        <w:ind w:firstLineChars="0" w:firstLine="0"/>
        <w:jc w:val="center"/>
      </w:pPr>
      <w:r>
        <w:rPr>
          <w:noProof/>
        </w:rPr>
        <w:drawing>
          <wp:inline distT="0" distB="0" distL="0" distR="0" wp14:anchorId="3765FB5C" wp14:editId="5E68DC4D">
            <wp:extent cx="5274310" cy="2943860"/>
            <wp:effectExtent l="0" t="0" r="2540" b="8890"/>
            <wp:docPr id="819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2943860"/>
                    </a:xfrm>
                    <a:prstGeom prst="rect">
                      <a:avLst/>
                    </a:prstGeom>
                    <a:noFill/>
                  </pic:spPr>
                </pic:pic>
              </a:graphicData>
            </a:graphic>
          </wp:inline>
        </w:drawing>
      </w:r>
    </w:p>
    <w:p w14:paraId="6E062438" w14:textId="6B5BF3B0" w:rsidR="003E7760" w:rsidRDefault="00000000">
      <w:pPr>
        <w:pStyle w:val="a3"/>
        <w:ind w:firstLine="480"/>
      </w:pPr>
      <w:bookmarkStart w:id="47" w:name="_Ref225526775"/>
      <w:r>
        <w:t xml:space="preserve">Figure </w:t>
      </w:r>
      <w:fldSimple w:instr=" SEQ Figure \* ARABIC ">
        <w:r w:rsidR="000C69C2">
          <w:rPr>
            <w:noProof/>
          </w:rPr>
          <w:t>19</w:t>
        </w:r>
      </w:fldSimple>
      <w:bookmarkEnd w:id="47"/>
      <w:r>
        <w:rPr>
          <w:rFonts w:hint="eastAsia"/>
        </w:rPr>
        <w:t>.</w:t>
      </w:r>
      <w:r>
        <w:rPr>
          <w:rFonts w:eastAsiaTheme="minorEastAsia" w:cstheme="minorBidi"/>
          <w:szCs w:val="22"/>
        </w:rPr>
        <w:t xml:space="preserve"> </w:t>
      </w:r>
      <w:r>
        <w:t>Digital Twin Visualization Platform for Heavy-Haul Railway Track Service State</w:t>
      </w:r>
    </w:p>
    <w:p w14:paraId="227678A5" w14:textId="77777777" w:rsidR="003E7760" w:rsidRDefault="00000000">
      <w:pPr>
        <w:ind w:firstLine="480"/>
      </w:pPr>
      <w:r>
        <w:t xml:space="preserve">Centering on the core contradiction of the railway industry in the long-term O&amp;M period, the Dazhun Railway case has realized the fundamental transformation of heavy-haul railway track O&amp;M from post-event disposal to pre-event prediction, from extensive maintenance to precision maintenance, and from time-based maintenance to condition-based maintenance through the construction of the dual closed-loop system of "general survey - decision making - precision maintenance" with the O&amp;M concept centered on state evolution. This case embodies a mature and implementable intelligent </w:t>
      </w:r>
      <w:r>
        <w:lastRenderedPageBreak/>
        <w:t>O&amp;M technology system for heavy-haul railways, and provides a replicable and scalable engineering practice path for the historic transformation of the global railway industry from the large-scale construction period to the long-term large-scale O&amp;M period.</w:t>
      </w:r>
    </w:p>
    <w:p w14:paraId="194D8E65" w14:textId="77777777" w:rsidR="003E7760" w:rsidRDefault="00000000">
      <w:pPr>
        <w:pStyle w:val="2"/>
      </w:pPr>
      <w:r>
        <w:t>Examples of Kilometer-Scale Long-Span Bridges</w:t>
      </w:r>
    </w:p>
    <w:p w14:paraId="4C437548" w14:textId="77777777" w:rsidR="003E7760" w:rsidRDefault="00000000">
      <w:pPr>
        <w:pStyle w:val="3"/>
        <w:spacing w:before="156"/>
      </w:pPr>
      <w:r>
        <w:t>Data Fusion and Imputation for Railway–Bridge Monitoring Systems</w:t>
      </w:r>
    </w:p>
    <w:p w14:paraId="52F72106" w14:textId="77777777" w:rsidR="003E7760" w:rsidRDefault="00000000">
      <w:pPr>
        <w:ind w:firstLine="480"/>
      </w:pPr>
      <w:r>
        <w:t>In integrated railway–bridge monitoring systems for high-speed railways, multi-source data—including track geometry inspection, train dynamic response, and bridge structural health monitoring—form a critical basis for infrastructure condition assessment and maintenance decision-making; however, due to sensor deployment limitations, communication interruptions, equipment failures, and maintenance activities, missing data are pervasive and significantly degrade data quality and reliability, thereby constraining downstream tasks such as condition prediction and damage identification. In practice, missing data generally exhibit two patterns: random missing (RM), characterized by sporadic and independent data loss caused by transient disturbances (e.g., signal interference or packet loss), and non-random missing (NM), involving continuous data gaps arising from sensor outages, power failures, or planned maintenance, often forming “blackout” periods. To address these challenges, a low-rank autoregressive tensor completion method is adopted to reconstruct incomplete multi-source monitoring data by representing correlated railway–bridge measurements as a third-order tensor and jointly modeling global spatial–temporal coherence and local temporal dynamics; specifically, the low-rank constraint captures intrinsic redundancy and cross-sensor correlations, while the autoregressive component enforces temporal consistency within individual sensor sequences, and the resulting optimization problem is efficiently solved via the alternating direction method of multipliers (ADMM) under data fidelity constraints. The approach is evaluated using hourly multi-sensor data over a 59-day period, with missingness simulated under RM (20% and 40%) and NM scenarios involving full-day data gaps; results show that reconstruction errors increase with higher missing ratios, and that RM cases consistently achieve lower errors than NM cases due to the greater difficulty of recovering long contiguous gaps, although temporal regularization provides reasonable extrapolation capability. Overall, the method achieves reconstruction accuracies exceeding 90% at 20% missing rates and above 75% at 40%, demonstrates strong robustness in handling blackout-type missing data, and maintains high computational efficiency through GPU-based parallelization, confirming its effectiveness and scalability for large-scale spatiotemporal data imputation in railway–bridge monitoring applications.</w:t>
      </w:r>
    </w:p>
    <w:p w14:paraId="2213D335" w14:textId="77777777" w:rsidR="003E7760" w:rsidRDefault="00000000">
      <w:pPr>
        <w:keepNext/>
        <w:spacing w:line="240" w:lineRule="auto"/>
        <w:ind w:firstLineChars="0" w:firstLine="0"/>
        <w:jc w:val="center"/>
      </w:pPr>
      <w:r>
        <w:rPr>
          <w:noProof/>
        </w:rPr>
        <w:lastRenderedPageBreak/>
        <w:drawing>
          <wp:inline distT="0" distB="0" distL="0" distR="0" wp14:anchorId="77D854AE" wp14:editId="413587D4">
            <wp:extent cx="5274310" cy="43326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3"/>
                    <a:stretch>
                      <a:fillRect/>
                    </a:stretch>
                  </pic:blipFill>
                  <pic:spPr>
                    <a:xfrm>
                      <a:off x="0" y="0"/>
                      <a:ext cx="5274310" cy="4332605"/>
                    </a:xfrm>
                    <a:prstGeom prst="rect">
                      <a:avLst/>
                    </a:prstGeom>
                  </pic:spPr>
                </pic:pic>
              </a:graphicData>
            </a:graphic>
          </wp:inline>
        </w:drawing>
      </w:r>
    </w:p>
    <w:p w14:paraId="74336068" w14:textId="3586D549" w:rsidR="003E7760" w:rsidRDefault="00000000">
      <w:pPr>
        <w:pStyle w:val="a3"/>
      </w:pPr>
      <w:r>
        <w:t xml:space="preserve">Figure </w:t>
      </w:r>
      <w:fldSimple w:instr=" SEQ Figure \* ARABIC ">
        <w:r w:rsidR="000C69C2">
          <w:rPr>
            <w:noProof/>
          </w:rPr>
          <w:t>20</w:t>
        </w:r>
      </w:fldSimple>
      <w:r>
        <w:rPr>
          <w:rFonts w:hint="eastAsia"/>
        </w:rPr>
        <w:t xml:space="preserve"> </w:t>
      </w:r>
      <w:r>
        <w:t xml:space="preserve">Comparison of </w:t>
      </w:r>
      <w:r>
        <w:rPr>
          <w:rFonts w:hint="eastAsia"/>
        </w:rPr>
        <w:t>d</w:t>
      </w:r>
      <w:r>
        <w:t xml:space="preserve">ata </w:t>
      </w:r>
      <w:r>
        <w:rPr>
          <w:rFonts w:hint="eastAsia"/>
        </w:rPr>
        <w:t>i</w:t>
      </w:r>
      <w:r>
        <w:t xml:space="preserve">mputation </w:t>
      </w:r>
      <w:r>
        <w:rPr>
          <w:rFonts w:hint="eastAsia"/>
        </w:rPr>
        <w:t>m</w:t>
      </w:r>
      <w:r>
        <w:t xml:space="preserve">ethods and </w:t>
      </w:r>
      <w:r>
        <w:rPr>
          <w:rFonts w:hint="eastAsia"/>
        </w:rPr>
        <w:t>t</w:t>
      </w:r>
      <w:r>
        <w:t xml:space="preserve">heir </w:t>
      </w:r>
      <w:r>
        <w:rPr>
          <w:rFonts w:hint="eastAsia"/>
        </w:rPr>
        <w:t>e</w:t>
      </w:r>
      <w:r>
        <w:t>ffects</w:t>
      </w:r>
    </w:p>
    <w:p w14:paraId="5A6CEC63" w14:textId="77777777" w:rsidR="003E7760" w:rsidRDefault="00000000">
      <w:pPr>
        <w:pStyle w:val="3"/>
        <w:spacing w:before="156"/>
      </w:pPr>
      <w:r>
        <w:t>Line-Bridge Dynamic Data Mileage Correction</w:t>
      </w:r>
    </w:p>
    <w:p w14:paraId="5C20E3D0" w14:textId="77777777" w:rsidR="003E7760" w:rsidRDefault="00000000">
      <w:pPr>
        <w:ind w:firstLine="480"/>
      </w:pPr>
      <w:r>
        <w:t>In absolute static inspection, the measured vertical profile mainly reflects the discrepancy between the designed and actual bridge alignment, and as bridge deflection increases with span length, the relatively small amplitude of track vertical irregularities is easily masked by the bridge geometry. Moreover, environmental influences such as temperature variation and wind loads lead to significant differences between static and dynamic inspection waveforms. In contrast, gauge signals obtained from static and dynamic measurements exhibit higher consistency and stability; therefore, static gauge data are commonly adopted as the reference, with gauge selected as the correction channel. Using a macro-micro mileage correction model to calibrate dynamic inspection data, as shown in the figure</w:t>
      </w:r>
      <w:r>
        <w:rPr>
          <w:rFonts w:hint="eastAsia"/>
        </w:rPr>
        <w:t>.</w:t>
      </w:r>
      <w:r>
        <w:t xml:space="preserve"> Macroscopic mileage alignment is typically performed using a sliding-window strategy, in which the Pearson correlation coefficient is employed as the similarity metric. The dynamic matching window is slid along the signal at the sampling interval, while the search is constrained by centering on the static window mileage and limiting the range to twice the window length to avoid long-distance mismatches and ensure data integrity. After macroscopic alignment, microscopic correction is introduced to further refine local correspondence. Rather than performing point-wise matching, which is highly sensitive to noise, the signal is </w:t>
      </w:r>
      <w:r>
        <w:lastRenderedPageBreak/>
        <w:t>segmented based on extremum points, and the data between adjacent local maxima and minima are defined as extremum segments that serve as basic matching units, effectively suppressing noise while preserving waveform characteristics. Because corresponding extremum segments in static and dynamic data often contain different numbers of sampling points, direct one-to-one matching is infeasible; therefore, each segment is abstracted into a high-dimensional feature vector to enable similarity comparison. For extremum point matching, a reference extremum point and its adjacent segments are selected from the static data, and candidate extremum points in the dynamic data are identified within a local neighborhood. The cosine similarity between the corresponding extremum segments is then calculated, and the dynamic extremum point yielding the maximum similarity is selected as the final match, thereby achieving refined local alignment between static and dynamic inspection data.</w:t>
      </w:r>
    </w:p>
    <w:p w14:paraId="0C229839" w14:textId="77777777" w:rsidR="003E7760" w:rsidRDefault="00000000">
      <w:pPr>
        <w:keepNext/>
        <w:spacing w:line="240" w:lineRule="auto"/>
        <w:ind w:firstLineChars="0" w:firstLine="0"/>
        <w:jc w:val="center"/>
      </w:pPr>
      <w:r>
        <w:rPr>
          <w:noProof/>
        </w:rPr>
        <w:drawing>
          <wp:inline distT="0" distB="0" distL="0" distR="0" wp14:anchorId="3DA8AA28" wp14:editId="0A9487B7">
            <wp:extent cx="5039995" cy="2715895"/>
            <wp:effectExtent l="0" t="0" r="8255" b="0"/>
            <wp:docPr id="65176447" name="图片 6517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447" name="图片 651764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040000" cy="2715984"/>
                    </a:xfrm>
                    <a:prstGeom prst="rect">
                      <a:avLst/>
                    </a:prstGeom>
                    <a:noFill/>
                  </pic:spPr>
                </pic:pic>
              </a:graphicData>
            </a:graphic>
          </wp:inline>
        </w:drawing>
      </w:r>
    </w:p>
    <w:p w14:paraId="74D095CD" w14:textId="1119D35A" w:rsidR="003E7760" w:rsidRDefault="00000000">
      <w:pPr>
        <w:pStyle w:val="a3"/>
      </w:pPr>
      <w:r>
        <w:t xml:space="preserve">Figure </w:t>
      </w:r>
      <w:fldSimple w:instr=" SEQ Figure \* ARABIC ">
        <w:r w:rsidR="000C69C2">
          <w:rPr>
            <w:noProof/>
          </w:rPr>
          <w:t>21</w:t>
        </w:r>
      </w:fldSimple>
      <w:r>
        <w:rPr>
          <w:rFonts w:hint="eastAsia"/>
        </w:rPr>
        <w:t xml:space="preserve"> </w:t>
      </w:r>
      <w:r>
        <w:t xml:space="preserve">Relative </w:t>
      </w:r>
      <w:r>
        <w:rPr>
          <w:rFonts w:hint="eastAsia"/>
        </w:rPr>
        <w:t>m</w:t>
      </w:r>
      <w:r>
        <w:t xml:space="preserve">ileage </w:t>
      </w:r>
      <w:r>
        <w:rPr>
          <w:rFonts w:hint="eastAsia"/>
        </w:rPr>
        <w:t>c</w:t>
      </w:r>
      <w:r>
        <w:t xml:space="preserve">orrection </w:t>
      </w:r>
      <w:r>
        <w:rPr>
          <w:rFonts w:hint="eastAsia"/>
        </w:rPr>
        <w:t>a</w:t>
      </w:r>
      <w:r>
        <w:t xml:space="preserve">lgorithm and </w:t>
      </w:r>
      <w:r>
        <w:rPr>
          <w:rFonts w:hint="eastAsia"/>
        </w:rPr>
        <w:t>c</w:t>
      </w:r>
      <w:r>
        <w:t xml:space="preserve">omparison before and after </w:t>
      </w:r>
      <w:r>
        <w:rPr>
          <w:rFonts w:hint="eastAsia"/>
        </w:rPr>
        <w:t>c</w:t>
      </w:r>
      <w:r>
        <w:t>orrection</w:t>
      </w:r>
    </w:p>
    <w:p w14:paraId="610A124D" w14:textId="77777777" w:rsidR="003E7760" w:rsidRDefault="00000000">
      <w:pPr>
        <w:pStyle w:val="3"/>
        <w:spacing w:before="156"/>
      </w:pPr>
      <w:bookmarkStart w:id="48" w:name="OLE_LINK13"/>
      <w:r>
        <w:t>Multi-Source Data Fusion Analysis for Beams</w:t>
      </w:r>
      <w:bookmarkEnd w:id="48"/>
    </w:p>
    <w:p w14:paraId="473C05FE" w14:textId="77777777" w:rsidR="003E7760" w:rsidRDefault="00000000">
      <w:pPr>
        <w:ind w:firstLine="480"/>
      </w:pPr>
      <w:r>
        <w:t xml:space="preserve">To achieve high-precision diagnosis of the service condition of bridge-end expansion devices, prior exploratory analysis of high-dimensional and nonlinear monitoring data is indispensable, as the absence of an a priori understanding of intrinsic data structures and fault representation patterns undermines both the physical interpretability and data-driven validity of subsequent diagnostic models. Accordingly, t-distributed stochastic neighbor embedding (t-SNE) clustering and Tucker tensor decomposition are adopted as essential prerequisite steps for damage identification. From an instantaneous-state perspective, t-SNE-based manifold learning demonstrates a distinguishable mapping between monitoring data and bridge-end structural irregularities, thereby providing data-level evidence for the feasibility of explicit state evaluation models. From a temporal-correlation perspective, Tucker tensor </w:t>
      </w:r>
      <w:r>
        <w:lastRenderedPageBreak/>
        <w:t>decomposition further reveals that critical faults such as jamming are not manifested as isolated anomalies in individual sensor readings, but rather as fundamental alterations in the correlation patterns among multi-source monitoring parameters. The monitoring state of a bridge-end rail expansion regulator at time t can be represented by a high-dimensional vector composed of multiple sensor measurements; however, excessive dimensionality leads to increased computational burden, overfitting risks, and limited visualization capability. Linear dimensionality reduction methods, such as principal component analysis (PCA), often fail to preserve nonlinear structures and show weak discriminative performance. In contrast, t-SNE effectively captures both linear and nonlinear relationships by converting pairwise distances into conditional probabilities and fitting low-dimensional distributions to high-dimensional data via gradient-based optimization, resulting in more clearly separated clusters that facilitate subsequent clustering-based interpretation. Validation using dynamic inspection data collected between August 2022 and December 2023 confirms that t-SNE-based clustering provides clear discrimination among irregularity characteristics, particularly for gauge-related features. Furthermore, a multi-source data fusion framework combining Kolmogorov–Arnold Networks (KAN) with attention mechanisms is introduced to analyze parameter mapping relationships and identify damage. KAN decomposes complex multivariate functions into interpretable univariate components, enabling explicit mathematical representation of the mapping between monitoring parameters and key performance indicators, while attention mechanisms enhance the modeling of global dependencies. By establishing normal-state mapping relationships between bridge-end monitoring parameters and expansion regulator displacement indicators, abnormal correlation patterns induced by jamming faults can be effectively identified, providing a robust basis for service-state assessment.</w:t>
      </w:r>
    </w:p>
    <w:p w14:paraId="3A9D6D55" w14:textId="77777777" w:rsidR="003E7760" w:rsidRDefault="00000000">
      <w:pPr>
        <w:keepNext/>
        <w:spacing w:line="240" w:lineRule="auto"/>
        <w:ind w:firstLineChars="0" w:firstLine="0"/>
        <w:jc w:val="center"/>
      </w:pPr>
      <w:r>
        <w:rPr>
          <w:noProof/>
        </w:rPr>
        <w:lastRenderedPageBreak/>
        <w:drawing>
          <wp:inline distT="0" distB="0" distL="0" distR="0" wp14:anchorId="7F274062" wp14:editId="1FDDE5B1">
            <wp:extent cx="5039995" cy="3188970"/>
            <wp:effectExtent l="0" t="0" r="825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40000" cy="3189217"/>
                    </a:xfrm>
                    <a:prstGeom prst="rect">
                      <a:avLst/>
                    </a:prstGeom>
                    <a:noFill/>
                  </pic:spPr>
                </pic:pic>
              </a:graphicData>
            </a:graphic>
          </wp:inline>
        </w:drawing>
      </w:r>
    </w:p>
    <w:p w14:paraId="64BEBD6F" w14:textId="43941E14" w:rsidR="003E7760" w:rsidRDefault="00000000">
      <w:pPr>
        <w:pStyle w:val="a3"/>
      </w:pPr>
      <w:r>
        <w:t xml:space="preserve">Figure </w:t>
      </w:r>
      <w:fldSimple w:instr=" SEQ Figure \* ARABIC ">
        <w:r w:rsidR="000C69C2">
          <w:rPr>
            <w:noProof/>
          </w:rPr>
          <w:t>22</w:t>
        </w:r>
      </w:fldSimple>
      <w:r>
        <w:rPr>
          <w:rFonts w:hint="eastAsia"/>
        </w:rPr>
        <w:t xml:space="preserve"> </w:t>
      </w:r>
      <w:r>
        <w:t xml:space="preserve">Fusion </w:t>
      </w:r>
      <w:r>
        <w:rPr>
          <w:rFonts w:hint="eastAsia"/>
        </w:rPr>
        <w:t>a</w:t>
      </w:r>
      <w:r>
        <w:t xml:space="preserve">nalysis of </w:t>
      </w:r>
      <w:r>
        <w:rPr>
          <w:rFonts w:hint="eastAsia"/>
        </w:rPr>
        <w:t>m</w:t>
      </w:r>
      <w:r>
        <w:t>ulti-</w:t>
      </w:r>
      <w:r>
        <w:rPr>
          <w:rFonts w:hint="eastAsia"/>
        </w:rPr>
        <w:t>s</w:t>
      </w:r>
      <w:r>
        <w:t xml:space="preserve">ource </w:t>
      </w:r>
      <w:r>
        <w:rPr>
          <w:rFonts w:hint="eastAsia"/>
        </w:rPr>
        <w:t>i</w:t>
      </w:r>
      <w:r>
        <w:t xml:space="preserve">nspection and </w:t>
      </w:r>
      <w:r>
        <w:rPr>
          <w:rFonts w:hint="eastAsia"/>
        </w:rPr>
        <w:t>m</w:t>
      </w:r>
      <w:r>
        <w:t xml:space="preserve">onitoring </w:t>
      </w:r>
      <w:r>
        <w:rPr>
          <w:rFonts w:hint="eastAsia"/>
        </w:rPr>
        <w:t>d</w:t>
      </w:r>
      <w:r>
        <w:t>ata</w:t>
      </w:r>
    </w:p>
    <w:p w14:paraId="77128235" w14:textId="77777777" w:rsidR="003E7760" w:rsidRDefault="00000000">
      <w:pPr>
        <w:pStyle w:val="3"/>
        <w:spacing w:before="156"/>
      </w:pPr>
      <w:r>
        <w:t>TQI Prediction for Kilometer-Scale Bridges</w:t>
      </w:r>
    </w:p>
    <w:p w14:paraId="2ABFB4F8" w14:textId="77777777" w:rsidR="003E7760" w:rsidRDefault="00000000">
      <w:pPr>
        <w:ind w:firstLine="480"/>
      </w:pPr>
      <w:r>
        <w:t xml:space="preserve">For kilometer-scale bridges, the long-term condition of the track structure directly impacts operational safety and ride comfort, with the Track Quality Index (TQI) serving as a key indicator of track geometry. Accurate prediction of TQI dynamics is essential for effective maintenance planning and prolonging structural service life. TQI data exhibit strong temporal dependencies, reflecting both gradual deterioration from cumulative operational effects—such as bridge creep and ballast degradation—and periodic influences from seasonal temperature variations, thermal expansion, and maintenance operations, resulting in nonlinear and non-stationary behavior. To address these complexities, a hybrid Prophet–Transformer (P-T) model is employed. The Prophet component decomposes each segment’s time series into trend, seasonal, and special-event components, automatically capturing long-term tendencies, monthly periodicity, and effects of maintenance or extreme events, while managing outliers flexibly. The Transformer then models residual errors from Prophet forecasts, using the residual deviation ratio as an additional feature to enhance the representation of nonlinear patterns and temporal dependencies, effectively creating a richer two-dimensional input space for learning complex relationships. Kilometer-scale bridges are divided into physically meaningful segments—including main span ends, midspan continuous beams, transition spans, and tower-constrained areas—to reflect spatial heterogeneity in TQI evolution. For each segment, monthly TQI data from 2021–2022 are used for training, and 2023 data are reserved for validation, ensuring independent segment-specific modeling. Rolling-window validation demonstrates that the P-T hybrid model achieves high predictive performance across all segments, with overall </w:t>
      </w:r>
      <w:r>
        <w:lastRenderedPageBreak/>
        <w:t>accuracy exceeding 95% and peak accuracies above 98% for most segments. Slightly lower accuracy near expansion joints and tower-constrained zones is attributed to higher local nonlinearity and structural complexity; nevertheless, performance remains robust. By integrating macro-scale trend extraction with fine-grained temporal feature learning, this approach provides a scalable, accurate framework for TQI prediction on kilometer-scale bridges, supporting precise segment-level maintenance and condition management decisions.</w:t>
      </w:r>
    </w:p>
    <w:p w14:paraId="78DDBF5D" w14:textId="77777777" w:rsidR="003E7760" w:rsidRDefault="00000000">
      <w:pPr>
        <w:keepNext/>
        <w:spacing w:line="240" w:lineRule="auto"/>
        <w:ind w:firstLineChars="0" w:firstLine="0"/>
        <w:jc w:val="center"/>
      </w:pPr>
      <w:r>
        <w:rPr>
          <w:noProof/>
        </w:rPr>
        <w:drawing>
          <wp:inline distT="0" distB="0" distL="0" distR="0" wp14:anchorId="1EC174F8" wp14:editId="7EB1145F">
            <wp:extent cx="5288280" cy="2268855"/>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00074" cy="2273886"/>
                    </a:xfrm>
                    <a:prstGeom prst="rect">
                      <a:avLst/>
                    </a:prstGeom>
                    <a:noFill/>
                  </pic:spPr>
                </pic:pic>
              </a:graphicData>
            </a:graphic>
          </wp:inline>
        </w:drawing>
      </w:r>
    </w:p>
    <w:p w14:paraId="178E58F3" w14:textId="76786767" w:rsidR="003E7760" w:rsidRDefault="00000000">
      <w:pPr>
        <w:pStyle w:val="a3"/>
      </w:pPr>
      <w:r>
        <w:t xml:space="preserve">Figure </w:t>
      </w:r>
      <w:fldSimple w:instr=" SEQ Figure \* ARABIC ">
        <w:r w:rsidR="000C69C2">
          <w:rPr>
            <w:noProof/>
          </w:rPr>
          <w:t>23</w:t>
        </w:r>
      </w:fldSimple>
      <w:r>
        <w:rPr>
          <w:rFonts w:hint="eastAsia"/>
        </w:rPr>
        <w:t xml:space="preserve"> </w:t>
      </w:r>
      <w:r>
        <w:t xml:space="preserve">Workflow of the TQI </w:t>
      </w:r>
      <w:r>
        <w:rPr>
          <w:rFonts w:hint="eastAsia"/>
        </w:rPr>
        <w:t>p</w:t>
      </w:r>
      <w:r>
        <w:t xml:space="preserve">rediction </w:t>
      </w:r>
      <w:r>
        <w:rPr>
          <w:rFonts w:hint="eastAsia"/>
        </w:rPr>
        <w:t>a</w:t>
      </w:r>
      <w:r>
        <w:t>lgorithm</w:t>
      </w:r>
    </w:p>
    <w:p w14:paraId="354A6005" w14:textId="77777777" w:rsidR="003E7760" w:rsidRDefault="00000000">
      <w:pPr>
        <w:pStyle w:val="2"/>
      </w:pPr>
      <w:r>
        <w:rPr>
          <w:rFonts w:hint="eastAsia"/>
        </w:rPr>
        <w:t>Example of General Survey-</w:t>
      </w:r>
      <w:r>
        <w:rPr>
          <w:b w:val="0"/>
          <w:bCs w:val="0"/>
          <w:szCs w:val="22"/>
        </w:rPr>
        <w:t xml:space="preserve"> </w:t>
      </w:r>
      <w:r>
        <w:t>Track Irregularity Census Technology Based on On-Board Vibration and Noise Sensing</w:t>
      </w:r>
    </w:p>
    <w:p w14:paraId="69741DF4" w14:textId="77777777" w:rsidR="003E7760" w:rsidRDefault="00000000">
      <w:pPr>
        <w:ind w:firstLine="480"/>
        <w:rPr>
          <w:rFonts w:eastAsia="等线" w:cs="Times New Roman"/>
        </w:rPr>
      </w:pPr>
      <w:r>
        <w:rPr>
          <w:rFonts w:eastAsia="等线" w:cs="Times New Roman" w:hint="eastAsia"/>
        </w:rPr>
        <w:t>In the "dual closed-loop" logic for constructing a new intelligent railway operation and maintenance system, census serves as the foundation and prerequisite. Its core objective is to achieve rapid, efficient, low-cost, and full-coverage preliminary screening of the service status of tracks across massive railway lines, so as to address the pain point of "fragmented sensing" and provide a data basis for subsequent precise decision-making and maintenance. While traditional dynamic inspection vehicles feature high efficiency, they are limited in quantity and high in cost, making it impossible to realize high-frequency, all-weather universal inspection. Static inspection, on the other hand, suffers from low efficiency and can hardly meet the operation requirements of long mileage and high density. Therefore, the development of on-board intelligent sensing technology based on in-service trains, which converts a large number of operating trains into "mobile sensors", has become a key path to break through the bottlenecks of current railway operation and maintenance.</w:t>
      </w:r>
    </w:p>
    <w:p w14:paraId="26AE1576" w14:textId="77777777" w:rsidR="003E7760" w:rsidRDefault="00000000">
      <w:pPr>
        <w:ind w:firstLine="480"/>
        <w:rPr>
          <w:rFonts w:eastAsia="等线" w:cs="Times New Roman"/>
        </w:rPr>
      </w:pPr>
      <w:r>
        <w:rPr>
          <w:rFonts w:eastAsia="等线" w:cs="Times New Roman" w:hint="eastAsia"/>
        </w:rPr>
        <w:t xml:space="preserve">This section systematically reviews the core research achievements of track vertical irregularity census technology based on multi-source on-board vibration and noise data. This research systematically addresses the key scientific and technical challenges, including the nonlinear mapping between on-board vibration and noise data of in-service trains and track irregularity service status, insufficient model </w:t>
      </w:r>
      <w:r>
        <w:rPr>
          <w:rFonts w:eastAsia="等线" w:cs="Times New Roman" w:hint="eastAsia"/>
        </w:rPr>
        <w:lastRenderedPageBreak/>
        <w:t>generalization performance under small-scale labeled data, and poor engineering adaptability of detection results. A full-chain technical system covering data acquisition, intelligent inversion to decision support is constructed, which provides systematic theoretical support and an engineerable technical path for the implementation of the census link in the intelligent operation and maintenance system.</w:t>
      </w:r>
    </w:p>
    <w:p w14:paraId="7E388B5B" w14:textId="77777777" w:rsidR="003E7760" w:rsidRDefault="00000000">
      <w:pPr>
        <w:pStyle w:val="3"/>
        <w:spacing w:before="156"/>
      </w:pPr>
      <w:r>
        <w:rPr>
          <w:rFonts w:hint="eastAsia"/>
        </w:rPr>
        <w:t>From Dedicated Inspection to Universal Sensing: A Fundamental Shift in Census Detection Philosophy</w:t>
      </w:r>
    </w:p>
    <w:p w14:paraId="73907AC3" w14:textId="77777777" w:rsidR="003E7760" w:rsidRDefault="00000000">
      <w:pPr>
        <w:ind w:firstLine="480"/>
        <w:rPr>
          <w:rFonts w:eastAsia="等线" w:cs="Times New Roman"/>
        </w:rPr>
      </w:pPr>
      <w:r>
        <w:rPr>
          <w:rFonts w:eastAsia="等线" w:cs="Times New Roman" w:hint="eastAsia"/>
        </w:rPr>
        <w:t>One of the core theoretical contributions of this research is the explicit proposal of a new census concept: "rapid identification of the service status of track irregularity using multi-source in-carriage vibration and noise data generated during the operation of in-service trains". The advantages of this concept are reflected in two aspects. The first is the fundamental transformation of the inspection subject, that is, the inspection task is shifted from expensive dedicated track inspection vehicles to a large number of high-speed electric multiple units (EMUs) and metro trains shuttling on the rail network daily. This makes high-frequency, low-cost full-coverage inspection possible, and promotes the leap from "regular physical examination" to "real-time health monitoring". The second is the innovation of sensing means: instead of relying on traditional dedicated precision sensors such as lasers, cameras or inertial navigation, low-cost and easy-to-install intelligent sensors installed in the carriage of in-service trains (such as the intelligent ride-along monitor independently developed by the research team) are used to collect "accompanying" data including car-body vibration acceleration and in-carriage noise. Although these data are not as direct as precision measurement data, they contain rich information on track status, and feature extremely low acquisition cost and easy large-scale deployment.</w:t>
      </w:r>
    </w:p>
    <w:p w14:paraId="08C2729F" w14:textId="77777777" w:rsidR="003E7760" w:rsidRDefault="00000000">
      <w:pPr>
        <w:pStyle w:val="3"/>
        <w:spacing w:before="156"/>
      </w:pPr>
      <w:r>
        <w:rPr>
          <w:rFonts w:hint="eastAsia"/>
        </w:rPr>
        <w:t>Deep Integration of Physics and Data: Resolving the Contradiction Between "Quality and Quantity" of Census Data</w:t>
      </w:r>
    </w:p>
    <w:p w14:paraId="26B3E0E8" w14:textId="77777777" w:rsidR="003E7760" w:rsidRDefault="00000000">
      <w:pPr>
        <w:ind w:firstLine="480"/>
        <w:rPr>
          <w:rFonts w:eastAsia="等线" w:cs="Times New Roman"/>
        </w:rPr>
      </w:pPr>
      <w:r>
        <w:rPr>
          <w:rFonts w:eastAsia="等线" w:cs="Times New Roman" w:hint="eastAsia"/>
        </w:rPr>
        <w:t>There is a complex nonlinear mapping relationship between the on-board vibration and noise data collected based on in-service trains and the track irregularity excitation. Meanwhile, in railway engineering scenarios, the high acquisition cost, small sample size and limited working condition coverage of labeled measured data are the core scientific problems restricting the accuracy and generalization performance of on-board inspection models. The research ingeniously constructs a "physics-data fusion" method combining physical models and data models, which effectively solves the contradiction between "quality and quantity" of data and provides core algorithm support for high-precision census.</w:t>
      </w:r>
    </w:p>
    <w:p w14:paraId="5DC7DF06" w14:textId="57DB1FD3" w:rsidR="003E7760" w:rsidRDefault="00000000">
      <w:pPr>
        <w:ind w:firstLine="480"/>
        <w:rPr>
          <w:rFonts w:eastAsia="等线" w:cs="Times New Roman"/>
        </w:rPr>
      </w:pPr>
      <w:r>
        <w:rPr>
          <w:rFonts w:eastAsia="等线" w:cs="Times New Roman" w:hint="eastAsia"/>
        </w:rPr>
        <w:t xml:space="preserve">Establishing a high-fidelity physical model to generate sufficient training data is the primary step to address the shortage of measured data. To compensate for the </w:t>
      </w:r>
      <w:r>
        <w:rPr>
          <w:rFonts w:eastAsia="等线" w:cs="Times New Roman" w:hint="eastAsia"/>
        </w:rPr>
        <w:lastRenderedPageBreak/>
        <w:t xml:space="preserve">limitations of measured data and explore the inherent physical relationship between excitation and response, the team first established a vehicle-track coupled vibration and noise simulation model. The model can simulate the vehicle vibration and noise response under arbitrary track irregularity conditions, and generate massive, diverse and labeled simulation data as the "knowledge source" for model training. Among them, the vehicle-track rigid-flexible coupled dynamic model not only considers the multi-rigid-body vehicle model and flexible track (Timoshenko beam), but also introduces the flexible wheelset model. The finite element model (FEM) of the wheelset is simplified through Guyan reduction theory, as shown in </w:t>
      </w:r>
      <w:r>
        <w:rPr>
          <w:rFonts w:eastAsia="等线" w:cs="Times New Roman" w:hint="eastAsia"/>
        </w:rPr>
        <w:fldChar w:fldCharType="begin"/>
      </w:r>
      <w:r>
        <w:rPr>
          <w:rFonts w:eastAsia="等线" w:cs="Times New Roman" w:hint="eastAsia"/>
        </w:rPr>
        <w:instrText xml:space="preserve"> REF _Ref14583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Table </w:t>
      </w:r>
      <w:r w:rsidR="00BA048F">
        <w:rPr>
          <w:rFonts w:eastAsia="黑体" w:cs="Times New Roman"/>
          <w:noProof/>
          <w:szCs w:val="24"/>
        </w:rPr>
        <w:t>11</w:t>
      </w:r>
      <w:r>
        <w:rPr>
          <w:rFonts w:eastAsia="等线" w:cs="Times New Roman" w:hint="eastAsia"/>
        </w:rPr>
        <w:fldChar w:fldCharType="end"/>
      </w:r>
      <w:r>
        <w:rPr>
          <w:rFonts w:eastAsia="等线" w:cs="Times New Roman" w:hint="eastAsia"/>
        </w:rPr>
        <w:t>. On the premise of ensuring the calculation accuracy, the accurate simulation of medium and high frequency wheel-rail vibration is realized. In addition, based on the three-dimensional spatial wave equation and implicit transient analysis method, the research established an acoustic model of wheelset vibration and noise, which can solve the transient response of the sound field under the action of wheelset vibration (</w:t>
      </w:r>
      <w:r>
        <w:rPr>
          <w:rFonts w:eastAsia="等线" w:cs="Times New Roman" w:hint="eastAsia"/>
        </w:rPr>
        <w:fldChar w:fldCharType="begin"/>
      </w:r>
      <w:r>
        <w:rPr>
          <w:rFonts w:eastAsia="等线" w:cs="Times New Roman" w:hint="eastAsia"/>
        </w:rPr>
        <w:instrText xml:space="preserve"> REF _Ref15458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20</w:t>
      </w:r>
      <w:r>
        <w:rPr>
          <w:rFonts w:eastAsia="等线" w:cs="Times New Roman" w:hint="eastAsia"/>
        </w:rPr>
        <w:fldChar w:fldCharType="end"/>
      </w:r>
      <w:r>
        <w:rPr>
          <w:rFonts w:eastAsia="等线" w:cs="Times New Roman" w:hint="eastAsia"/>
        </w:rPr>
        <w:t>). This provides a physical basis for the subsequent identification of short-wave track irregularities (such as rail corrugation) using in-carriage noise data. Through the above physical models, the researchers can simulate simulation data sets under various working conditions including track irregularities with different wavelengths and amplitudes, providing abundant samples for the training of subsequent data models.</w:t>
      </w:r>
    </w:p>
    <w:p w14:paraId="57C3D29A" w14:textId="0EEA7611" w:rsidR="003E7760" w:rsidRDefault="00000000">
      <w:pPr>
        <w:ind w:firstLineChars="0" w:firstLine="0"/>
        <w:jc w:val="center"/>
        <w:rPr>
          <w:rFonts w:eastAsia="黑体" w:cs="Times New Roman"/>
          <w:szCs w:val="24"/>
        </w:rPr>
      </w:pPr>
      <w:bookmarkStart w:id="49" w:name="_Ref1458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11</w:t>
      </w:r>
      <w:r w:rsidR="000037C7">
        <w:rPr>
          <w:rFonts w:eastAsia="黑体" w:cs="Times New Roman"/>
          <w:szCs w:val="24"/>
        </w:rPr>
        <w:fldChar w:fldCharType="end"/>
      </w:r>
      <w:bookmarkEnd w:id="49"/>
      <w:r>
        <w:rPr>
          <w:rFonts w:eastAsia="黑体" w:cs="Times New Roman" w:hint="eastAsia"/>
          <w:szCs w:val="24"/>
        </w:rPr>
        <w:t xml:space="preserve"> Frequency Comparison of the Model Before and After Reduction</w:t>
      </w:r>
    </w:p>
    <w:tbl>
      <w:tblPr>
        <w:tblW w:w="5000" w:type="pct"/>
        <w:tblLayout w:type="fixed"/>
        <w:tblCellMar>
          <w:left w:w="10" w:type="dxa"/>
          <w:right w:w="10" w:type="dxa"/>
        </w:tblCellMar>
        <w:tblLook w:val="04A0" w:firstRow="1" w:lastRow="0" w:firstColumn="1" w:lastColumn="0" w:noHBand="0" w:noVBand="1"/>
      </w:tblPr>
      <w:tblGrid>
        <w:gridCol w:w="976"/>
        <w:gridCol w:w="1693"/>
        <w:gridCol w:w="1794"/>
        <w:gridCol w:w="841"/>
        <w:gridCol w:w="3002"/>
      </w:tblGrid>
      <w:tr w:rsidR="003E7760" w14:paraId="25B4861F" w14:textId="77777777">
        <w:tc>
          <w:tcPr>
            <w:tcW w:w="587" w:type="pct"/>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0E734D98" w14:textId="77777777" w:rsidR="003E7760" w:rsidRDefault="00000000">
            <w:pPr>
              <w:ind w:firstLineChars="0" w:firstLine="0"/>
              <w:jc w:val="center"/>
              <w:rPr>
                <w:rFonts w:eastAsia="等线" w:cs="Times New Roman"/>
              </w:rPr>
            </w:pPr>
            <w:r>
              <w:rPr>
                <w:rFonts w:eastAsia="等线" w:cs="Times New Roman" w:hint="eastAsia"/>
              </w:rPr>
              <w:t>Order</w:t>
            </w:r>
          </w:p>
        </w:tc>
        <w:tc>
          <w:tcPr>
            <w:tcW w:w="1019"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874660E" w14:textId="77777777" w:rsidR="003E7760" w:rsidRDefault="00000000">
            <w:pPr>
              <w:ind w:firstLineChars="0" w:firstLine="0"/>
              <w:jc w:val="center"/>
              <w:rPr>
                <w:rFonts w:eastAsia="等线" w:cs="Times New Roman"/>
              </w:rPr>
            </w:pPr>
            <w:r>
              <w:rPr>
                <w:rFonts w:eastAsia="等线" w:cs="Times New Roman" w:hint="eastAsia"/>
              </w:rPr>
              <w:t>Frequency Before Reduction/Hz</w:t>
            </w:r>
          </w:p>
        </w:tc>
        <w:tc>
          <w:tcPr>
            <w:tcW w:w="1080"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247C1CE0" w14:textId="77777777" w:rsidR="003E7760" w:rsidRDefault="00000000">
            <w:pPr>
              <w:ind w:firstLineChars="0" w:firstLine="0"/>
              <w:jc w:val="center"/>
              <w:rPr>
                <w:rFonts w:eastAsia="等线" w:cs="Times New Roman"/>
              </w:rPr>
            </w:pPr>
            <w:r>
              <w:rPr>
                <w:rFonts w:eastAsia="等线" w:cs="Times New Roman" w:hint="eastAsia"/>
              </w:rPr>
              <w:t>Frequency After Reduction/Hz</w:t>
            </w:r>
          </w:p>
        </w:tc>
        <w:tc>
          <w:tcPr>
            <w:tcW w:w="5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86C8588" w14:textId="77777777" w:rsidR="003E7760" w:rsidRDefault="00000000">
            <w:pPr>
              <w:ind w:firstLineChars="0" w:firstLine="0"/>
              <w:jc w:val="center"/>
              <w:rPr>
                <w:rFonts w:eastAsia="等线" w:cs="Times New Roman"/>
              </w:rPr>
            </w:pPr>
            <w:r>
              <w:rPr>
                <w:rFonts w:eastAsia="等线" w:cs="Times New Roman" w:hint="eastAsia"/>
              </w:rPr>
              <w:t>Error</w:t>
            </w:r>
          </w:p>
        </w:tc>
        <w:tc>
          <w:tcPr>
            <w:tcW w:w="18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064B892D" w14:textId="77777777" w:rsidR="003E7760" w:rsidRDefault="00000000">
            <w:pPr>
              <w:ind w:firstLineChars="0" w:firstLine="0"/>
              <w:jc w:val="center"/>
              <w:rPr>
                <w:rFonts w:eastAsia="等线" w:cs="Times New Roman"/>
              </w:rPr>
            </w:pPr>
            <w:r>
              <w:rPr>
                <w:rFonts w:eastAsia="等线" w:cs="Times New Roman" w:hint="eastAsia"/>
              </w:rPr>
              <w:t>Vibration Mode</w:t>
            </w:r>
          </w:p>
        </w:tc>
      </w:tr>
      <w:tr w:rsidR="003E7760" w14:paraId="6090028D" w14:textId="77777777">
        <w:tc>
          <w:tcPr>
            <w:tcW w:w="587"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26A37D2" w14:textId="77777777" w:rsidR="003E7760" w:rsidRDefault="00000000">
            <w:pPr>
              <w:ind w:firstLineChars="0" w:firstLine="0"/>
              <w:jc w:val="center"/>
              <w:rPr>
                <w:rFonts w:eastAsia="等线" w:cs="Times New Roman"/>
              </w:rPr>
            </w:pPr>
            <w:r>
              <w:rPr>
                <w:rFonts w:eastAsia="等线" w:cs="Times New Roman" w:hint="eastAsia"/>
              </w:rPr>
              <w:t>7</w:t>
            </w:r>
          </w:p>
        </w:tc>
        <w:tc>
          <w:tcPr>
            <w:tcW w:w="101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FEC5883" w14:textId="77777777" w:rsidR="003E7760" w:rsidRDefault="00000000">
            <w:pPr>
              <w:ind w:firstLineChars="0" w:firstLine="0"/>
              <w:jc w:val="center"/>
              <w:rPr>
                <w:rFonts w:eastAsia="等线" w:cs="Times New Roman"/>
              </w:rPr>
            </w:pPr>
            <w:r>
              <w:rPr>
                <w:rFonts w:eastAsia="等线" w:cs="Times New Roman" w:hint="eastAsia"/>
              </w:rPr>
              <w:t>88.9</w:t>
            </w:r>
          </w:p>
        </w:tc>
        <w:tc>
          <w:tcPr>
            <w:tcW w:w="1080"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90CA901" w14:textId="77777777" w:rsidR="003E7760" w:rsidRDefault="00000000">
            <w:pPr>
              <w:ind w:firstLineChars="0" w:firstLine="0"/>
              <w:jc w:val="center"/>
              <w:rPr>
                <w:rFonts w:eastAsia="等线" w:cs="Times New Roman"/>
              </w:rPr>
            </w:pPr>
            <w:r>
              <w:rPr>
                <w:rFonts w:eastAsia="等线" w:cs="Times New Roman" w:hint="eastAsia"/>
              </w:rPr>
              <w:t>88.8</w:t>
            </w:r>
          </w:p>
        </w:tc>
        <w:tc>
          <w:tcPr>
            <w:tcW w:w="5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5BC5850"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594E3CF" w14:textId="77777777" w:rsidR="003E7760" w:rsidRDefault="00000000">
            <w:pPr>
              <w:ind w:firstLineChars="0" w:firstLine="0"/>
              <w:jc w:val="center"/>
              <w:rPr>
                <w:rFonts w:eastAsia="等线" w:cs="Times New Roman"/>
              </w:rPr>
            </w:pPr>
            <w:r>
              <w:rPr>
                <w:rFonts w:eastAsia="等线" w:cs="Times New Roman" w:hint="eastAsia"/>
              </w:rPr>
              <w:t>Axial Torsion (Y-direction)</w:t>
            </w:r>
          </w:p>
        </w:tc>
      </w:tr>
      <w:tr w:rsidR="003E7760" w14:paraId="27483E08"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2481F2BE" w14:textId="77777777" w:rsidR="003E7760" w:rsidRDefault="00000000">
            <w:pPr>
              <w:ind w:firstLineChars="0" w:firstLine="0"/>
              <w:jc w:val="center"/>
              <w:rPr>
                <w:rFonts w:eastAsia="等线" w:cs="Times New Roman"/>
              </w:rPr>
            </w:pPr>
            <w:r>
              <w:rPr>
                <w:rFonts w:eastAsia="等线" w:cs="Times New Roman" w:hint="eastAsia"/>
              </w:rPr>
              <w:t>8</w:t>
            </w:r>
            <w:r>
              <w:rPr>
                <w:rFonts w:eastAsia="等线" w:cs="Times New Roman" w:hint="eastAsia"/>
              </w:rPr>
              <w:t>、</w:t>
            </w:r>
            <w:r>
              <w:rPr>
                <w:rFonts w:eastAsia="等线" w:cs="Times New Roman" w:hint="eastAsia"/>
              </w:rPr>
              <w:t>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84A26AF" w14:textId="77777777" w:rsidR="003E7760" w:rsidRDefault="00000000">
            <w:pPr>
              <w:ind w:firstLineChars="0" w:firstLine="0"/>
              <w:jc w:val="center"/>
              <w:rPr>
                <w:rFonts w:eastAsia="等线" w:cs="Times New Roman"/>
              </w:rPr>
            </w:pPr>
            <w:r>
              <w:rPr>
                <w:rFonts w:eastAsia="等线" w:cs="Times New Roman" w:hint="eastAsia"/>
              </w:rPr>
              <w:t>103.2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3FBAE23D" w14:textId="77777777" w:rsidR="003E7760" w:rsidRDefault="00000000">
            <w:pPr>
              <w:ind w:firstLineChars="0" w:firstLine="0"/>
              <w:jc w:val="center"/>
              <w:rPr>
                <w:rFonts w:eastAsia="等线" w:cs="Times New Roman"/>
              </w:rPr>
            </w:pPr>
            <w:r>
              <w:rPr>
                <w:rFonts w:eastAsia="等线" w:cs="Times New Roman" w:hint="eastAsia"/>
              </w:rPr>
              <w:t>102.9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7F860FC1" w14:textId="77777777" w:rsidR="003E7760" w:rsidRDefault="00000000">
            <w:pPr>
              <w:ind w:firstLineChars="0" w:firstLine="0"/>
              <w:jc w:val="center"/>
              <w:rPr>
                <w:rFonts w:eastAsia="等线" w:cs="Times New Roman"/>
              </w:rPr>
            </w:pPr>
            <w:r>
              <w:rPr>
                <w:rFonts w:eastAsia="等线" w:cs="Times New Roman" w:hint="eastAsia"/>
              </w:rPr>
              <w:t>0.3%</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551757E6" w14:textId="77777777" w:rsidR="003E7760" w:rsidRDefault="00000000">
            <w:pPr>
              <w:ind w:firstLineChars="0" w:firstLine="0"/>
              <w:jc w:val="center"/>
              <w:rPr>
                <w:rFonts w:eastAsia="等线" w:cs="Times New Roman"/>
              </w:rPr>
            </w:pPr>
            <w:r>
              <w:rPr>
                <w:rFonts w:eastAsia="等线" w:cs="Times New Roman" w:hint="eastAsia"/>
              </w:rPr>
              <w:t>First-order Bending of the Axle (XOY, ZOY Planes)</w:t>
            </w:r>
          </w:p>
        </w:tc>
      </w:tr>
      <w:tr w:rsidR="003E7760" w14:paraId="7148E08F"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73C13D4B" w14:textId="77777777" w:rsidR="003E7760" w:rsidRDefault="00000000">
            <w:pPr>
              <w:ind w:firstLineChars="0" w:firstLine="0"/>
              <w:jc w:val="center"/>
              <w:rPr>
                <w:rFonts w:eastAsia="等线" w:cs="Times New Roman"/>
              </w:rPr>
            </w:pPr>
            <w:r>
              <w:rPr>
                <w:rFonts w:eastAsia="等线" w:cs="Times New Roman" w:hint="eastAsia"/>
              </w:rPr>
              <w:t>10</w:t>
            </w:r>
            <w:r>
              <w:rPr>
                <w:rFonts w:eastAsia="等线" w:cs="Times New Roman" w:hint="eastAsia"/>
              </w:rPr>
              <w:t>、</w:t>
            </w:r>
            <w:r>
              <w:rPr>
                <w:rFonts w:eastAsia="等线" w:cs="Times New Roman" w:hint="eastAsia"/>
              </w:rPr>
              <w:t>11</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57595C42" w14:textId="77777777" w:rsidR="003E7760" w:rsidRDefault="00000000">
            <w:pPr>
              <w:ind w:firstLineChars="0" w:firstLine="0"/>
              <w:jc w:val="center"/>
              <w:rPr>
                <w:rFonts w:eastAsia="等线" w:cs="Times New Roman"/>
              </w:rPr>
            </w:pPr>
            <w:r>
              <w:rPr>
                <w:rFonts w:eastAsia="等线" w:cs="Times New Roman" w:hint="eastAsia"/>
              </w:rPr>
              <w:t>167.4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A352D1D" w14:textId="77777777" w:rsidR="003E7760" w:rsidRDefault="00000000">
            <w:pPr>
              <w:ind w:firstLineChars="0" w:firstLine="0"/>
              <w:jc w:val="center"/>
              <w:rPr>
                <w:rFonts w:eastAsia="等线" w:cs="Times New Roman"/>
              </w:rPr>
            </w:pPr>
            <w:r>
              <w:rPr>
                <w:rFonts w:eastAsia="等线" w:cs="Times New Roman" w:hint="eastAsia"/>
              </w:rPr>
              <w:t>167.2</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051082E9"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657AE229" w14:textId="77777777" w:rsidR="003E7760" w:rsidRDefault="00000000">
            <w:pPr>
              <w:ind w:firstLineChars="0" w:firstLine="0"/>
              <w:jc w:val="center"/>
              <w:rPr>
                <w:rFonts w:eastAsia="等线" w:cs="Times New Roman"/>
              </w:rPr>
            </w:pPr>
            <w:r>
              <w:rPr>
                <w:rFonts w:eastAsia="等线" w:cs="Times New Roman" w:hint="eastAsia"/>
              </w:rPr>
              <w:t>Second-order Bending of the Axle (XOY, ZOY Planes)</w:t>
            </w:r>
          </w:p>
        </w:tc>
      </w:tr>
      <w:tr w:rsidR="003E7760" w14:paraId="734F769A"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47D38D90" w14:textId="77777777" w:rsidR="003E7760" w:rsidRDefault="00000000">
            <w:pPr>
              <w:ind w:firstLineChars="0" w:firstLine="0"/>
              <w:jc w:val="center"/>
              <w:rPr>
                <w:rFonts w:eastAsia="等线" w:cs="Times New Roman"/>
              </w:rPr>
            </w:pPr>
            <w:r>
              <w:rPr>
                <w:rFonts w:eastAsia="等线" w:cs="Times New Roman" w:hint="eastAsia"/>
              </w:rPr>
              <w:t>12</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19EAA761" w14:textId="77777777" w:rsidR="003E7760" w:rsidRDefault="00000000">
            <w:pPr>
              <w:ind w:firstLineChars="0" w:firstLine="0"/>
              <w:jc w:val="center"/>
              <w:rPr>
                <w:rFonts w:eastAsia="等线" w:cs="Times New Roman"/>
              </w:rPr>
            </w:pPr>
            <w:r>
              <w:rPr>
                <w:rFonts w:eastAsia="等线" w:cs="Times New Roman" w:hint="eastAsia"/>
              </w:rPr>
              <w:t>267.5</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5A23F473" w14:textId="77777777" w:rsidR="003E7760" w:rsidRDefault="00000000">
            <w:pPr>
              <w:ind w:firstLineChars="0" w:firstLine="0"/>
              <w:jc w:val="center"/>
              <w:rPr>
                <w:rFonts w:eastAsia="等线" w:cs="Times New Roman"/>
              </w:rPr>
            </w:pPr>
            <w:r>
              <w:rPr>
                <w:rFonts w:eastAsia="等线" w:cs="Times New Roman" w:hint="eastAsia"/>
              </w:rPr>
              <w:t>266.9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3065D32B"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D62E7F8" w14:textId="77777777" w:rsidR="003E7760" w:rsidRDefault="00000000">
            <w:pPr>
              <w:ind w:firstLineChars="0" w:firstLine="0"/>
              <w:jc w:val="center"/>
              <w:rPr>
                <w:rFonts w:eastAsia="等线" w:cs="Times New Roman"/>
              </w:rPr>
            </w:pPr>
            <w:r>
              <w:rPr>
                <w:rFonts w:eastAsia="等线" w:cs="Times New Roman" w:hint="eastAsia"/>
              </w:rPr>
              <w:t>Symmetric Umbrella Mode of Wheel</w:t>
            </w:r>
          </w:p>
        </w:tc>
      </w:tr>
      <w:tr w:rsidR="003E7760" w14:paraId="0C68B301"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B0E20D5" w14:textId="77777777" w:rsidR="003E7760" w:rsidRDefault="00000000">
            <w:pPr>
              <w:ind w:firstLineChars="0" w:firstLine="0"/>
              <w:jc w:val="center"/>
              <w:rPr>
                <w:rFonts w:eastAsia="等线" w:cs="Times New Roman"/>
              </w:rPr>
            </w:pPr>
            <w:r>
              <w:rPr>
                <w:rFonts w:eastAsia="等线" w:cs="Times New Roman" w:hint="eastAsia"/>
              </w:rPr>
              <w:t>13</w:t>
            </w:r>
            <w:r>
              <w:rPr>
                <w:rFonts w:eastAsia="等线" w:cs="Times New Roman" w:hint="eastAsia"/>
              </w:rPr>
              <w:t>、</w:t>
            </w:r>
            <w:r>
              <w:rPr>
                <w:rFonts w:eastAsia="等线" w:cs="Times New Roman" w:hint="eastAsia"/>
              </w:rPr>
              <w:t>14</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380E4B85" w14:textId="77777777" w:rsidR="003E7760" w:rsidRDefault="00000000">
            <w:pPr>
              <w:ind w:firstLineChars="0" w:firstLine="0"/>
              <w:jc w:val="center"/>
              <w:rPr>
                <w:rFonts w:eastAsia="等线" w:cs="Times New Roman"/>
              </w:rPr>
            </w:pPr>
            <w:r>
              <w:rPr>
                <w:rFonts w:eastAsia="等线" w:cs="Times New Roman" w:hint="eastAsia"/>
              </w:rPr>
              <w:t>302.2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773F361" w14:textId="77777777" w:rsidR="003E7760" w:rsidRDefault="00000000">
            <w:pPr>
              <w:ind w:firstLineChars="0" w:firstLine="0"/>
              <w:jc w:val="center"/>
              <w:rPr>
                <w:rFonts w:eastAsia="等线" w:cs="Times New Roman"/>
              </w:rPr>
            </w:pPr>
            <w:r>
              <w:rPr>
                <w:rFonts w:eastAsia="等线" w:cs="Times New Roman" w:hint="eastAsia"/>
              </w:rPr>
              <w:t>301.6</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564C7D58"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F718025" w14:textId="77777777" w:rsidR="003E7760" w:rsidRDefault="00000000">
            <w:pPr>
              <w:ind w:firstLineChars="0" w:firstLine="0"/>
              <w:jc w:val="center"/>
              <w:rPr>
                <w:rFonts w:eastAsia="等线" w:cs="Times New Roman"/>
              </w:rPr>
            </w:pPr>
            <w:r>
              <w:rPr>
                <w:rFonts w:eastAsia="等线" w:cs="Times New Roman" w:hint="eastAsia"/>
              </w:rPr>
              <w:t>Third-order Bending of the Axle (XOY, ZOY Planes)</w:t>
            </w:r>
          </w:p>
        </w:tc>
      </w:tr>
      <w:tr w:rsidR="003E7760" w14:paraId="70B0EF8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581124F0" w14:textId="77777777" w:rsidR="003E7760" w:rsidRDefault="00000000">
            <w:pPr>
              <w:ind w:firstLineChars="0" w:firstLine="0"/>
              <w:jc w:val="center"/>
              <w:rPr>
                <w:rFonts w:eastAsia="等线" w:cs="Times New Roman"/>
              </w:rPr>
            </w:pPr>
            <w:r>
              <w:rPr>
                <w:rFonts w:eastAsia="等线" w:cs="Times New Roman" w:hint="eastAsia"/>
              </w:rPr>
              <w:t>15</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4C2F5BD" w14:textId="77777777" w:rsidR="003E7760" w:rsidRDefault="00000000">
            <w:pPr>
              <w:ind w:firstLineChars="0" w:firstLine="0"/>
              <w:jc w:val="center"/>
              <w:rPr>
                <w:rFonts w:eastAsia="等线" w:cs="Times New Roman"/>
              </w:rPr>
            </w:pPr>
            <w:r>
              <w:rPr>
                <w:rFonts w:eastAsia="等线" w:cs="Times New Roman" w:hint="eastAsia"/>
              </w:rPr>
              <w:t>390.7</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665A1260" w14:textId="77777777" w:rsidR="003E7760" w:rsidRDefault="00000000">
            <w:pPr>
              <w:ind w:firstLineChars="0" w:firstLine="0"/>
              <w:jc w:val="center"/>
              <w:rPr>
                <w:rFonts w:eastAsia="等线" w:cs="Times New Roman"/>
              </w:rPr>
            </w:pPr>
            <w:r>
              <w:rPr>
                <w:rFonts w:eastAsia="等线" w:cs="Times New Roman" w:hint="eastAsia"/>
              </w:rPr>
              <w:t>389.1</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87FC7FD"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92809F4" w14:textId="77777777" w:rsidR="003E7760" w:rsidRDefault="00000000">
            <w:pPr>
              <w:ind w:firstLineChars="0" w:firstLine="0"/>
              <w:jc w:val="center"/>
              <w:rPr>
                <w:rFonts w:eastAsia="等线" w:cs="Times New Roman"/>
              </w:rPr>
            </w:pPr>
            <w:r>
              <w:rPr>
                <w:rFonts w:eastAsia="等线" w:cs="Times New Roman" w:hint="eastAsia"/>
              </w:rPr>
              <w:t>Anti-symmetric Umbrella Mode of Wheel</w:t>
            </w:r>
          </w:p>
        </w:tc>
      </w:tr>
      <w:tr w:rsidR="003E7760" w14:paraId="46D530F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8D168A0" w14:textId="77777777" w:rsidR="003E7760" w:rsidRDefault="00000000">
            <w:pPr>
              <w:ind w:firstLineChars="0" w:firstLine="0"/>
              <w:jc w:val="center"/>
              <w:rPr>
                <w:rFonts w:eastAsia="等线" w:cs="Times New Roman"/>
              </w:rPr>
            </w:pPr>
            <w:r>
              <w:rPr>
                <w:rFonts w:eastAsia="等线" w:cs="Times New Roman" w:hint="eastAsia"/>
              </w:rPr>
              <w:t>16</w:t>
            </w:r>
            <w:r>
              <w:rPr>
                <w:rFonts w:eastAsia="等线" w:cs="Times New Roman" w:hint="eastAsia"/>
              </w:rPr>
              <w:t>、</w:t>
            </w:r>
            <w:r>
              <w:rPr>
                <w:rFonts w:eastAsia="等线" w:cs="Times New Roman" w:hint="eastAsia"/>
              </w:rPr>
              <w:t>17</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64A7785F" w14:textId="77777777" w:rsidR="003E7760" w:rsidRDefault="00000000">
            <w:pPr>
              <w:ind w:firstLineChars="0" w:firstLine="0"/>
              <w:jc w:val="center"/>
              <w:rPr>
                <w:rFonts w:eastAsia="等线" w:cs="Times New Roman"/>
              </w:rPr>
            </w:pPr>
            <w:r>
              <w:rPr>
                <w:rFonts w:eastAsia="等线" w:cs="Times New Roman" w:hint="eastAsia"/>
              </w:rPr>
              <w:t>426.4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07C1C1D6" w14:textId="77777777" w:rsidR="003E7760" w:rsidRDefault="00000000">
            <w:pPr>
              <w:ind w:firstLineChars="0" w:firstLine="0"/>
              <w:jc w:val="center"/>
              <w:rPr>
                <w:rFonts w:eastAsia="等线" w:cs="Times New Roman"/>
              </w:rPr>
            </w:pPr>
            <w:r>
              <w:rPr>
                <w:rFonts w:eastAsia="等线" w:cs="Times New Roman" w:hint="eastAsia"/>
              </w:rPr>
              <w:t>423.8</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F35E2BE" w14:textId="77777777" w:rsidR="003E7760" w:rsidRDefault="00000000">
            <w:pPr>
              <w:ind w:firstLineChars="0" w:firstLine="0"/>
              <w:jc w:val="center"/>
              <w:rPr>
                <w:rFonts w:eastAsia="等线" w:cs="Times New Roman"/>
              </w:rPr>
            </w:pPr>
            <w:r>
              <w:rPr>
                <w:rFonts w:eastAsia="等线" w:cs="Times New Roman" w:hint="eastAsia"/>
              </w:rPr>
              <w:t>0.6%</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1486F1C" w14:textId="77777777" w:rsidR="003E7760" w:rsidRDefault="00000000">
            <w:pPr>
              <w:ind w:firstLineChars="0" w:firstLine="0"/>
              <w:jc w:val="center"/>
              <w:rPr>
                <w:rFonts w:eastAsia="等线" w:cs="Times New Roman"/>
              </w:rPr>
            </w:pPr>
            <w:r>
              <w:rPr>
                <w:rFonts w:eastAsia="等线" w:cs="Times New Roman" w:hint="eastAsia"/>
              </w:rPr>
              <w:t xml:space="preserve">First-order Bending of </w:t>
            </w:r>
            <w:r>
              <w:rPr>
                <w:rFonts w:eastAsia="等线" w:cs="Times New Roman" w:hint="eastAsia"/>
              </w:rPr>
              <w:lastRenderedPageBreak/>
              <w:t>Wheel</w:t>
            </w:r>
          </w:p>
        </w:tc>
      </w:tr>
      <w:tr w:rsidR="003E7760" w14:paraId="2F1E0E0E"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634981E" w14:textId="77777777" w:rsidR="003E7760" w:rsidRDefault="00000000">
            <w:pPr>
              <w:ind w:firstLineChars="0" w:firstLine="0"/>
              <w:jc w:val="center"/>
              <w:rPr>
                <w:rFonts w:eastAsia="等线" w:cs="Times New Roman"/>
              </w:rPr>
            </w:pPr>
            <w:r>
              <w:rPr>
                <w:rFonts w:eastAsia="等线" w:cs="Times New Roman" w:hint="eastAsia"/>
              </w:rPr>
              <w:t>18</w:t>
            </w:r>
            <w:r>
              <w:rPr>
                <w:rFonts w:eastAsia="等线" w:cs="Times New Roman" w:hint="eastAsia"/>
              </w:rPr>
              <w:t>、</w:t>
            </w:r>
            <w:r>
              <w:rPr>
                <w:rFonts w:eastAsia="等线" w:cs="Times New Roman" w:hint="eastAsia"/>
              </w:rPr>
              <w:t>19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ABC6A00" w14:textId="77777777" w:rsidR="003E7760" w:rsidRDefault="00000000">
            <w:pPr>
              <w:ind w:firstLineChars="0" w:firstLine="0"/>
              <w:jc w:val="center"/>
              <w:rPr>
                <w:rFonts w:eastAsia="等线" w:cs="Times New Roman"/>
              </w:rPr>
            </w:pPr>
            <w:r>
              <w:rPr>
                <w:rFonts w:eastAsia="等线" w:cs="Times New Roman" w:hint="eastAsia"/>
              </w:rPr>
              <w:t>427.0</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93B5732" w14:textId="77777777" w:rsidR="003E7760" w:rsidRDefault="00000000">
            <w:pPr>
              <w:ind w:firstLineChars="0" w:firstLine="0"/>
              <w:jc w:val="center"/>
              <w:rPr>
                <w:rFonts w:eastAsia="等线" w:cs="Times New Roman"/>
              </w:rPr>
            </w:pPr>
            <w:r>
              <w:rPr>
                <w:rFonts w:eastAsia="等线" w:cs="Times New Roman" w:hint="eastAsia"/>
              </w:rPr>
              <w:t>425.3</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148CE0CC"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7B98BE75" w14:textId="77777777" w:rsidR="003E7760" w:rsidRDefault="00000000">
            <w:pPr>
              <w:ind w:firstLineChars="0" w:firstLine="0"/>
              <w:jc w:val="center"/>
              <w:rPr>
                <w:rFonts w:eastAsia="等线" w:cs="Times New Roman"/>
              </w:rPr>
            </w:pPr>
            <w:r>
              <w:rPr>
                <w:rFonts w:eastAsia="等线" w:cs="Times New Roman" w:hint="eastAsia"/>
              </w:rPr>
              <w:t>First-order Bending of Wheel</w:t>
            </w:r>
          </w:p>
        </w:tc>
      </w:tr>
      <w:tr w:rsidR="003E7760" w14:paraId="4908F74E" w14:textId="77777777">
        <w:tc>
          <w:tcPr>
            <w:tcW w:w="587"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F29A180" w14:textId="77777777" w:rsidR="003E7760" w:rsidRDefault="00000000">
            <w:pPr>
              <w:ind w:firstLineChars="0" w:firstLine="0"/>
              <w:jc w:val="center"/>
              <w:rPr>
                <w:rFonts w:eastAsia="等线" w:cs="Times New Roman"/>
              </w:rPr>
            </w:pPr>
            <w:r>
              <w:rPr>
                <w:rFonts w:eastAsia="等线" w:cs="Times New Roman" w:hint="eastAsia"/>
              </w:rPr>
              <w:t>20</w:t>
            </w:r>
            <w:r>
              <w:rPr>
                <w:rFonts w:eastAsia="等线" w:cs="Times New Roman" w:hint="eastAsia"/>
              </w:rPr>
              <w:t>、</w:t>
            </w:r>
            <w:r>
              <w:rPr>
                <w:rFonts w:eastAsia="等线" w:cs="Times New Roman" w:hint="eastAsia"/>
              </w:rPr>
              <w:t>21</w:t>
            </w:r>
          </w:p>
        </w:tc>
        <w:tc>
          <w:tcPr>
            <w:tcW w:w="101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B256A97" w14:textId="77777777" w:rsidR="003E7760" w:rsidRDefault="00000000">
            <w:pPr>
              <w:ind w:firstLineChars="0" w:firstLine="0"/>
              <w:jc w:val="center"/>
              <w:rPr>
                <w:rFonts w:eastAsia="等线" w:cs="Times New Roman"/>
              </w:rPr>
            </w:pPr>
            <w:r>
              <w:rPr>
                <w:rFonts w:eastAsia="等线" w:cs="Times New Roman" w:hint="eastAsia"/>
              </w:rPr>
              <w:t>536.5</w:t>
            </w:r>
          </w:p>
        </w:tc>
        <w:tc>
          <w:tcPr>
            <w:tcW w:w="1080"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576FA72" w14:textId="77777777" w:rsidR="003E7760" w:rsidRDefault="00000000">
            <w:pPr>
              <w:ind w:firstLineChars="0" w:firstLine="0"/>
              <w:jc w:val="center"/>
              <w:rPr>
                <w:rFonts w:eastAsia="等线" w:cs="Times New Roman"/>
              </w:rPr>
            </w:pPr>
            <w:r>
              <w:rPr>
                <w:rFonts w:eastAsia="等线" w:cs="Times New Roman" w:hint="eastAsia"/>
              </w:rPr>
              <w:t>534.4</w:t>
            </w:r>
          </w:p>
        </w:tc>
        <w:tc>
          <w:tcPr>
            <w:tcW w:w="5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072CE37"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F5DF5E9" w14:textId="77777777" w:rsidR="003E7760" w:rsidRDefault="00000000">
            <w:pPr>
              <w:ind w:firstLineChars="0" w:firstLine="0"/>
              <w:jc w:val="center"/>
              <w:rPr>
                <w:rFonts w:eastAsia="等线" w:cs="Times New Roman"/>
              </w:rPr>
            </w:pPr>
            <w:r>
              <w:rPr>
                <w:rFonts w:eastAsia="等线" w:cs="Times New Roman" w:hint="eastAsia"/>
              </w:rPr>
              <w:t>Fourth-order Bending of the Axle (XOY, ZOY Planes)</w:t>
            </w:r>
          </w:p>
        </w:tc>
      </w:tr>
    </w:tbl>
    <w:p w14:paraId="3E8DDCE5" w14:textId="77777777" w:rsidR="003E7760" w:rsidRDefault="00000000">
      <w:pPr>
        <w:spacing w:line="240" w:lineRule="auto"/>
        <w:ind w:firstLineChars="0" w:firstLine="0"/>
        <w:jc w:val="center"/>
        <w:rPr>
          <w:rFonts w:eastAsia="等线" w:cs="Times New Roman"/>
        </w:rPr>
      </w:pPr>
      <w:r>
        <w:rPr>
          <w:rFonts w:eastAsia="等线" w:cs="Times New Roman"/>
          <w:noProof/>
        </w:rPr>
        <w:drawing>
          <wp:inline distT="0" distB="0" distL="114300" distR="114300" wp14:anchorId="6A678F3F" wp14:editId="21EF6524">
            <wp:extent cx="2458085" cy="1620520"/>
            <wp:effectExtent l="0" t="0" r="1079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7">
                      <a:clrChange>
                        <a:clrFrom>
                          <a:srgbClr val="FFFFFF">
                            <a:alpha val="100000"/>
                          </a:srgbClr>
                        </a:clrFrom>
                        <a:clrTo>
                          <a:srgbClr val="FFFFFF">
                            <a:alpha val="100000"/>
                            <a:alpha val="0"/>
                          </a:srgbClr>
                        </a:clrTo>
                      </a:clrChange>
                    </a:blip>
                    <a:srcRect l="964" t="1225" r="862" b="1110"/>
                    <a:stretch>
                      <a:fillRect/>
                    </a:stretch>
                  </pic:blipFill>
                  <pic:spPr>
                    <a:xfrm>
                      <a:off x="0" y="0"/>
                      <a:ext cx="2458085" cy="1620520"/>
                    </a:xfrm>
                    <a:prstGeom prst="rect">
                      <a:avLst/>
                    </a:prstGeom>
                    <a:noFill/>
                    <a:ln>
                      <a:noFill/>
                    </a:ln>
                  </pic:spPr>
                </pic:pic>
              </a:graphicData>
            </a:graphic>
          </wp:inline>
        </w:drawing>
      </w:r>
      <w:r>
        <w:rPr>
          <w:noProof/>
        </w:rPr>
        <w:drawing>
          <wp:inline distT="0" distB="0" distL="114300" distR="114300" wp14:anchorId="7807D637" wp14:editId="5FB1E866">
            <wp:extent cx="2458720" cy="1619885"/>
            <wp:effectExtent l="0" t="0" r="10160" b="10795"/>
            <wp:docPr id="581669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9261" name="图片 3"/>
                    <pic:cNvPicPr>
                      <a:picLocks noChangeAspect="1"/>
                    </pic:cNvPicPr>
                  </pic:nvPicPr>
                  <pic:blipFill>
                    <a:blip r:embed="rId38"/>
                    <a:srcRect l="264" t="1024" r="1606" b="1362"/>
                    <a:stretch>
                      <a:fillRect/>
                    </a:stretch>
                  </pic:blipFill>
                  <pic:spPr>
                    <a:xfrm>
                      <a:off x="0" y="0"/>
                      <a:ext cx="2458800" cy="1620000"/>
                    </a:xfrm>
                    <a:prstGeom prst="rect">
                      <a:avLst/>
                    </a:prstGeom>
                    <a:noFill/>
                    <a:ln>
                      <a:noFill/>
                    </a:ln>
                  </pic:spPr>
                </pic:pic>
              </a:graphicData>
            </a:graphic>
          </wp:inline>
        </w:drawing>
      </w:r>
    </w:p>
    <w:p w14:paraId="6360105C" w14:textId="4C95FB8C" w:rsidR="003E7760" w:rsidRDefault="00000000">
      <w:pPr>
        <w:ind w:firstLineChars="0" w:firstLine="0"/>
        <w:jc w:val="center"/>
        <w:rPr>
          <w:rFonts w:eastAsia="黑体" w:cs="Times New Roman"/>
          <w:szCs w:val="24"/>
        </w:rPr>
      </w:pPr>
      <w:bookmarkStart w:id="50" w:name="_Ref15458"/>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24</w:t>
      </w:r>
      <w:r>
        <w:rPr>
          <w:rFonts w:eastAsia="黑体" w:cs="Times New Roman"/>
          <w:szCs w:val="24"/>
        </w:rPr>
        <w:fldChar w:fldCharType="end"/>
      </w:r>
      <w:bookmarkEnd w:id="50"/>
      <w:r>
        <w:rPr>
          <w:rFonts w:eastAsia="黑体" w:cs="Times New Roman" w:hint="eastAsia"/>
          <w:szCs w:val="24"/>
        </w:rPr>
        <w:t xml:space="preserve"> Transient Acoustic Solution Result (Left: ZOY Section; Right: ZOX Section)</w:t>
      </w:r>
      <w:r>
        <w:rPr>
          <w:rFonts w:eastAsia="黑体" w:cs="Times New Roman"/>
          <w:szCs w:val="24"/>
        </w:rPr>
        <w:fldChar w:fldCharType="begin"/>
      </w:r>
      <w:r>
        <w:rPr>
          <w:rFonts w:eastAsia="黑体" w:cs="Times New Roman"/>
          <w:szCs w:val="24"/>
        </w:rPr>
        <w:instrText xml:space="preserve"> ADDIN ZOTERO_ITEM CSL_CITATION {"citationID":"xyli6j9T","properties":{"formattedCitation":"(Li,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77608B16" w14:textId="26986B72" w:rsidR="003E7760" w:rsidRDefault="00000000">
      <w:pPr>
        <w:ind w:firstLineChars="0" w:firstLine="420"/>
        <w:rPr>
          <w:rFonts w:eastAsia="等线" w:cs="Times New Roman"/>
        </w:rPr>
      </w:pPr>
      <w:r>
        <w:rPr>
          <w:rFonts w:eastAsia="等线" w:cs="Times New Roman"/>
        </w:rPr>
        <w:t xml:space="preserve">Developing an intelligent inversion model to achieve accurate mapping from response to excitation is the key to converting massive simulation data into practical technology. Targeted deep learning models are developed for different application scenarios. For the identification of medium and long wave (2-120m) track vertical irregularity in high-speed railways, the research proposes an Extended Auto-Encoder (EAE) neural network model as shown in </w:t>
      </w:r>
      <w:r>
        <w:rPr>
          <w:rFonts w:eastAsia="等线" w:cs="Times New Roman"/>
        </w:rPr>
        <w:fldChar w:fldCharType="begin"/>
      </w:r>
      <w:r>
        <w:rPr>
          <w:rFonts w:eastAsia="等线" w:cs="Times New Roman"/>
        </w:rPr>
        <w:instrText xml:space="preserve"> REF _Ref17391 \h </w:instrText>
      </w:r>
      <w:r>
        <w:rPr>
          <w:rFonts w:eastAsia="等线" w:cs="Times New Roman"/>
        </w:rPr>
      </w:r>
      <w:r>
        <w:rPr>
          <w:rFonts w:eastAsia="等线" w:cs="Times New Roman"/>
        </w:rPr>
        <w:fldChar w:fldCharType="separate"/>
      </w:r>
      <w:r w:rsidR="00BA048F">
        <w:rPr>
          <w:rFonts w:eastAsia="黑体" w:cs="Times New Roman"/>
          <w:szCs w:val="24"/>
        </w:rPr>
        <w:t xml:space="preserve">Figure </w:t>
      </w:r>
      <w:r w:rsidR="00BA048F">
        <w:rPr>
          <w:rFonts w:eastAsia="黑体" w:cs="Times New Roman"/>
          <w:noProof/>
          <w:szCs w:val="24"/>
        </w:rPr>
        <w:t>21</w:t>
      </w:r>
      <w:r>
        <w:rPr>
          <w:rFonts w:eastAsia="等线" w:cs="Times New Roman"/>
        </w:rPr>
        <w:fldChar w:fldCharType="end"/>
      </w:r>
      <w:r>
        <w:rPr>
          <w:rFonts w:eastAsia="等线" w:cs="Times New Roman"/>
        </w:rPr>
        <w:t xml:space="preserve">. The model has an ingenious structure: it compresses track irregularity information using an auto-encoder, then establishes the mapping between car-body acceleration and the compressed low-dimensional features through an estimator network, and finally decodes and reconstructs the irregularity waveform. This design effectively reduces the difficulty of direct end-to-end learning, and improves the robustness and generalization performance of the model. In the verification of measured data under different working conditions such as bridge, tunnel and subgrade sections, the EAE model performs significantly better than the traditional Convolutional Neural Network (CNN). As shown in </w:t>
      </w:r>
      <w:r>
        <w:rPr>
          <w:rFonts w:eastAsia="等线" w:cs="Times New Roman"/>
        </w:rPr>
        <w:fldChar w:fldCharType="begin"/>
      </w:r>
      <w:r>
        <w:rPr>
          <w:rFonts w:eastAsia="等线" w:cs="Times New Roman"/>
        </w:rPr>
        <w:instrText xml:space="preserve"> REF _Ref17323 \h </w:instrText>
      </w:r>
      <w:r>
        <w:rPr>
          <w:rFonts w:eastAsia="等线" w:cs="Times New Roman"/>
        </w:rPr>
      </w:r>
      <w:r>
        <w:rPr>
          <w:rFonts w:eastAsia="等线" w:cs="Times New Roman"/>
        </w:rPr>
        <w:fldChar w:fldCharType="separate"/>
      </w:r>
      <w:r w:rsidR="00BA048F">
        <w:rPr>
          <w:rFonts w:eastAsia="黑体" w:cs="Times New Roman"/>
          <w:szCs w:val="24"/>
        </w:rPr>
        <w:t xml:space="preserve">Table </w:t>
      </w:r>
      <w:r w:rsidR="00BA048F">
        <w:rPr>
          <w:rFonts w:eastAsia="黑体" w:cs="Times New Roman"/>
          <w:noProof/>
          <w:szCs w:val="24"/>
        </w:rPr>
        <w:t>12</w:t>
      </w:r>
      <w:commentRangeStart w:id="51"/>
      <w:r>
        <w:rPr>
          <w:rFonts w:eastAsia="等线" w:cs="Times New Roman"/>
        </w:rPr>
        <w:fldChar w:fldCharType="end"/>
      </w:r>
      <w:r>
        <w:rPr>
          <w:rFonts w:eastAsia="等线" w:cs="Times New Roman"/>
        </w:rPr>
        <w:t>, under the training of measured data, the Mean Absolute Percentage Error (MAPE) of the EAE model is 23% lower than that of the CNN model on average; after the introduction of physics-data fusion, its MAPE is as low as 1%~2%, demonstrating excellent waveform identification accuracy.</w:t>
      </w:r>
      <w:commentRangeEnd w:id="51"/>
      <w:r>
        <w:rPr>
          <w:rStyle w:val="af4"/>
          <w:rFonts w:eastAsia="等线" w:cs="Times New Roman"/>
          <w:sz w:val="24"/>
          <w:szCs w:val="22"/>
        </w:rPr>
        <w:commentReference w:id="51"/>
      </w:r>
    </w:p>
    <w:p w14:paraId="4DC4B9E3" w14:textId="77777777" w:rsidR="003E7760" w:rsidRDefault="00000000">
      <w:pPr>
        <w:spacing w:line="240" w:lineRule="auto"/>
        <w:ind w:firstLineChars="0" w:firstLine="0"/>
        <w:jc w:val="center"/>
        <w:rPr>
          <w:rFonts w:eastAsia="等线" w:cs="Times New Roman"/>
        </w:rPr>
      </w:pPr>
      <w:r>
        <w:rPr>
          <w:rFonts w:eastAsia="等线" w:cs="Times New Roman"/>
          <w:noProof/>
        </w:rPr>
        <w:lastRenderedPageBreak/>
        <w:drawing>
          <wp:inline distT="0" distB="0" distL="114300" distR="114300" wp14:anchorId="472D8AF7" wp14:editId="3938ED83">
            <wp:extent cx="4610735" cy="2839720"/>
            <wp:effectExtent l="0" t="0" r="0" b="0"/>
            <wp:docPr id="8" name="图片 8" descr="E:/文档/杂项/iti综述文章/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文档/杂项/iti综述文章/图片3.png图片3"/>
                    <pic:cNvPicPr>
                      <a:picLocks noChangeAspect="1"/>
                    </pic:cNvPicPr>
                  </pic:nvPicPr>
                  <pic:blipFill>
                    <a:blip r:embed="rId39"/>
                    <a:srcRect l="4250" r="4250" b="6110"/>
                    <a:stretch>
                      <a:fillRect/>
                    </a:stretch>
                  </pic:blipFill>
                  <pic:spPr>
                    <a:xfrm>
                      <a:off x="0" y="0"/>
                      <a:ext cx="4610735" cy="2839720"/>
                    </a:xfrm>
                    <a:prstGeom prst="rect">
                      <a:avLst/>
                    </a:prstGeom>
                    <a:noFill/>
                    <a:ln>
                      <a:noFill/>
                    </a:ln>
                  </pic:spPr>
                </pic:pic>
              </a:graphicData>
            </a:graphic>
          </wp:inline>
        </w:drawing>
      </w:r>
    </w:p>
    <w:p w14:paraId="0F1C0CB7" w14:textId="6FE7D861" w:rsidR="003E7760" w:rsidRDefault="00000000">
      <w:pPr>
        <w:ind w:firstLineChars="0" w:firstLine="0"/>
        <w:jc w:val="center"/>
        <w:rPr>
          <w:rFonts w:eastAsia="黑体" w:cs="Times New Roman"/>
          <w:szCs w:val="24"/>
        </w:rPr>
      </w:pPr>
      <w:bookmarkStart w:id="52" w:name="_Ref17391"/>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25</w:t>
      </w:r>
      <w:r>
        <w:rPr>
          <w:rFonts w:eastAsia="黑体" w:cs="Times New Roman"/>
          <w:szCs w:val="24"/>
        </w:rPr>
        <w:fldChar w:fldCharType="end"/>
      </w:r>
      <w:bookmarkEnd w:id="52"/>
      <w:r>
        <w:rPr>
          <w:rFonts w:eastAsia="黑体" w:cs="Times New Roman" w:hint="eastAsia"/>
          <w:szCs w:val="24"/>
        </w:rPr>
        <w:t xml:space="preserve"> Structure Diagram of the Extended Auto-Encoder Network</w:t>
      </w:r>
    </w:p>
    <w:p w14:paraId="42207463" w14:textId="410363CB" w:rsidR="003E7760" w:rsidRDefault="00000000">
      <w:pPr>
        <w:ind w:firstLineChars="0" w:firstLine="0"/>
        <w:jc w:val="center"/>
        <w:rPr>
          <w:rFonts w:eastAsia="黑体" w:cs="Times New Roman"/>
          <w:szCs w:val="24"/>
        </w:rPr>
      </w:pPr>
      <w:bookmarkStart w:id="53" w:name="_Ref1732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12</w:t>
      </w:r>
      <w:r w:rsidR="000037C7">
        <w:rPr>
          <w:rFonts w:eastAsia="黑体" w:cs="Times New Roman"/>
          <w:szCs w:val="24"/>
        </w:rPr>
        <w:fldChar w:fldCharType="end"/>
      </w:r>
      <w:bookmarkEnd w:id="53"/>
      <w:r>
        <w:rPr>
          <w:rFonts w:eastAsia="黑体" w:cs="Times New Roman" w:hint="eastAsia"/>
          <w:szCs w:val="24"/>
        </w:rPr>
        <w:t xml:space="preserve"> Comparison of Test Metrics of Different Models</w:t>
      </w:r>
      <w:r>
        <w:rPr>
          <w:rFonts w:eastAsia="黑体" w:cs="Times New Roman"/>
          <w:szCs w:val="24"/>
        </w:rPr>
        <w:fldChar w:fldCharType="begin"/>
      </w:r>
      <w:r>
        <w:rPr>
          <w:rFonts w:eastAsia="黑体" w:cs="Times New Roman"/>
          <w:szCs w:val="24"/>
        </w:rPr>
        <w:instrText xml:space="preserve"> ADDIN ZOTERO_ITEM CSL_CITATION {"citationID":"ImHW7zIR","properties":{"formattedCitation":"(Li,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tbl>
      <w:tblPr>
        <w:tblpPr w:leftFromText="180" w:rightFromText="180" w:vertAnchor="text" w:horzAnchor="page" w:tblpX="1811" w:tblpY="88"/>
        <w:tblOverlap w:val="never"/>
        <w:tblW w:w="5000" w:type="pct"/>
        <w:tblCellMar>
          <w:left w:w="10" w:type="dxa"/>
          <w:right w:w="10" w:type="dxa"/>
        </w:tblCellMar>
        <w:tblLook w:val="04A0" w:firstRow="1" w:lastRow="0" w:firstColumn="1" w:lastColumn="0" w:noHBand="0" w:noVBand="1"/>
      </w:tblPr>
      <w:tblGrid>
        <w:gridCol w:w="1658"/>
        <w:gridCol w:w="1660"/>
        <w:gridCol w:w="1660"/>
        <w:gridCol w:w="1660"/>
        <w:gridCol w:w="1668"/>
      </w:tblGrid>
      <w:tr w:rsidR="003E7760" w14:paraId="54AB3A5E" w14:textId="77777777">
        <w:tc>
          <w:tcPr>
            <w:tcW w:w="998" w:type="pct"/>
            <w:vMerge w:val="restart"/>
            <w:tcBorders>
              <w:top w:val="single" w:sz="12" w:space="0" w:color="000000"/>
              <w:left w:val="nil"/>
              <w:right w:val="nil"/>
              <w:tl2br w:val="nil"/>
            </w:tcBorders>
            <w:shd w:val="clear" w:color="auto" w:fill="FFFFFF"/>
            <w:tcMar>
              <w:top w:w="60" w:type="dxa"/>
              <w:left w:w="120" w:type="dxa"/>
              <w:bottom w:w="30" w:type="dxa"/>
              <w:right w:w="120" w:type="dxa"/>
            </w:tcMar>
            <w:vAlign w:val="center"/>
          </w:tcPr>
          <w:p w14:paraId="721DE4BC" w14:textId="77777777" w:rsidR="003E7760" w:rsidRDefault="003E7760">
            <w:pPr>
              <w:ind w:firstLine="480"/>
              <w:rPr>
                <w:rFonts w:eastAsia="等线" w:cs="Times New Roman"/>
              </w:rPr>
            </w:pPr>
          </w:p>
        </w:tc>
        <w:tc>
          <w:tcPr>
            <w:tcW w:w="1998"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FDCFA47" w14:textId="77777777" w:rsidR="003E7760" w:rsidRDefault="00000000">
            <w:pPr>
              <w:ind w:firstLine="480"/>
              <w:jc w:val="center"/>
              <w:rPr>
                <w:rFonts w:eastAsia="等线" w:cs="Times New Roman"/>
              </w:rPr>
            </w:pPr>
            <w:r>
              <w:rPr>
                <w:rFonts w:eastAsia="等线" w:cs="Times New Roman" w:hint="eastAsia"/>
              </w:rPr>
              <w:t>CNN</w:t>
            </w:r>
          </w:p>
        </w:tc>
        <w:tc>
          <w:tcPr>
            <w:tcW w:w="2003"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B7A6AE8" w14:textId="77777777" w:rsidR="003E7760" w:rsidRDefault="00000000">
            <w:pPr>
              <w:ind w:firstLine="480"/>
              <w:jc w:val="center"/>
              <w:rPr>
                <w:rFonts w:eastAsia="等线" w:cs="Times New Roman"/>
              </w:rPr>
            </w:pPr>
            <w:r>
              <w:rPr>
                <w:rFonts w:eastAsia="等线" w:cs="Times New Roman" w:hint="eastAsia"/>
              </w:rPr>
              <w:t>EAE</w:t>
            </w:r>
          </w:p>
        </w:tc>
      </w:tr>
      <w:tr w:rsidR="003E7760" w14:paraId="1DFD157B" w14:textId="77777777">
        <w:tc>
          <w:tcPr>
            <w:tcW w:w="998" w:type="pct"/>
            <w:vMerge/>
            <w:tcBorders>
              <w:left w:val="nil"/>
              <w:bottom w:val="nil"/>
              <w:right w:val="nil"/>
            </w:tcBorders>
            <w:shd w:val="clear" w:color="auto" w:fill="FFFFFF"/>
            <w:tcMar>
              <w:top w:w="60" w:type="dxa"/>
              <w:left w:w="120" w:type="dxa"/>
              <w:bottom w:w="30" w:type="dxa"/>
              <w:right w:w="120" w:type="dxa"/>
            </w:tcMar>
            <w:vAlign w:val="center"/>
          </w:tcPr>
          <w:p w14:paraId="55A71D24" w14:textId="77777777" w:rsidR="003E7760" w:rsidRDefault="003E7760">
            <w:pPr>
              <w:ind w:firstLine="480"/>
              <w:rPr>
                <w:rFonts w:eastAsia="等线" w:cs="Times New Roman"/>
              </w:rPr>
            </w:pP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715CD78" w14:textId="77777777" w:rsidR="003E7760" w:rsidRDefault="00000000">
            <w:pPr>
              <w:ind w:firstLineChars="0" w:firstLine="0"/>
              <w:jc w:val="center"/>
              <w:rPr>
                <w:rFonts w:eastAsia="等线" w:cs="Times New Roman"/>
              </w:rPr>
            </w:pPr>
            <w:r>
              <w:rPr>
                <w:rFonts w:ascii="Arial" w:eastAsia="等线" w:hAnsi="Arial" w:cs="Arial"/>
                <w:sz w:val="22"/>
              </w:rPr>
              <w:t>Trained with Measured Data</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A782179"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DA91798"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Trained with Measured Data</w:t>
            </w:r>
          </w:p>
        </w:tc>
        <w:tc>
          <w:tcPr>
            <w:tcW w:w="1003"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AFAE6A0"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r>
      <w:tr w:rsidR="003E7760" w14:paraId="2600726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58823AEC" w14:textId="77777777" w:rsidR="003E7760" w:rsidRDefault="00000000">
            <w:pPr>
              <w:ind w:firstLine="480"/>
              <w:rPr>
                <w:rFonts w:eastAsia="等线" w:cs="Times New Roman"/>
              </w:rPr>
            </w:pPr>
            <w:r>
              <w:rPr>
                <w:rFonts w:eastAsia="等线" w:cs="Times New Roman" w:hint="eastAsia"/>
              </w:rPr>
              <w:t>RMSE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71B45E8" w14:textId="77777777" w:rsidR="003E7760" w:rsidRDefault="00000000">
            <w:pPr>
              <w:ind w:firstLine="480"/>
              <w:rPr>
                <w:rFonts w:eastAsia="等线" w:cs="Times New Roman"/>
              </w:rPr>
            </w:pPr>
            <w:r>
              <w:rPr>
                <w:rFonts w:eastAsia="等线" w:cs="Times New Roman" w:hint="eastAsia"/>
              </w:rPr>
              <w:t>0.1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C55846A" w14:textId="77777777" w:rsidR="003E7760" w:rsidRDefault="00000000">
            <w:pPr>
              <w:ind w:firstLine="480"/>
              <w:rPr>
                <w:rFonts w:eastAsia="等线" w:cs="Times New Roman"/>
              </w:rPr>
            </w:pPr>
            <w:r>
              <w:rPr>
                <w:rFonts w:eastAsia="等线" w:cs="Times New Roman" w:hint="eastAsia"/>
              </w:rPr>
              <w:t>0.05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7C593A6" w14:textId="77777777" w:rsidR="003E7760" w:rsidRDefault="00000000">
            <w:pPr>
              <w:ind w:firstLine="480"/>
              <w:rPr>
                <w:rFonts w:eastAsia="等线" w:cs="Times New Roman"/>
              </w:rPr>
            </w:pPr>
            <w:r>
              <w:rPr>
                <w:rFonts w:eastAsia="等线" w:cs="Times New Roman" w:hint="eastAsia"/>
              </w:rPr>
              <w:t>0.17</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01BE298A" w14:textId="77777777" w:rsidR="003E7760" w:rsidRDefault="00000000">
            <w:pPr>
              <w:ind w:firstLine="480"/>
              <w:rPr>
                <w:rFonts w:eastAsia="等线" w:cs="Times New Roman"/>
              </w:rPr>
            </w:pPr>
            <w:r>
              <w:rPr>
                <w:rFonts w:eastAsia="等线" w:cs="Times New Roman" w:hint="eastAsia"/>
              </w:rPr>
              <w:t>0.02</w:t>
            </w:r>
          </w:p>
        </w:tc>
      </w:tr>
      <w:tr w:rsidR="003E7760" w14:paraId="67EEDDFB"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44FE37AE" w14:textId="77777777" w:rsidR="003E7760" w:rsidRDefault="00000000">
            <w:pPr>
              <w:ind w:firstLine="480"/>
              <w:rPr>
                <w:rFonts w:eastAsia="等线" w:cs="Times New Roman"/>
                <w:vertAlign w:val="superscript"/>
              </w:rPr>
            </w:pPr>
            <w:r>
              <w:rPr>
                <w:rFonts w:eastAsia="等线" w:cs="Times New Roman" w:hint="eastAsia"/>
              </w:rPr>
              <w:t>R</w:t>
            </w:r>
            <w:r>
              <w:rPr>
                <w:rFonts w:eastAsia="等线" w:cs="Times New Roman" w:hint="eastAsia"/>
                <w:vertAlign w:val="superscript"/>
              </w:rPr>
              <w:t>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7AAF709" w14:textId="77777777" w:rsidR="003E7760" w:rsidRDefault="00000000">
            <w:pPr>
              <w:ind w:firstLine="480"/>
              <w:rPr>
                <w:rFonts w:eastAsia="等线" w:cs="Times New Roman"/>
              </w:rPr>
            </w:pPr>
            <w:r>
              <w:rPr>
                <w:rFonts w:eastAsia="等线" w:cs="Times New Roman" w:hint="eastAsia"/>
              </w:rPr>
              <w:t>-0.15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24D3F288" w14:textId="77777777" w:rsidR="003E7760" w:rsidRDefault="00000000">
            <w:pPr>
              <w:ind w:firstLine="480"/>
              <w:rPr>
                <w:rFonts w:eastAsia="等线" w:cs="Times New Roman"/>
              </w:rPr>
            </w:pPr>
            <w:r>
              <w:rPr>
                <w:rFonts w:eastAsia="等线" w:cs="Times New Roman" w:hint="eastAsia"/>
              </w:rPr>
              <w:t>0.53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20C1236" w14:textId="77777777" w:rsidR="003E7760" w:rsidRDefault="00000000">
            <w:pPr>
              <w:ind w:firstLine="480"/>
              <w:rPr>
                <w:rFonts w:eastAsia="等线" w:cs="Times New Roman"/>
              </w:rPr>
            </w:pPr>
            <w:r>
              <w:rPr>
                <w:rFonts w:eastAsia="等线" w:cs="Times New Roman" w:hint="eastAsia"/>
              </w:rPr>
              <w:t>-0.05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54239468" w14:textId="77777777" w:rsidR="003E7760" w:rsidRDefault="00000000">
            <w:pPr>
              <w:ind w:firstLine="480"/>
              <w:rPr>
                <w:rFonts w:eastAsia="等线" w:cs="Times New Roman"/>
              </w:rPr>
            </w:pPr>
            <w:r>
              <w:rPr>
                <w:rFonts w:eastAsia="等线" w:cs="Times New Roman" w:hint="eastAsia"/>
              </w:rPr>
              <w:t>0.87</w:t>
            </w:r>
          </w:p>
        </w:tc>
      </w:tr>
      <w:tr w:rsidR="003E7760" w14:paraId="52D2600E"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6EB89A53" w14:textId="77777777" w:rsidR="003E7760" w:rsidRDefault="00000000">
            <w:pPr>
              <w:ind w:firstLine="480"/>
              <w:rPr>
                <w:rFonts w:eastAsia="等线" w:cs="Times New Roman"/>
              </w:rPr>
            </w:pPr>
            <w:r>
              <w:rPr>
                <w:rFonts w:eastAsia="等线" w:cs="Times New Roman" w:hint="eastAsia"/>
              </w:rPr>
              <w:t>MAPE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3B05608F" w14:textId="77777777" w:rsidR="003E7760" w:rsidRDefault="00000000">
            <w:pPr>
              <w:ind w:firstLine="480"/>
              <w:rPr>
                <w:rFonts w:eastAsia="等线" w:cs="Times New Roman"/>
              </w:rPr>
            </w:pPr>
            <w:r>
              <w:rPr>
                <w:rFonts w:eastAsia="等线" w:cs="Times New Roman" w:hint="eastAsia"/>
              </w:rPr>
              <w:t>7.83%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85611E8" w14:textId="77777777" w:rsidR="003E7760" w:rsidRDefault="00000000">
            <w:pPr>
              <w:ind w:firstLine="480"/>
              <w:rPr>
                <w:rFonts w:eastAsia="等线" w:cs="Times New Roman"/>
              </w:rPr>
            </w:pPr>
            <w:r>
              <w:rPr>
                <w:rFonts w:eastAsia="等线" w:cs="Times New Roman" w:hint="eastAsia"/>
              </w:rPr>
              <w:t>4.67%</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8F9E7D1" w14:textId="77777777" w:rsidR="003E7760" w:rsidRDefault="00000000">
            <w:pPr>
              <w:ind w:firstLine="480"/>
              <w:rPr>
                <w:rFonts w:eastAsia="等线" w:cs="Times New Roman"/>
              </w:rPr>
            </w:pPr>
            <w:r>
              <w:rPr>
                <w:rFonts w:eastAsia="等线" w:cs="Times New Roman" w:hint="eastAsia"/>
              </w:rPr>
              <w:t>6.31%</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63F2467" w14:textId="77777777" w:rsidR="003E7760" w:rsidRDefault="00000000">
            <w:pPr>
              <w:ind w:firstLine="480"/>
              <w:rPr>
                <w:rFonts w:eastAsia="等线" w:cs="Times New Roman"/>
              </w:rPr>
            </w:pPr>
            <w:r>
              <w:rPr>
                <w:rFonts w:eastAsia="等线" w:cs="Times New Roman" w:hint="eastAsia"/>
              </w:rPr>
              <w:t>2.03%</w:t>
            </w:r>
          </w:p>
        </w:tc>
      </w:tr>
      <w:tr w:rsidR="003E7760" w14:paraId="20DF5107"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277A48BD" w14:textId="77777777" w:rsidR="003E7760" w:rsidRDefault="00000000">
            <w:pPr>
              <w:ind w:firstLine="480"/>
              <w:rPr>
                <w:rFonts w:eastAsia="等线" w:cs="Times New Roman"/>
              </w:rPr>
            </w:pPr>
            <w:r>
              <w:rPr>
                <w:rFonts w:eastAsia="等线" w:cs="Times New Roman" w:hint="eastAsia"/>
              </w:rPr>
              <w:t>C</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9453C3A" w14:textId="77777777" w:rsidR="003E7760" w:rsidRDefault="00000000">
            <w:pPr>
              <w:ind w:firstLine="480"/>
              <w:rPr>
                <w:rFonts w:eastAsia="等线" w:cs="Times New Roman"/>
              </w:rPr>
            </w:pPr>
            <w:r>
              <w:rPr>
                <w:rFonts w:eastAsia="等线" w:cs="Times New Roman" w:hint="eastAsia"/>
              </w:rPr>
              <w:t>0.48</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0242E14" w14:textId="77777777" w:rsidR="003E7760" w:rsidRDefault="00000000">
            <w:pPr>
              <w:ind w:firstLine="480"/>
              <w:rPr>
                <w:rFonts w:eastAsia="等线" w:cs="Times New Roman"/>
              </w:rPr>
            </w:pPr>
            <w:r>
              <w:rPr>
                <w:rFonts w:eastAsia="等线" w:cs="Times New Roman" w:hint="eastAsia"/>
              </w:rPr>
              <w:t>0.55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70860CC"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77766067" w14:textId="77777777" w:rsidR="003E7760" w:rsidRDefault="00000000">
            <w:pPr>
              <w:ind w:firstLine="480"/>
              <w:rPr>
                <w:rFonts w:eastAsia="等线" w:cs="Times New Roman"/>
              </w:rPr>
            </w:pPr>
            <w:r>
              <w:rPr>
                <w:rFonts w:eastAsia="等线" w:cs="Times New Roman" w:hint="eastAsia"/>
              </w:rPr>
              <w:t>0.83</w:t>
            </w:r>
          </w:p>
        </w:tc>
      </w:tr>
      <w:tr w:rsidR="003E7760" w14:paraId="1AF4395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7A2C81E4" w14:textId="77777777" w:rsidR="003E7760" w:rsidRDefault="00000000">
            <w:pPr>
              <w:ind w:firstLine="480"/>
              <w:rPr>
                <w:rFonts w:eastAsia="等线" w:cs="Times New Roman"/>
              </w:rPr>
            </w:pPr>
            <w:r>
              <w:rPr>
                <w:rFonts w:eastAsia="等线" w:cs="Times New Roman" w:hint="eastAsia"/>
              </w:rPr>
              <w:t>W</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87FF693" w14:textId="77777777" w:rsidR="003E7760" w:rsidRDefault="00000000">
            <w:pPr>
              <w:ind w:firstLine="480"/>
              <w:rPr>
                <w:rFonts w:eastAsia="等线" w:cs="Times New Roman"/>
              </w:rPr>
            </w:pPr>
            <w:r>
              <w:rPr>
                <w:rFonts w:eastAsia="等线" w:cs="Times New Roman" w:hint="eastAsia"/>
              </w:rPr>
              <w:t>0.85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0232ADD" w14:textId="77777777" w:rsidR="003E7760" w:rsidRDefault="00000000">
            <w:pPr>
              <w:ind w:firstLine="480"/>
              <w:rPr>
                <w:rFonts w:eastAsia="等线" w:cs="Times New Roman"/>
              </w:rPr>
            </w:pPr>
            <w:r>
              <w:rPr>
                <w:rFonts w:eastAsia="等线" w:cs="Times New Roman" w:hint="eastAsia"/>
              </w:rPr>
              <w:t>0.92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030225F"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31A3784C" w14:textId="77777777" w:rsidR="003E7760" w:rsidRDefault="00000000">
            <w:pPr>
              <w:ind w:firstLine="480"/>
              <w:rPr>
                <w:rFonts w:eastAsia="等线" w:cs="Times New Roman"/>
              </w:rPr>
            </w:pPr>
            <w:r>
              <w:rPr>
                <w:rFonts w:eastAsia="等线" w:cs="Times New Roman" w:hint="eastAsia"/>
              </w:rPr>
              <w:t>0.97</w:t>
            </w:r>
          </w:p>
        </w:tc>
      </w:tr>
      <w:tr w:rsidR="003E7760" w14:paraId="50C411C0"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398FF51E" w14:textId="77777777" w:rsidR="003E7760" w:rsidRDefault="00000000">
            <w:pPr>
              <w:ind w:firstLine="480"/>
              <w:rPr>
                <w:rFonts w:eastAsia="等线" w:cs="Times New Roman"/>
              </w:rPr>
            </w:pPr>
            <w:r>
              <w:rPr>
                <w:rFonts w:eastAsia="等线" w:cs="Times New Roman" w:hint="eastAsia"/>
              </w:rPr>
              <w:t>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2BB5DDB" w14:textId="77777777" w:rsidR="003E7760" w:rsidRDefault="00000000">
            <w:pPr>
              <w:ind w:firstLine="480"/>
              <w:rPr>
                <w:rFonts w:eastAsia="等线" w:cs="Times New Roman"/>
              </w:rPr>
            </w:pPr>
            <w:r>
              <w:rPr>
                <w:rFonts w:eastAsia="等线" w:cs="Times New Roman" w:hint="eastAsia"/>
              </w:rPr>
              <w:t>0.91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90C9238" w14:textId="77777777" w:rsidR="003E7760" w:rsidRDefault="00000000">
            <w:pPr>
              <w:ind w:firstLine="480"/>
              <w:rPr>
                <w:rFonts w:eastAsia="等线" w:cs="Times New Roman"/>
              </w:rPr>
            </w:pPr>
            <w:r>
              <w:rPr>
                <w:rFonts w:eastAsia="等线" w:cs="Times New Roman" w:hint="eastAsia"/>
              </w:rPr>
              <w:t>0.95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2524B42" w14:textId="77777777" w:rsidR="003E7760" w:rsidRDefault="00000000">
            <w:pPr>
              <w:ind w:firstLine="480"/>
              <w:rPr>
                <w:rFonts w:eastAsia="等线" w:cs="Times New Roman"/>
              </w:rPr>
            </w:pPr>
            <w:r>
              <w:rPr>
                <w:rFonts w:eastAsia="等线" w:cs="Times New Roman" w:hint="eastAsia"/>
              </w:rPr>
              <w:t>0.45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A1DDF72" w14:textId="77777777" w:rsidR="003E7760" w:rsidRDefault="00000000">
            <w:pPr>
              <w:ind w:firstLine="480"/>
              <w:rPr>
                <w:rFonts w:eastAsia="等线" w:cs="Times New Roman"/>
              </w:rPr>
            </w:pPr>
            <w:r>
              <w:rPr>
                <w:rFonts w:eastAsia="等线" w:cs="Times New Roman" w:hint="eastAsia"/>
              </w:rPr>
              <w:t>0.94</w:t>
            </w:r>
          </w:p>
        </w:tc>
      </w:tr>
      <w:tr w:rsidR="003E7760" w14:paraId="7EEA9F14" w14:textId="77777777">
        <w:tc>
          <w:tcPr>
            <w:tcW w:w="998"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4234BD5" w14:textId="77777777" w:rsidR="003E7760" w:rsidRDefault="00000000">
            <w:pPr>
              <w:ind w:firstLine="480"/>
              <w:rPr>
                <w:rFonts w:eastAsia="等线" w:cs="Times New Roman"/>
              </w:rPr>
            </w:pPr>
            <w:r>
              <w:rPr>
                <w:rFonts w:eastAsia="等线" w:cs="Times New Roman" w:hint="eastAsia"/>
              </w:rPr>
              <w:t>CWE</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9211C7F" w14:textId="77777777" w:rsidR="003E7760" w:rsidRDefault="00000000">
            <w:pPr>
              <w:ind w:firstLine="480"/>
              <w:rPr>
                <w:rFonts w:eastAsia="等线" w:cs="Times New Roman"/>
              </w:rPr>
            </w:pPr>
            <w:r>
              <w:rPr>
                <w:rFonts w:eastAsia="等线" w:cs="Times New Roman" w:hint="eastAsia"/>
              </w:rPr>
              <w:t>0.75</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64F001D" w14:textId="77777777" w:rsidR="003E7760" w:rsidRDefault="00000000">
            <w:pPr>
              <w:ind w:firstLine="480"/>
              <w:rPr>
                <w:rFonts w:eastAsia="等线" w:cs="Times New Roman"/>
              </w:rPr>
            </w:pPr>
            <w:r>
              <w:rPr>
                <w:rFonts w:eastAsia="等线" w:cs="Times New Roman" w:hint="eastAsia"/>
              </w:rPr>
              <w:t>0.81</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FC4396A" w14:textId="77777777" w:rsidR="003E7760" w:rsidRDefault="00000000">
            <w:pPr>
              <w:ind w:firstLine="480"/>
              <w:rPr>
                <w:rFonts w:eastAsia="等线" w:cs="Times New Roman"/>
              </w:rPr>
            </w:pPr>
            <w:r>
              <w:rPr>
                <w:rFonts w:eastAsia="等线" w:cs="Times New Roman" w:hint="eastAsia"/>
              </w:rPr>
              <w:t>0.72</w:t>
            </w:r>
          </w:p>
        </w:tc>
        <w:tc>
          <w:tcPr>
            <w:tcW w:w="1003"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5DB9265" w14:textId="77777777" w:rsidR="003E7760" w:rsidRDefault="00000000">
            <w:pPr>
              <w:ind w:firstLine="480"/>
              <w:rPr>
                <w:rFonts w:eastAsia="等线" w:cs="Times New Roman"/>
              </w:rPr>
            </w:pPr>
            <w:r>
              <w:rPr>
                <w:rFonts w:eastAsia="等线" w:cs="Times New Roman" w:hint="eastAsia"/>
              </w:rPr>
              <w:t>0.91</w:t>
            </w:r>
          </w:p>
        </w:tc>
      </w:tr>
    </w:tbl>
    <w:p w14:paraId="3782AA89" w14:textId="097F4205" w:rsidR="003E7760" w:rsidRDefault="00000000">
      <w:pPr>
        <w:ind w:firstLineChars="0" w:firstLine="420"/>
        <w:rPr>
          <w:rStyle w:val="a4"/>
        </w:rPr>
      </w:pPr>
      <w:commentRangeStart w:id="54"/>
      <w:r>
        <w:rPr>
          <w:rFonts w:eastAsia="等线" w:cs="Times New Roman" w:hint="eastAsia"/>
        </w:rPr>
        <w:t xml:space="preserve">For the identification of short-wave (10-300mm) rail corrugation in metro lines, the research proposes a multi-task learning neural network model with hard parameter sharing (Corrugation Detection Network, CD-Net, as shown in </w:t>
      </w:r>
      <w:commentRangeEnd w:id="54"/>
      <w:r>
        <w:rPr>
          <w:rStyle w:val="af4"/>
          <w:rFonts w:eastAsia="黑体" w:cs="Times New Roman" w:hint="eastAsia"/>
          <w:sz w:val="24"/>
          <w:szCs w:val="24"/>
        </w:rPr>
        <w:commentReference w:id="54"/>
      </w:r>
      <w:r>
        <w:rPr>
          <w:rStyle w:val="a4"/>
          <w:rFonts w:hint="eastAsia"/>
        </w:rPr>
        <w:fldChar w:fldCharType="begin"/>
      </w:r>
      <w:r>
        <w:rPr>
          <w:rStyle w:val="a4"/>
          <w:rFonts w:hint="eastAsia"/>
        </w:rPr>
        <w:instrText xml:space="preserve"> REF _Ref225526605 \h </w:instrText>
      </w:r>
      <w:r>
        <w:rPr>
          <w:rStyle w:val="a4"/>
          <w:rFonts w:hint="eastAsia"/>
        </w:rPr>
      </w:r>
      <w:r>
        <w:rPr>
          <w:rStyle w:val="a4"/>
          <w:rFonts w:hint="eastAsia"/>
        </w:rPr>
        <w:fldChar w:fldCharType="separate"/>
      </w:r>
      <w:r w:rsidR="00BA048F">
        <w:t xml:space="preserve">Figure </w:t>
      </w:r>
      <w:r w:rsidR="00BA048F">
        <w:rPr>
          <w:noProof/>
        </w:rPr>
        <w:t>12</w:t>
      </w:r>
      <w:r>
        <w:rPr>
          <w:rStyle w:val="a4"/>
          <w:rFonts w:hint="eastAsia"/>
        </w:rPr>
        <w:fldChar w:fldCharType="end"/>
      </w:r>
      <w:r>
        <w:rPr>
          <w:rFonts w:eastAsia="等线" w:cs="Times New Roman" w:hint="eastAsia"/>
        </w:rPr>
        <w:t>). The model takes the fusion features of on-board vibration and noise (1/3 octave band GVL) as input, and simultaneously outputs the wavelength classification of corrugation (30-100mm short wave, 100-300mm medium wave) and wave depth regression. Trained w</w:t>
      </w:r>
      <w:r>
        <w:rPr>
          <w:rStyle w:val="a4"/>
          <w:rFonts w:hint="eastAsia"/>
        </w:rPr>
        <w:t xml:space="preserve">ith measured data, the CD-Net model adopting UW or GradNorm strategy can achieve an F1-score of over 0.96 for wavelength classification, and reduce the MAPE of wave depth regression to below 5%, which is far superior to the single-task learning model (F1=0.762, MAPE=12%). This fully demonstrates the great potential of multi-source </w:t>
      </w:r>
      <w:r>
        <w:rPr>
          <w:rStyle w:val="a4"/>
          <w:rFonts w:hint="eastAsia"/>
        </w:rPr>
        <w:lastRenderedPageBreak/>
        <w:t>data fusion and multi-task learning in the fine identification of short-wave irregularities.</w:t>
      </w:r>
    </w:p>
    <w:p w14:paraId="2AD523C3" w14:textId="77777777" w:rsidR="003E7760" w:rsidRDefault="00000000">
      <w:pPr>
        <w:ind w:firstLineChars="0" w:firstLine="420"/>
        <w:rPr>
          <w:rStyle w:val="a4"/>
        </w:rPr>
      </w:pPr>
      <w:r>
        <w:rPr>
          <w:rStyle w:val="a4"/>
          <w:rFonts w:hint="eastAsia"/>
        </w:rPr>
        <w:t>Furthermore, this section establishes a Multi-gate Mixture of Experts (MMOE) network and a Progressive Layered Extraction (PLE) network. Both neural network models are multi-task learning frameworks designed based on CD-Net, incorporating a soft parameter sharing mechanism.</w:t>
      </w:r>
    </w:p>
    <w:p w14:paraId="4DC9A916" w14:textId="77777777" w:rsidR="003E7760" w:rsidRDefault="00000000">
      <w:pPr>
        <w:spacing w:line="240" w:lineRule="auto"/>
        <w:ind w:firstLineChars="0" w:firstLine="0"/>
        <w:jc w:val="center"/>
      </w:pPr>
      <w:r>
        <w:rPr>
          <w:noProof/>
        </w:rPr>
        <w:drawing>
          <wp:inline distT="0" distB="0" distL="114300" distR="114300" wp14:anchorId="57FC94E1" wp14:editId="0FE850DC">
            <wp:extent cx="2567305" cy="1774825"/>
            <wp:effectExtent l="0" t="0" r="8255" b="8255"/>
            <wp:docPr id="30"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8"/>
                    <pic:cNvPicPr>
                      <a:picLocks noChangeAspect="1"/>
                    </pic:cNvPicPr>
                  </pic:nvPicPr>
                  <pic:blipFill>
                    <a:blip r:embed="rId40">
                      <a:clrChange>
                        <a:clrFrom>
                          <a:srgbClr val="FDFDFD">
                            <a:alpha val="100000"/>
                          </a:srgbClr>
                        </a:clrFrom>
                        <a:clrTo>
                          <a:srgbClr val="FDFDFD">
                            <a:alpha val="100000"/>
                            <a:alpha val="0"/>
                          </a:srgbClr>
                        </a:clrTo>
                      </a:clrChange>
                    </a:blip>
                    <a:srcRect t="2743" b="7523"/>
                    <a:stretch>
                      <a:fillRect/>
                    </a:stretch>
                  </pic:blipFill>
                  <pic:spPr>
                    <a:xfrm>
                      <a:off x="0" y="0"/>
                      <a:ext cx="2567305" cy="1774825"/>
                    </a:xfrm>
                    <a:prstGeom prst="rect">
                      <a:avLst/>
                    </a:prstGeom>
                  </pic:spPr>
                </pic:pic>
              </a:graphicData>
            </a:graphic>
          </wp:inline>
        </w:drawing>
      </w:r>
    </w:p>
    <w:p w14:paraId="4C688224" w14:textId="276AA6E9" w:rsidR="003E7760" w:rsidRDefault="00000000">
      <w:pPr>
        <w:pStyle w:val="a3"/>
      </w:pPr>
      <w:r>
        <w:t xml:space="preserve">Figure </w:t>
      </w:r>
      <w:fldSimple w:instr=" SEQ Figure \* ARABIC ">
        <w:r w:rsidR="000C69C2">
          <w:rPr>
            <w:noProof/>
          </w:rPr>
          <w:t>26</w:t>
        </w:r>
      </w:fldSimple>
      <w:r>
        <w:rPr>
          <w:rFonts w:hint="eastAsia"/>
        </w:rPr>
        <w:t xml:space="preserve"> </w:t>
      </w:r>
      <w:r>
        <w:rPr>
          <w:rStyle w:val="a4"/>
          <w:rFonts w:hint="eastAsia"/>
        </w:rPr>
        <w:t>MMOE Model topology diagram</w:t>
      </w:r>
    </w:p>
    <w:p w14:paraId="60556E0D" w14:textId="77777777" w:rsidR="003E7760" w:rsidRDefault="00000000">
      <w:pPr>
        <w:spacing w:line="240" w:lineRule="auto"/>
        <w:ind w:firstLineChars="0" w:firstLine="0"/>
        <w:jc w:val="center"/>
        <w:rPr>
          <w:rFonts w:eastAsia="黑体" w:cs="Times New Roman"/>
          <w:szCs w:val="24"/>
        </w:rPr>
      </w:pPr>
      <w:r>
        <w:rPr>
          <w:noProof/>
        </w:rPr>
        <w:drawing>
          <wp:inline distT="0" distB="0" distL="114300" distR="114300" wp14:anchorId="5E72C895" wp14:editId="7485F2F6">
            <wp:extent cx="3019425" cy="1860550"/>
            <wp:effectExtent l="0" t="0" r="13335" b="13970"/>
            <wp:docPr id="19" name="图片 6" descr="Gemini_Generated_Image_c9ud0c9ud0c9ud0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Gemini_Generated_Image_c9ud0c9ud0c9ud0c (1)"/>
                    <pic:cNvPicPr>
                      <a:picLocks noChangeAspect="1"/>
                    </pic:cNvPicPr>
                  </pic:nvPicPr>
                  <pic:blipFill>
                    <a:blip r:embed="rId41"/>
                    <a:srcRect b="6767"/>
                    <a:stretch>
                      <a:fillRect/>
                    </a:stretch>
                  </pic:blipFill>
                  <pic:spPr>
                    <a:xfrm>
                      <a:off x="0" y="0"/>
                      <a:ext cx="3019425" cy="1860550"/>
                    </a:xfrm>
                    <a:prstGeom prst="rect">
                      <a:avLst/>
                    </a:prstGeom>
                  </pic:spPr>
                </pic:pic>
              </a:graphicData>
            </a:graphic>
          </wp:inline>
        </w:drawing>
      </w:r>
    </w:p>
    <w:p w14:paraId="486BD3CC" w14:textId="0615FC10" w:rsidR="003E7760" w:rsidRDefault="00000000">
      <w:pPr>
        <w:ind w:firstLineChars="0" w:firstLine="0"/>
        <w:jc w:val="center"/>
        <w:rPr>
          <w:rFonts w:eastAsia="等线" w:cs="Times New Roman"/>
          <w:szCs w:val="24"/>
        </w:rPr>
      </w:pPr>
      <w:bookmarkStart w:id="55" w:name="_Ref18580"/>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27</w:t>
      </w:r>
      <w:r>
        <w:rPr>
          <w:rFonts w:eastAsia="黑体" w:cs="Times New Roman"/>
          <w:szCs w:val="24"/>
        </w:rPr>
        <w:fldChar w:fldCharType="end"/>
      </w:r>
      <w:bookmarkEnd w:id="55"/>
      <w:r>
        <w:rPr>
          <w:rFonts w:eastAsia="黑体" w:cs="Times New Roman" w:hint="eastAsia"/>
          <w:szCs w:val="24"/>
        </w:rPr>
        <w:t xml:space="preserve"> </w:t>
      </w:r>
      <w:r>
        <w:rPr>
          <w:rStyle w:val="a4"/>
          <w:rFonts w:hint="eastAsia"/>
        </w:rPr>
        <w:t>PLE</w:t>
      </w:r>
      <w:r>
        <w:rPr>
          <w:rStyle w:val="a4"/>
          <w:rFonts w:eastAsia="等线" w:hint="eastAsia"/>
        </w:rPr>
        <w:t xml:space="preserve"> Model topology diagram</w:t>
      </w:r>
      <w:r>
        <w:rPr>
          <w:rFonts w:eastAsia="黑体" w:cs="Times New Roman"/>
          <w:szCs w:val="24"/>
        </w:rPr>
        <w:fldChar w:fldCharType="begin"/>
      </w:r>
      <w:r>
        <w:rPr>
          <w:rFonts w:eastAsia="黑体" w:cs="Times New Roman"/>
          <w:szCs w:val="24"/>
        </w:rPr>
        <w:instrText xml:space="preserve"> ADDIN ZOTERO_ITEM CSL_CITATION {"citationID":"0oFINPAK","properties":{"formattedCitation":"(Li,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6BA9023D" w14:textId="77777777" w:rsidR="003E7760" w:rsidRDefault="00000000">
      <w:pPr>
        <w:pStyle w:val="3"/>
        <w:spacing w:before="156"/>
      </w:pPr>
      <w:r>
        <w:rPr>
          <w:rFonts w:hint="eastAsia"/>
        </w:rPr>
        <w:t>From Point Estimation to Interval Estimation: Improving the Reliability and Decision-Making Value of Census Results</w:t>
      </w:r>
    </w:p>
    <w:p w14:paraId="4DC7C2CA" w14:textId="77777777" w:rsidR="003E7760" w:rsidRDefault="00000000">
      <w:pPr>
        <w:ind w:firstLineChars="0" w:firstLine="420"/>
        <w:rPr>
          <w:rFonts w:eastAsia="等线" w:cs="Times New Roman"/>
        </w:rPr>
      </w:pPr>
      <w:r>
        <w:rPr>
          <w:rFonts w:eastAsia="等线" w:cs="Times New Roman" w:hint="eastAsia"/>
        </w:rPr>
        <w:t>Most traditional track irregularity inversion models output results in the form of point estimation, which cannot quantify the uncertainty of model prediction and can hardly meet the risk control requirements of railway operation and maintenance decision-making. The research introduces Bayesian Deep Learning (BDL) into track irregularity identification, and approximates variational inference through the Monte Carlo Dropout method, successfully realizing interval estimation of track irregularity. This innovation enables the output of the model to be no longer a single waveform, but an estimation range including confidence intervals, providing richer information for decision makers. When the estimation interval is narrow and covers the real value, it indicates that the model's evaluation result for this section is relatively certain; when the estimation interval is wide, it means that the model has great uncertainty, and recheck combined with more information (such as precision measurement) is required. More importantly, interval estimation makes operation and maintenance decision-</w:t>
      </w:r>
      <w:r>
        <w:rPr>
          <w:rFonts w:eastAsia="等线" w:cs="Times New Roman" w:hint="eastAsia"/>
        </w:rPr>
        <w:lastRenderedPageBreak/>
        <w:t xml:space="preserve">making more conservative and reliable. </w:t>
      </w:r>
    </w:p>
    <w:p w14:paraId="03889721" w14:textId="77777777" w:rsidR="003E7760" w:rsidRDefault="00000000">
      <w:pPr>
        <w:ind w:firstLineChars="0" w:firstLine="420"/>
        <w:rPr>
          <w:rFonts w:eastAsia="等线" w:cs="Times New Roman"/>
        </w:rPr>
      </w:pPr>
      <w:r>
        <w:rPr>
          <w:rFonts w:eastAsia="等线" w:cs="Times New Roman" w:hint="eastAsia"/>
        </w:rPr>
        <w:t>In bridge sections, the EAE model after physics-data fusion achieves a Coverage Width Error (CWE) of 0.91 for interval estimation, which is much higher than 0.81 of the CNN model. This means that the EAE model can not only accurately estimate the irregularity waveform, but also give a high-confidence prediction interval, effectively avoiding the risk of missed detection caused by underestimated point estimation results.</w:t>
      </w:r>
    </w:p>
    <w:p w14:paraId="2A1A7500" w14:textId="77777777" w:rsidR="003E7760" w:rsidRDefault="00000000">
      <w:pPr>
        <w:spacing w:line="240" w:lineRule="auto"/>
        <w:ind w:firstLineChars="0" w:firstLine="0"/>
        <w:jc w:val="center"/>
        <w:rPr>
          <w:rFonts w:eastAsia="等线" w:cs="Times New Roman"/>
        </w:rPr>
      </w:pPr>
      <w:r>
        <w:rPr>
          <w:rFonts w:eastAsia="等线" w:cs="Times New Roman" w:hint="eastAsia"/>
          <w:noProof/>
        </w:rPr>
        <w:drawing>
          <wp:inline distT="0" distB="0" distL="114300" distR="114300" wp14:anchorId="51C6CAB7" wp14:editId="525BB85A">
            <wp:extent cx="2520315" cy="1871980"/>
            <wp:effectExtent l="0" t="0" r="9525" b="2540"/>
            <wp:docPr id="15" name="图片 1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5"/>
                    <pic:cNvPicPr>
                      <a:picLocks noChangeAspect="1"/>
                    </pic:cNvPicPr>
                  </pic:nvPicPr>
                  <pic:blipFill>
                    <a:blip r:embed="rId42"/>
                    <a:srcRect l="-107" t="1296" r="112" b="730"/>
                    <a:stretch>
                      <a:fillRect/>
                    </a:stretch>
                  </pic:blipFill>
                  <pic:spPr>
                    <a:xfrm>
                      <a:off x="0" y="0"/>
                      <a:ext cx="2520000" cy="1872000"/>
                    </a:xfrm>
                    <a:prstGeom prst="rect">
                      <a:avLst/>
                    </a:prstGeom>
                    <a:ln>
                      <a:noFill/>
                    </a:ln>
                  </pic:spPr>
                </pic:pic>
              </a:graphicData>
            </a:graphic>
          </wp:inline>
        </w:drawing>
      </w:r>
      <w:r>
        <w:rPr>
          <w:rFonts w:eastAsia="等线" w:cs="Times New Roman" w:hint="eastAsia"/>
          <w:noProof/>
        </w:rPr>
        <w:drawing>
          <wp:inline distT="0" distB="0" distL="114300" distR="114300" wp14:anchorId="23BC47CA" wp14:editId="091AC3DD">
            <wp:extent cx="2520315" cy="1871980"/>
            <wp:effectExtent l="0" t="0" r="9525" b="2540"/>
            <wp:docPr id="16" name="图片 1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6"/>
                    <pic:cNvPicPr>
                      <a:picLocks noChangeAspect="1"/>
                    </pic:cNvPicPr>
                  </pic:nvPicPr>
                  <pic:blipFill>
                    <a:blip r:embed="rId43"/>
                    <a:srcRect l="-1291" t="2263" r="1287" b="-203"/>
                    <a:stretch>
                      <a:fillRect/>
                    </a:stretch>
                  </pic:blipFill>
                  <pic:spPr>
                    <a:xfrm>
                      <a:off x="0" y="0"/>
                      <a:ext cx="2520000" cy="1872000"/>
                    </a:xfrm>
                    <a:prstGeom prst="rect">
                      <a:avLst/>
                    </a:prstGeom>
                  </pic:spPr>
                </pic:pic>
              </a:graphicData>
            </a:graphic>
          </wp:inline>
        </w:drawing>
      </w:r>
    </w:p>
    <w:p w14:paraId="54075AB0" w14:textId="1F4F6B52" w:rsidR="003E7760" w:rsidRDefault="00000000">
      <w:pPr>
        <w:pStyle w:val="a3"/>
      </w:pPr>
      <w:r>
        <w:t xml:space="preserve">Figure </w:t>
      </w:r>
      <w:fldSimple w:instr=" SEQ Figure \* ARABIC ">
        <w:r w:rsidR="000C69C2">
          <w:rPr>
            <w:noProof/>
          </w:rPr>
          <w:t>28</w:t>
        </w:r>
      </w:fldSimple>
      <w:r>
        <w:rPr>
          <w:rFonts w:hint="eastAsia"/>
        </w:rPr>
        <w:t xml:space="preserve"> Interval estimation results of track vertical profile irregularity in bridge sections based on the CNN(left) and EAE(right) model after data-physics fusion </w:t>
      </w:r>
      <w:r>
        <w:fldChar w:fldCharType="begin"/>
      </w:r>
      <w:r>
        <w:instrText xml:space="preserve"> ADDIN ZOTERO_ITEM CSL_CITATION {"citationID":"lvs1Oxot","properties":{"formattedCitation":"(Li,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392EFC09" w14:textId="77777777" w:rsidR="003E7760" w:rsidRDefault="00000000">
      <w:pPr>
        <w:pStyle w:val="3"/>
        <w:spacing w:before="156"/>
      </w:pPr>
      <w:r>
        <w:rPr>
          <w:rFonts w:hint="eastAsia"/>
        </w:rPr>
        <w:t>Software and Hardware Integrated System: Realizing the Engineering Implementation of Census Technology</w:t>
      </w:r>
    </w:p>
    <w:p w14:paraId="5A87C6E6" w14:textId="066C5AAD" w:rsidR="003E7760" w:rsidRDefault="00000000">
      <w:pPr>
        <w:ind w:firstLineChars="0" w:firstLine="420"/>
        <w:rPr>
          <w:rFonts w:eastAsia="等线" w:cs="Times New Roman"/>
        </w:rPr>
      </w:pPr>
      <w:r>
        <w:rPr>
          <w:rFonts w:eastAsia="等线" w:cs="Times New Roman" w:hint="eastAsia"/>
        </w:rPr>
        <w:t xml:space="preserve">Theoretical algorithms ultimately require a physical carrier to serve practical operation and maintenance work. The research team independently developed an intelligent ride-along monitor device as shown in </w:t>
      </w:r>
      <w:r>
        <w:rPr>
          <w:rFonts w:eastAsia="等线" w:cs="Times New Roman" w:hint="eastAsia"/>
        </w:rPr>
        <w:fldChar w:fldCharType="begin"/>
      </w:r>
      <w:r>
        <w:rPr>
          <w:rFonts w:eastAsia="等线" w:cs="Times New Roman" w:hint="eastAsia"/>
        </w:rPr>
        <w:instrText xml:space="preserve"> REF _Ref21254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26</w:t>
      </w:r>
      <w:r>
        <w:rPr>
          <w:rFonts w:eastAsia="等线" w:cs="Times New Roman" w:hint="eastAsia"/>
        </w:rPr>
        <w:fldChar w:fldCharType="end"/>
      </w:r>
      <w:r>
        <w:rPr>
          <w:rFonts w:eastAsia="等线" w:cs="Times New Roman" w:hint="eastAsia"/>
        </w:rPr>
        <w:t>, which is used to collect car-body vibration acceleration and in-carriage noise sound pressure data. Through the shaking table sweep frequency test and repeated field tests in metro carriages, it is verified that the intelligent ride-along monitor has excellent frequency response characteristics and high data acquisition stability, which can meet the requirements of engineering applications.</w:t>
      </w:r>
    </w:p>
    <w:p w14:paraId="25E65965" w14:textId="77777777" w:rsidR="003E7760" w:rsidRDefault="00000000">
      <w:pPr>
        <w:spacing w:line="240" w:lineRule="auto"/>
        <w:ind w:firstLineChars="0" w:firstLine="0"/>
        <w:jc w:val="center"/>
      </w:pPr>
      <w:r>
        <w:rPr>
          <w:noProof/>
        </w:rPr>
        <w:lastRenderedPageBreak/>
        <w:drawing>
          <wp:inline distT="0" distB="0" distL="114300" distR="114300" wp14:anchorId="62D8A098" wp14:editId="2B95C09C">
            <wp:extent cx="4739005" cy="2750820"/>
            <wp:effectExtent l="0" t="0" r="635" b="7620"/>
            <wp:docPr id="13" name="图片 6" descr="Gemini_Generated_Image_za27l5za27l5z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Gemini_Generated_Image_za27l5za27l5za27"/>
                    <pic:cNvPicPr>
                      <a:picLocks noChangeAspect="1"/>
                    </pic:cNvPicPr>
                  </pic:nvPicPr>
                  <pic:blipFill>
                    <a:blip r:embed="rId44"/>
                    <a:stretch>
                      <a:fillRect/>
                    </a:stretch>
                  </pic:blipFill>
                  <pic:spPr>
                    <a:xfrm>
                      <a:off x="0" y="0"/>
                      <a:ext cx="4739005" cy="2750820"/>
                    </a:xfrm>
                    <a:prstGeom prst="rect">
                      <a:avLst/>
                    </a:prstGeom>
                  </pic:spPr>
                </pic:pic>
              </a:graphicData>
            </a:graphic>
          </wp:inline>
        </w:drawing>
      </w:r>
    </w:p>
    <w:p w14:paraId="11004A7E" w14:textId="5606227A" w:rsidR="003E7760" w:rsidRDefault="00000000">
      <w:pPr>
        <w:pStyle w:val="a3"/>
      </w:pPr>
      <w:r>
        <w:t xml:space="preserve">Figure </w:t>
      </w:r>
      <w:fldSimple w:instr=" SEQ Figure \* ARABIC ">
        <w:r w:rsidR="000C69C2">
          <w:rPr>
            <w:noProof/>
          </w:rPr>
          <w:t>29</w:t>
        </w:r>
      </w:fldSimple>
      <w:r>
        <w:rPr>
          <w:rFonts w:hint="eastAsia"/>
        </w:rPr>
        <w:t xml:space="preserve"> Schematic diagram of the internal logic of the intelligent inspection device </w:t>
      </w:r>
      <w:r>
        <w:fldChar w:fldCharType="begin"/>
      </w:r>
      <w:r>
        <w:instrText xml:space="preserve"> ADDIN ZOTERO_ITEM CSL_CITATION {"citationID":"kRPCn7QY","properties":{"formattedCitation":"(Li,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53366C3C" w14:textId="77777777" w:rsidR="003E7760" w:rsidRDefault="00000000">
      <w:pPr>
        <w:spacing w:line="240" w:lineRule="auto"/>
        <w:ind w:firstLineChars="0" w:firstLine="0"/>
        <w:jc w:val="center"/>
        <w:rPr>
          <w:rFonts w:eastAsia="黑体" w:cs="Times New Roman"/>
          <w:szCs w:val="24"/>
        </w:rPr>
      </w:pPr>
      <w:r>
        <w:rPr>
          <w:rFonts w:eastAsia="黑体" w:cs="Times New Roman"/>
          <w:noProof/>
          <w:szCs w:val="24"/>
        </w:rPr>
        <w:drawing>
          <wp:inline distT="0" distB="0" distL="114300" distR="114300" wp14:anchorId="2B0AEEE6" wp14:editId="5D7BB94E">
            <wp:extent cx="2416175" cy="2104390"/>
            <wp:effectExtent l="0" t="0" r="317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a:srcRect l="54146" t="4250" b="9265"/>
                    <a:stretch>
                      <a:fillRect/>
                    </a:stretch>
                  </pic:blipFill>
                  <pic:spPr>
                    <a:xfrm>
                      <a:off x="0" y="0"/>
                      <a:ext cx="2416175" cy="2104390"/>
                    </a:xfrm>
                    <a:prstGeom prst="rect">
                      <a:avLst/>
                    </a:prstGeom>
                    <a:noFill/>
                    <a:ln>
                      <a:noFill/>
                    </a:ln>
                  </pic:spPr>
                </pic:pic>
              </a:graphicData>
            </a:graphic>
          </wp:inline>
        </w:drawing>
      </w:r>
      <w:r>
        <w:rPr>
          <w:rFonts w:eastAsia="黑体" w:cs="Times New Roman"/>
          <w:noProof/>
          <w:szCs w:val="24"/>
        </w:rPr>
        <w:drawing>
          <wp:inline distT="0" distB="0" distL="114300" distR="114300" wp14:anchorId="6E80D7AD" wp14:editId="5FDEE8BA">
            <wp:extent cx="2809240" cy="2123440"/>
            <wp:effectExtent l="0" t="0" r="10160" b="10160"/>
            <wp:docPr id="2096003218" name="图片 209600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3218" name="图片 2096003218"/>
                    <pic:cNvPicPr>
                      <a:picLocks noChangeAspect="1"/>
                    </pic:cNvPicPr>
                  </pic:nvPicPr>
                  <pic:blipFill>
                    <a:blip r:embed="rId46"/>
                    <a:stretch>
                      <a:fillRect/>
                    </a:stretch>
                  </pic:blipFill>
                  <pic:spPr>
                    <a:xfrm>
                      <a:off x="0" y="0"/>
                      <a:ext cx="2809240" cy="2123440"/>
                    </a:xfrm>
                    <a:prstGeom prst="rect">
                      <a:avLst/>
                    </a:prstGeom>
                    <a:noFill/>
                    <a:ln>
                      <a:noFill/>
                    </a:ln>
                  </pic:spPr>
                </pic:pic>
              </a:graphicData>
            </a:graphic>
          </wp:inline>
        </w:drawing>
      </w:r>
    </w:p>
    <w:p w14:paraId="69E316EE" w14:textId="2DAEF7B4" w:rsidR="003E7760" w:rsidRDefault="00000000">
      <w:pPr>
        <w:ind w:firstLineChars="0" w:firstLine="0"/>
        <w:jc w:val="center"/>
        <w:rPr>
          <w:rFonts w:eastAsia="黑体" w:cs="Times New Roman"/>
          <w:szCs w:val="24"/>
        </w:rPr>
      </w:pPr>
      <w:bookmarkStart w:id="56" w:name="_Ref21254"/>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30</w:t>
      </w:r>
      <w:r>
        <w:rPr>
          <w:rFonts w:eastAsia="黑体" w:cs="Times New Roman"/>
          <w:szCs w:val="24"/>
        </w:rPr>
        <w:fldChar w:fldCharType="end"/>
      </w:r>
      <w:bookmarkEnd w:id="56"/>
      <w:r>
        <w:rPr>
          <w:rFonts w:eastAsia="黑体" w:cs="Times New Roman" w:hint="eastAsia"/>
          <w:szCs w:val="24"/>
        </w:rPr>
        <w:t xml:space="preserve"> Intelligent Ride-Along Monitor Developed by the Research Team and Shaking Table Sweep Frequency Test </w:t>
      </w:r>
      <w:r>
        <w:rPr>
          <w:rFonts w:eastAsia="黑体" w:cs="Times New Roman"/>
          <w:szCs w:val="24"/>
        </w:rPr>
        <w:fldChar w:fldCharType="begin"/>
      </w:r>
      <w:r>
        <w:rPr>
          <w:rFonts w:eastAsia="黑体" w:cs="Times New Roman"/>
          <w:szCs w:val="24"/>
        </w:rPr>
        <w:instrText xml:space="preserve"> ADDIN ZOTERO_ITEM CSL_CITATION {"citationID":"eOhlVKcg","properties":{"formattedCitation":"(Li,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47F3A032" w14:textId="6ACBF552" w:rsidR="003E7760" w:rsidRDefault="00000000">
      <w:pPr>
        <w:ind w:firstLineChars="0" w:firstLine="420"/>
        <w:rPr>
          <w:rFonts w:eastAsia="等线" w:cs="Times New Roman"/>
        </w:rPr>
      </w:pPr>
      <w:r>
        <w:rPr>
          <w:rFonts w:eastAsia="等线" w:cs="Times New Roman"/>
        </w:rPr>
        <w:fldChar w:fldCharType="begin"/>
      </w:r>
      <w:r>
        <w:rPr>
          <w:rFonts w:eastAsia="等线" w:cs="Times New Roman"/>
        </w:rPr>
        <w:instrText xml:space="preserve"> REF _Ref13433 \h </w:instrText>
      </w:r>
      <w:r>
        <w:rPr>
          <w:rFonts w:eastAsia="等线" w:cs="Times New Roman"/>
        </w:rPr>
      </w:r>
      <w:r>
        <w:rPr>
          <w:rFonts w:eastAsia="等线" w:cs="Times New Roman"/>
        </w:rPr>
        <w:fldChar w:fldCharType="separate"/>
      </w:r>
      <w:r w:rsidR="00BA048F">
        <w:t xml:space="preserve">Figure </w:t>
      </w:r>
      <w:r w:rsidR="00BA048F">
        <w:rPr>
          <w:noProof/>
        </w:rPr>
        <w:t>27</w:t>
      </w:r>
      <w:r>
        <w:rPr>
          <w:rFonts w:eastAsia="等线" w:cs="Times New Roman"/>
        </w:rPr>
        <w:fldChar w:fldCharType="end"/>
      </w:r>
      <w:r>
        <w:rPr>
          <w:rFonts w:eastAsia="等线" w:cs="Times New Roman"/>
        </w:rPr>
        <w:t xml:space="preserve"> display the spectrograms of the shaking table input data and the data collected by the intelligent inspection device during the frequency sweep test, respectively. It can be observed that the spectrogram of the data collected by the intelligent inspection device is basically consistent with that of the shaking table input data, maintaining a high degree of agreement with the designed experimental conditions. This verifies that the intelligent inspection device possesses excellent frequency response characteristics for acceleration data collection, ensuring accurate data acquisition.</w:t>
      </w:r>
    </w:p>
    <w:p w14:paraId="6855820B" w14:textId="77777777" w:rsidR="003E7760" w:rsidRDefault="00000000">
      <w:pPr>
        <w:pStyle w:val="a3"/>
        <w:spacing w:line="240" w:lineRule="auto"/>
      </w:pPr>
      <w:r>
        <w:rPr>
          <w:rFonts w:hint="eastAsia"/>
          <w:noProof/>
        </w:rPr>
        <w:lastRenderedPageBreak/>
        <w:drawing>
          <wp:inline distT="0" distB="0" distL="114300" distR="114300" wp14:anchorId="05932288" wp14:editId="78A071A7">
            <wp:extent cx="5267960" cy="1550670"/>
            <wp:effectExtent l="0" t="0" r="5080" b="3810"/>
            <wp:docPr id="17" name="图片 1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7"/>
                    <pic:cNvPicPr>
                      <a:picLocks noChangeAspect="1"/>
                    </pic:cNvPicPr>
                  </pic:nvPicPr>
                  <pic:blipFill>
                    <a:blip r:embed="rId47"/>
                    <a:stretch>
                      <a:fillRect/>
                    </a:stretch>
                  </pic:blipFill>
                  <pic:spPr>
                    <a:xfrm>
                      <a:off x="0" y="0"/>
                      <a:ext cx="5267960" cy="1550670"/>
                    </a:xfrm>
                    <a:prstGeom prst="rect">
                      <a:avLst/>
                    </a:prstGeom>
                  </pic:spPr>
                </pic:pic>
              </a:graphicData>
            </a:graphic>
          </wp:inline>
        </w:drawing>
      </w:r>
    </w:p>
    <w:p w14:paraId="336ABEB5" w14:textId="7B4854FF" w:rsidR="003E7760" w:rsidRDefault="00000000">
      <w:pPr>
        <w:pStyle w:val="a3"/>
      </w:pPr>
      <w:bookmarkStart w:id="57" w:name="_Ref13433"/>
      <w:r>
        <w:t xml:space="preserve">Figure </w:t>
      </w:r>
      <w:fldSimple w:instr=" SEQ Figure \* ARABIC ">
        <w:r w:rsidR="000C69C2">
          <w:rPr>
            <w:noProof/>
          </w:rPr>
          <w:t>31</w:t>
        </w:r>
      </w:fldSimple>
      <w:bookmarkEnd w:id="57"/>
      <w:r>
        <w:rPr>
          <w:rFonts w:hint="eastAsia"/>
        </w:rPr>
        <w:t xml:space="preserve"> Spectrograms of the shaking table input data (left) and the data collected by the intelligent inspection device (right) </w:t>
      </w:r>
      <w:r>
        <w:fldChar w:fldCharType="begin"/>
      </w:r>
      <w:r>
        <w:instrText xml:space="preserve"> ADDIN ZOTERO_ITEM CSL_CITATION {"citationID":"AZnwCT3U","properties":{"formattedCitation":"(Li,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2122F003" w14:textId="77777777" w:rsidR="003E7760" w:rsidRDefault="00000000">
      <w:pPr>
        <w:ind w:firstLineChars="0" w:firstLine="420"/>
        <w:rPr>
          <w:rFonts w:eastAsia="等线" w:cs="Times New Roman"/>
        </w:rPr>
      </w:pPr>
      <w:r>
        <w:rPr>
          <w:rFonts w:eastAsia="等线" w:cs="Times New Roman"/>
        </w:rPr>
        <w:t>A supporting big data operation and maintenance platform is develope</w:t>
      </w:r>
      <w:r>
        <w:rPr>
          <w:rFonts w:eastAsia="等线" w:cs="Times New Roman" w:hint="eastAsia"/>
        </w:rPr>
        <w:t>d, which can realize cloud storage, map-based visualization, historical data management of on-board vibration and noise data, and preliminary analysis of track status. The platform converts the massive raw vibration and noise data collected by the intelligent ride-along monitor into intuitive heat maps and trend charts, providing operation and maintenance managers with a convenient tool for data access and preliminary judgment, and enabling the census results based on data to truly enter the operation and maintenance decision-making process.</w:t>
      </w:r>
    </w:p>
    <w:p w14:paraId="545E56CA" w14:textId="77777777" w:rsidR="003E7760" w:rsidRDefault="00000000">
      <w:pPr>
        <w:spacing w:line="240" w:lineRule="auto"/>
        <w:ind w:firstLineChars="0" w:firstLine="0"/>
        <w:jc w:val="center"/>
      </w:pPr>
      <w:r>
        <w:rPr>
          <w:noProof/>
        </w:rPr>
        <w:drawing>
          <wp:inline distT="0" distB="0" distL="114300" distR="114300" wp14:anchorId="3E3500FD" wp14:editId="1273C45A">
            <wp:extent cx="5118100" cy="2604135"/>
            <wp:effectExtent l="0" t="0" r="254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48"/>
                    <a:srcRect b="7198"/>
                    <a:stretch>
                      <a:fillRect/>
                    </a:stretch>
                  </pic:blipFill>
                  <pic:spPr>
                    <a:xfrm>
                      <a:off x="0" y="0"/>
                      <a:ext cx="5118100" cy="2604135"/>
                    </a:xfrm>
                    <a:prstGeom prst="rect">
                      <a:avLst/>
                    </a:prstGeom>
                  </pic:spPr>
                </pic:pic>
              </a:graphicData>
            </a:graphic>
          </wp:inline>
        </w:drawing>
      </w:r>
    </w:p>
    <w:p w14:paraId="423469F6" w14:textId="3A8B19BD" w:rsidR="003E7760" w:rsidRDefault="00000000">
      <w:pPr>
        <w:pStyle w:val="a3"/>
      </w:pPr>
      <w:r>
        <w:t xml:space="preserve">Figure </w:t>
      </w:r>
      <w:fldSimple w:instr=" SEQ Figure \* ARABIC ">
        <w:r w:rsidR="000C69C2">
          <w:rPr>
            <w:noProof/>
          </w:rPr>
          <w:t>32</w:t>
        </w:r>
      </w:fldSimple>
      <w:r>
        <w:rPr>
          <w:rFonts w:hint="eastAsia"/>
        </w:rPr>
        <w:t xml:space="preserve"> Cloud-based data visualization interface of the intelligent inspection device </w:t>
      </w:r>
      <w:r>
        <w:fldChar w:fldCharType="begin"/>
      </w:r>
      <w:r>
        <w:instrText xml:space="preserve"> ADDIN ZOTERO_ITEM CSL_CITATION {"citationID":"Jrft8sUZ","properties":{"formattedCitation":"(Li,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77264247" w14:textId="77777777" w:rsidR="003E7760" w:rsidRDefault="00000000">
      <w:pPr>
        <w:pStyle w:val="2"/>
      </w:pPr>
      <w:r>
        <w:t>Inspection Robot</w:t>
      </w:r>
    </w:p>
    <w:p w14:paraId="11C9A843" w14:textId="77777777" w:rsidR="003E7760" w:rsidRDefault="00000000">
      <w:pPr>
        <w:pStyle w:val="3"/>
        <w:spacing w:before="156"/>
      </w:pPr>
      <w:r>
        <w:t>Research Background and Research Purpose</w:t>
      </w:r>
    </w:p>
    <w:p w14:paraId="0048DF98" w14:textId="77777777" w:rsidR="003E7760" w:rsidRDefault="00000000">
      <w:pPr>
        <w:ind w:firstLine="480"/>
      </w:pPr>
      <w:r>
        <w:t xml:space="preserve">With the gradual transformation of the railway industry from the large-scale construction stage to the long-term safe operation and maintenance stage, the rail, as the core bearing component of railway transportation, its operation state detection and maintenance quality are directly related to the safety, stability and efficiency of railway transportation. Therefore, the demand for intelligent, efficient and precise rail </w:t>
      </w:r>
      <w:r>
        <w:lastRenderedPageBreak/>
        <w:t>inspection and maintenance in the industry has become increasingly prominent. Traditional manual inspection methods are affected by various factors such as the operator's skill level, sense of responsibility, fatigue and on-site environment (such as bad weather and complex terrain), which not only result in low inspection efficiency and high labor costs, but also make it difficult to effectively integrate and conduct linkage analysis of multi-source detection data, leading to problems such as missed inspection and false inspection. Single-function inspection equipment, on the other hand, has limitations such as limited detection dimensions, poor data compatibility and inability to achieve full-process detection coverage. Neither of them can meet the actual needs of full-process intelligent operation and maintenance including rail defect localization, detection, measurement and evaluation, nor can they support the development trend of intelligent transformation of railway operation and maintenance. In response to the above industry pain points and research gaps, research teams in the field of rail intelligent operation and maintenance have focused on relevant technological breakthroughs, and combined with the core needs of the "Dual Closed-Loop" intelligent operation and maintenance system proposed in this paper, developed a multi-sensor integrated track self-inspection robot, which is used as the core implementation carrier of the "Dual Closed-Loop" intelligent operation and maintenance system to mainly solve the key technical problems of synchronous acquisition and high-precision integration of multi-source data in rail inspection. The core function of the robot is to realize high-precision, comprehensive and synchronous collection of rail status data, providing reliable and comprehensive data support for the full-process operation and maintenance decision-making of the "Dual Closed-Loop" system, and helping railway operation and maintenance transform from "passive emergency repair" to "proactive prediction and precise operation and maintenance", which is also the core original intention of the robot's research and development. At the same time, the research and development and application of this case can directly support the core viewpoint of "intelligent equipment empowering the upgrading of railway operation and maintenance" proposed in this paper, providing solid empirical support for the research conclusions of the paper.</w:t>
      </w:r>
    </w:p>
    <w:p w14:paraId="06B6881D" w14:textId="77777777" w:rsidR="003E7760" w:rsidRDefault="00000000">
      <w:pPr>
        <w:pStyle w:val="3"/>
        <w:spacing w:before="156"/>
      </w:pPr>
      <w:r>
        <w:t>Overall Design of the Robot</w:t>
      </w:r>
    </w:p>
    <w:p w14:paraId="2390755D" w14:textId="77777777" w:rsidR="003E7760" w:rsidRDefault="00000000">
      <w:pPr>
        <w:ind w:firstLine="480"/>
      </w:pPr>
      <w:r>
        <w:t xml:space="preserve">To adapt to the needs of rail intelligent inspection and effectively support the landing application of the "Dual Closed-Loop" intelligent operation and maintenance system proposed in this paper, the overall design of the robot adopts the design concept of modularization, lightweight and high adaptability, with the core research and development goal clearly defined as "providing stable and accurate multi-source data support for the 'Dual Closed-Loop' system". Based on this goal, the robot is integrally designed into two core parts: a mobile carrier platform and a multi-source data </w:t>
      </w:r>
      <w:r>
        <w:lastRenderedPageBreak/>
        <w:t>acquisition system. This modular design scheme is determined after multiple rounds of scheme demonstration and optimization, which not only facilitates the disassembly, transportation and on-site deployment of the equipment, reduces the operation difficulty of maintenance personnel, but also can flexibly adjust the sensor configuration according to the actual needs of on-site inspection and the data acquisition requirements of the "Dual Closed-Loop" system, improving the versatility and scalability of the equipment, and solving the problem that traditional inspection equipment has fixed functions and is difficult to adapt to different operation and maintenance scenarios. Among them, the core of the mobile carrier platform design is to ensure the stable operation of the robot in complex track environments and provide reliable mobile support for data acquisition. For this reason, a lightweight symmetrical hollow frame structure is adopted, which not only balances structural stability and portability, but also effectively reduces the impact of the robot's own weight on the track. To adapt to the operation needs of tracks of different types, the platform is equipped with high-strength load-bearing wheels and adaptively adjustable limit mechanisms. By optimizing the telescopic logic of the limit mechanisms, they can flexibly expand and contract according to changes in rail gauge, ensuring that the robot can run stably on tracks of different types and working conditions, avoiding operation deviations caused by differences in track specifications, and ensuring the stability of data acquisition. The driving system selects high-performance hub motors, and realizes stable and constant speed driving of the robot by optimizing the motor control algorithm, which can not only meet the needs of efficient inspection and shorten the inspection cycle, but also facilitate maintenance personnel to follow up operations on site and handle equipment abnormalities in a timely manner, providing convenient support for the on-site operation and maintenance link of the "Dual Closed-Loop" system. This series of designs are targeted research and development carried out in combination with the actual rail inspection scenarios and the needs of the "Dual Closed-Loop" system, directly serving the intelligent operation and maintenance concept proposed in the paper.</w:t>
      </w:r>
    </w:p>
    <w:p w14:paraId="77F334CF" w14:textId="77777777" w:rsidR="003E7760" w:rsidRDefault="003E7760">
      <w:pPr>
        <w:ind w:firstLine="420"/>
        <w:jc w:val="center"/>
        <w:rPr>
          <w:kern w:val="0"/>
          <w:sz w:val="21"/>
          <w:szCs w:val="21"/>
        </w:rPr>
      </w:pPr>
    </w:p>
    <w:p w14:paraId="483DD775" w14:textId="77777777" w:rsidR="003E7760" w:rsidRDefault="00000000">
      <w:pPr>
        <w:spacing w:line="240" w:lineRule="auto"/>
        <w:ind w:firstLineChars="0" w:firstLine="0"/>
        <w:jc w:val="center"/>
      </w:pPr>
      <w:r>
        <w:rPr>
          <w:rFonts w:hint="eastAsia"/>
          <w:noProof/>
        </w:rPr>
        <w:lastRenderedPageBreak/>
        <w:drawing>
          <wp:inline distT="0" distB="0" distL="114300" distR="114300" wp14:anchorId="7E406D62" wp14:editId="08B14DC1">
            <wp:extent cx="3164205" cy="2879725"/>
            <wp:effectExtent l="0" t="0" r="17145" b="15875"/>
            <wp:docPr id="9" name="图片 9"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PS图片(1)"/>
                    <pic:cNvPicPr>
                      <a:picLocks noChangeAspect="1"/>
                    </pic:cNvPicPr>
                  </pic:nvPicPr>
                  <pic:blipFill>
                    <a:blip r:embed="rId49"/>
                    <a:stretch>
                      <a:fillRect/>
                    </a:stretch>
                  </pic:blipFill>
                  <pic:spPr>
                    <a:xfrm>
                      <a:off x="0" y="0"/>
                      <a:ext cx="3164205" cy="2879725"/>
                    </a:xfrm>
                    <a:prstGeom prst="rect">
                      <a:avLst/>
                    </a:prstGeom>
                  </pic:spPr>
                </pic:pic>
              </a:graphicData>
            </a:graphic>
          </wp:inline>
        </w:drawing>
      </w:r>
    </w:p>
    <w:p w14:paraId="3FBC38DE" w14:textId="33E03CA2" w:rsidR="003E7760" w:rsidRDefault="00000000">
      <w:pPr>
        <w:ind w:firstLineChars="0" w:firstLine="0"/>
        <w:jc w:val="center"/>
      </w:pPr>
      <w:r>
        <w:t xml:space="preserve">Figure </w:t>
      </w:r>
      <w:fldSimple w:instr=" SEQ Figure \* ARABIC ">
        <w:r w:rsidR="000C69C2">
          <w:rPr>
            <w:noProof/>
          </w:rPr>
          <w:t>33</w:t>
        </w:r>
      </w:fldSimple>
      <w:r>
        <w:rPr>
          <w:rFonts w:hint="eastAsia"/>
        </w:rPr>
        <w:t>.</w:t>
      </w:r>
      <w:r>
        <w:t xml:space="preserve"> Rail Self-Inspection Robot</w:t>
      </w:r>
    </w:p>
    <w:p w14:paraId="32DE6EFF" w14:textId="77777777" w:rsidR="003E7760" w:rsidRDefault="00000000">
      <w:pPr>
        <w:pStyle w:val="3"/>
        <w:spacing w:before="156"/>
      </w:pPr>
      <w:r>
        <w:t>Design and Development of Multi-Source Data Acquisition System</w:t>
      </w:r>
    </w:p>
    <w:p w14:paraId="1A54F804" w14:textId="77777777" w:rsidR="003E7760" w:rsidRDefault="00000000">
      <w:pPr>
        <w:ind w:firstLine="480"/>
      </w:pPr>
      <w:r>
        <w:t xml:space="preserve">The multi-source data acquisition system is the core functional module of the robot, and its performance directly determines the accuracy and comprehensiveness of data acquisition, thus affecting the scientificity of the decision-making of the "Dual Closed-Loop" intelligent operation and maintenance system. For this reason, the core of the system's research and development is positioned as "multi-sensor collaboration, high-precision acquisition, and real-time processing and fusion" to meet the full-dimensional needs of the "Dual Closed-Loop" system for rail status data. The system selects a high-performance embedded computing unit as the core control unit, which is determined to have strong parallel computing capabilities and real-time data processing capabilities after multiple rounds of test and selection, and can realize synchronous reception, real-time processing and fusion analysis of multi-sensor data, solving the problems of low processing efficiency and large data delay of traditional data acquisition systems. To realize full-dimensional acquisition of rail status data, the system integrates various high-precision sensors, including laser radar, line laser profile scanner, combined navigation system, industrial camera and inline odometer. The selection of each sensor is strictly tested and demonstrated to ensure its stable performance and complementary functions, which can cover all key dimensions of rail status detection: laser radar is used to quickly obtain 3D spatial information of the rail surrounding environment, providing data support for the environmental perception link of the "Dual Closed-Loop" system; line laser profile scanner is used to accurately capture the rail cross-sectional profile and wear details, providing core data for rail defect detection and status evaluation; combined navigation system is used to real-time obtain the precise position information of the robot, providing reliable support for defect localization, ensuring </w:t>
      </w:r>
      <w:r>
        <w:lastRenderedPageBreak/>
        <w:t>that the "Dual Closed-Loop" system can accurately locate the defect position and carry out subsequent operation and maintenance work; industrial camera is used to collect rail surface images to assist in identifying subtle defects on the rail surface; inline odometer is used to assist in positioning, improving the position accuracy of the robot. Through optimizing the installation layout of sensors and data transmission protocols, the collaborative work of various sensors is realized, fully ensuring the accuracy and comprehensiveness of data acquisition, and providing core data support for the full-process application of the "Dual Closed-Loop" intelligent operation and maintenance system. The design and development achievements directly support the research viewpoint of "multi-source data fusion empowering intelligent operation and maintenance" in this paper.</w:t>
      </w:r>
    </w:p>
    <w:p w14:paraId="48BB80F4" w14:textId="77777777" w:rsidR="003E7760" w:rsidRDefault="00000000">
      <w:pPr>
        <w:spacing w:line="240" w:lineRule="auto"/>
        <w:ind w:firstLineChars="0" w:firstLine="0"/>
        <w:jc w:val="center"/>
      </w:pPr>
      <w:r>
        <w:rPr>
          <w:noProof/>
        </w:rPr>
        <w:drawing>
          <wp:inline distT="0" distB="0" distL="114300" distR="114300" wp14:anchorId="1500900D" wp14:editId="51A2F945">
            <wp:extent cx="4175760" cy="3613150"/>
            <wp:effectExtent l="0" t="0" r="15240" b="6350"/>
            <wp:docPr id="10" name="图片 10" descr="iti综述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ti综述图片1"/>
                    <pic:cNvPicPr>
                      <a:picLocks noChangeAspect="1"/>
                    </pic:cNvPicPr>
                  </pic:nvPicPr>
                  <pic:blipFill>
                    <a:blip r:embed="rId50"/>
                    <a:stretch>
                      <a:fillRect/>
                    </a:stretch>
                  </pic:blipFill>
                  <pic:spPr>
                    <a:xfrm>
                      <a:off x="0" y="0"/>
                      <a:ext cx="4175760" cy="3613150"/>
                    </a:xfrm>
                    <a:prstGeom prst="rect">
                      <a:avLst/>
                    </a:prstGeom>
                  </pic:spPr>
                </pic:pic>
              </a:graphicData>
            </a:graphic>
          </wp:inline>
        </w:drawing>
      </w:r>
    </w:p>
    <w:p w14:paraId="5C4EDFC3" w14:textId="33CC1C7F" w:rsidR="003E7760" w:rsidRDefault="00000000">
      <w:pPr>
        <w:ind w:firstLineChars="0" w:firstLine="0"/>
        <w:jc w:val="center"/>
      </w:pPr>
      <w:r>
        <w:t xml:space="preserve">Figure </w:t>
      </w:r>
      <w:fldSimple w:instr=" SEQ Figure \* ARABIC ">
        <w:r w:rsidR="000C69C2">
          <w:rPr>
            <w:noProof/>
          </w:rPr>
          <w:t>34</w:t>
        </w:r>
      </w:fldSimple>
      <w:r>
        <w:rPr>
          <w:rFonts w:hint="eastAsia"/>
        </w:rPr>
        <w:t>.</w:t>
      </w:r>
      <w:r>
        <w:t xml:space="preserve"> Composition of Rail Self-Inspection Robot</w:t>
      </w:r>
    </w:p>
    <w:p w14:paraId="58EB34D9" w14:textId="77777777" w:rsidR="003E7760" w:rsidRDefault="00000000">
      <w:pPr>
        <w:pStyle w:val="3"/>
        <w:spacing w:before="156"/>
      </w:pPr>
      <w:bookmarkStart w:id="58" w:name="OLE_LINK30"/>
      <w:r>
        <w:t>Multi-Sensor Integration Framework and Experimental Verification</w:t>
      </w:r>
    </w:p>
    <w:p w14:paraId="52575015" w14:textId="77777777" w:rsidR="003E7760" w:rsidRDefault="00000000">
      <w:pPr>
        <w:ind w:firstLine="480"/>
      </w:pPr>
      <w:r>
        <w:t xml:space="preserve">The synchronization and consistency of multi-source data are the key to ensuring the accuracy of data fusion, and also the premise for the "Dual Closed-Loop" intelligent operation and maintenance system to achieve accurate decision-making. Aiming at the key technical problems such as time asynchrony and spatial misalignment in the process of multi-sensor data fusion, relevant research and development work has focused on technological breakthroughs, and built a multi-sensor integration framework based on the ROS system, which effectively solves the above technical bottlenecks and lays a solid foundation for data fusion analysis. This technological innovation further supports the technical research content of this paper. In terms of time synchronization, a </w:t>
      </w:r>
      <w:r>
        <w:lastRenderedPageBreak/>
        <w:t>professional synchronization mechanism is adopted to add unified timestamps to various sensor data. At the same time, to solve the problem of timestamp misalignment caused by differences in sampling frequencies of different sensors, an interpolation algorithm is designed and adopted to accurately correct the timestamps, realizing precise time synchronization of multi-source data, ensuring that data collected by different sensors can correspond to the same inspection moment, and improving the accuracy of data fusion. In terms of spatial calibration, a large number of calibration experiments are carried out to complete the internal parameter calibration of each sensor and the external parameter calibration between sensors. By optimizing the calibration method, the calibration accuracy is improved, making it much lower than the industry standard, fully meeting the requirements of data fusion accuracy, and ensuring that data collected by different types of sensors such as laser radar, camera and inertial navigation can be accurately aligned in the same spatial coordinate system, providing reliable guarantee for subsequent data fusion analysis. To verify the feasibility and practicality of the robot and provide empirical support for the research conclusions of this paper, a series of systematic experimental verifications are carried out. The experimental scenarios cover different types of test tracks and actual operating lines, including various rail gauges, different operating conditions and complex environmental scenarios, comprehensively simulating the actual situation of on-site rail inspection. During the experiment, the data acquisition stability, battery life, environmental adaptability and data support capability of the robot are focused on testing. The experimental results show that the robot can stably collect various types of rail status data, its battery life can meet the continuity requirements of on-site rail inspection, it has strong environmental adaptability, and can run stably in complex track environments.</w:t>
      </w:r>
    </w:p>
    <w:p w14:paraId="7AA81B01" w14:textId="77777777" w:rsidR="003E7760" w:rsidRDefault="00000000">
      <w:pPr>
        <w:pStyle w:val="3"/>
        <w:spacing w:before="156"/>
      </w:pPr>
      <w:r>
        <w:t>Application Value of the Robot and Its Support for the Paper</w:t>
      </w:r>
    </w:p>
    <w:p w14:paraId="1E20EC5A" w14:textId="77777777" w:rsidR="003E7760" w:rsidRDefault="00000000">
      <w:pPr>
        <w:ind w:firstLine="480"/>
      </w:pPr>
      <w:r>
        <w:t xml:space="preserve">More importantly, the multi-source data collected by the robot can effectively support the full-process application of the "Dual Closed-Loop" intelligent operation and maintenance system, which is not only the core goal of the robot's research and development, but also the key to its support for the content of this paper. Specifically, the high-precision point cloud data and image data collected by the robot can provide reliable support for the semantic map construction and combined positioning links of the "Dual Closed-Loop" system, realizing high-precision positioning and ensuring that the system can accurately grasp the spatial position information of the rail. The rail cross-sectional profile data and surface image data collected can support the system to carry out rail wear state recognition and robust defect detection, timely find various potential defects of the rail, and provide core data for the detection and early warning link of the "Dual Closed-Loop" system. The defect characteristic data collected can </w:t>
      </w:r>
      <w:r>
        <w:lastRenderedPageBreak/>
        <w:t>provide accurate support for risk assessment based on vehicle-track coupling dynamics, helping the system to accurately predict the risk of rail defects and provide a scientific basis for operation and maintenance decision-making. In addition, verified by experimental comparison, compared with traditional inspection methods and single-function inspection equipment, the robot has significant advantages in inspection efficiency, detection accuracy, data comprehensiveness and other aspects, which can effectively improve the efficiency and accuracy of rail inspection and maintenance, and further confirm the feasibility and superiority of the "Dual Closed-Loop" intelligent operation and maintenance system proposed in this paper. In summary, the multi-sensor integrated track self-inspection robot has effectively solved the key problems of synchronous acquisition and high-precision integration of multi-source data in rail inspection through targeted design, research and development and experimental verification. Its modular design and stable performance can adapt to complex track environments, and can provide comprehensive and high-precision data support for the "Dual Closed-Loop" intelligent operation and maintenance system. At the same time, the research and development and application of this case provide solid empirical support for the research viewpoint of rail intelligent operation and maintenance in this paper, confirm the application value of intelligent equipment in the field of rail operation and maintenance, and promote the development of intelligent transformation of railway operation and maintenance, which is also the core significance of the development of work related to this case.</w:t>
      </w:r>
    </w:p>
    <w:bookmarkEnd w:id="58"/>
    <w:p w14:paraId="017F991A" w14:textId="77777777" w:rsidR="003E7760" w:rsidRDefault="003E7760">
      <w:pPr>
        <w:ind w:firstLine="480"/>
      </w:pPr>
    </w:p>
    <w:p w14:paraId="03B2EF6E" w14:textId="77777777" w:rsidR="003E7760" w:rsidRDefault="00000000">
      <w:pPr>
        <w:pStyle w:val="1"/>
      </w:pPr>
      <w:del w:id="59" w:author="Claude" w:date="2026-06-25T00:00:00Z">
        <w:r>
          <w:rPr>
            <w:rFonts w:hint="eastAsia"/>
          </w:rPr>
          <w:delText>Conculsion</w:delText>
        </w:r>
      </w:del>
      <w:ins w:id="60" w:author="Claude" w:date="2026-06-25T00:00:00Z">
        <w:r>
          <w:rPr>
            <w:rFonts w:hint="eastAsia"/>
          </w:rPr>
          <w:t>Conclusion</w:t>
        </w:r>
      </w:ins>
    </w:p>
    <w:p w14:paraId="78D31272" w14:textId="77777777" w:rsidR="003E7760" w:rsidRDefault="00000000">
      <w:pPr>
        <w:ind w:firstLine="480"/>
      </w:pPr>
      <w:r>
        <w:t>In conclusion, this paper provides a comprehensive synthesis of the evolving paradigms governing the intelligent operation and maintenance of large-scale railway infrastructures. As global rail networks transition from a phase of intensive construction to one of long-term sustainable asset management, the inherent limitations of traditional maintenance models have become increasingly apparent. These constraints include spatial-temporal blind spots in macroscopic monitoring, the superficial nature of existing sensing technologies, and the inherent lag of reactive decision making, all of which necessitate a fundamental shift toward more proactive AI driven strategies to ensure the safety and reliability of complex railway systems.</w:t>
      </w:r>
    </w:p>
    <w:p w14:paraId="547787A3" w14:textId="77777777" w:rsidR="003E7760" w:rsidRDefault="00000000">
      <w:pPr>
        <w:ind w:firstLine="480"/>
      </w:pPr>
      <w:r>
        <w:t xml:space="preserve">To address these critical bottlenecks, this study has proposed a pioneering top-level architecture rooted in the "State Evolution" philosophy. This framework is characterized by two synergetic and continuous cycles that bridge the gap between abstract data and physical maintenance. The first cycle, an AI-driven full-process intelligent O&amp;M closed loop, integrates wideband geometric perception with multi-source feature fusion to achieve a holistic characterization of infrastructure health. </w:t>
      </w:r>
      <w:r>
        <w:lastRenderedPageBreak/>
        <w:t>Complementing this, the second cycle serves as a precision intervention loop, utilizing AI agents and autonomous robotic systems to translate diagnostic insights into targeted, high-precision physical interventions, thereby optimizing resource allocation and extending system longevity.</w:t>
      </w:r>
    </w:p>
    <w:p w14:paraId="089B6B88" w14:textId="77777777" w:rsidR="003E7760" w:rsidRDefault="00000000">
      <w:pPr>
        <w:ind w:firstLine="480"/>
      </w:pPr>
      <w:del w:id="61" w:author="Claude" w:date="2026-06-25T00:00:00Z">
        <w:r>
          <w:delText>The practical utility and engineering superiority of this dual-loop architecture have been rigorously validated through extensive real-world applications.</w:delText>
        </w:r>
      </w:del>
      <w:ins w:id="62" w:author="Claude" w:date="2026-06-25T00:00:00Z">
        <w:r>
          <w:t>The practical utility of this dual-loop architecture is illustrated through real-world applications.</w:t>
        </w:r>
      </w:ins>
      <w:r>
        <w:t xml:space="preserve"> Specifically, the implementation of track-coupled dynamics monitoring on the Dazhun Heavy-Haul Railway and the development of multi-sensor integrated inspection robots demonstrate a successful paradigm shift from "evaluating current states" to "predicting future deterioration." These case studies </w:t>
      </w:r>
      <w:del w:id="63" w:author="Claude" w:date="2026-06-25T00:00:00Z">
        <w:r>
          <w:delText>confirm</w:delText>
        </w:r>
      </w:del>
      <w:ins w:id="64" w:author="Claude" w:date="2026-06-25T00:00:00Z">
        <w:r>
          <w:t>suggest</w:t>
        </w:r>
      </w:ins>
      <w:r>
        <w:t xml:space="preserve"> that the proposed framework not only enhances the accuracy of fault detection but also provides a robust, scalable roadmap for integrating advanced artificial intelligence into the demanding and unstructured environments of heavy-haul and high-speed rail operations.</w:t>
      </w:r>
    </w:p>
    <w:p w14:paraId="4D7908C9" w14:textId="77777777" w:rsidR="003E7760" w:rsidRDefault="00000000">
      <w:pPr>
        <w:ind w:firstLine="480"/>
      </w:pPr>
      <w:r>
        <w:t>Looking ahead, the evolution of intelligent railway O&amp;M will be driven by the deep convergence of several frontier technologies. The integration of domain-specific multimodal large models will be essential for enhancing the interpretive power and robustness of the intelligent O&amp;M closed loop, while the advancement of embodied intelligence will further refine the execution capabilities of the precision intervention loop. Furthermore, the development of high-fidelity digital twins will enable real-time simulation of complex degradation processes, allowing for the optimization of predictive maintenance schedules before physical failures occur. Collectively, the theoretical framework and practical pathways outlined in this paper establish a strategic foundation for the next generation of resilient, autonomous, and sustainable railway infrastructure management systems.</w:t>
      </w:r>
    </w:p>
    <w:p w14:paraId="371D4454" w14:textId="77777777" w:rsidR="003E7760" w:rsidRDefault="003E7760">
      <w:pPr>
        <w:ind w:firstLine="480"/>
      </w:pPr>
    </w:p>
    <w:p w14:paraId="172113A4" w14:textId="77777777" w:rsidR="003E7760" w:rsidRDefault="00000000">
      <w:pPr>
        <w:widowControl/>
        <w:ind w:firstLineChars="0" w:firstLine="0"/>
        <w:jc w:val="left"/>
        <w:rPr>
          <w:b/>
          <w:bCs/>
          <w:sz w:val="28"/>
          <w:szCs w:val="28"/>
        </w:rPr>
      </w:pPr>
      <w:r>
        <w:br w:type="page"/>
      </w:r>
    </w:p>
    <w:p w14:paraId="01D68338" w14:textId="77777777" w:rsidR="003E7760" w:rsidRDefault="00000000">
      <w:pPr>
        <w:pStyle w:val="1"/>
        <w:numPr>
          <w:ilvl w:val="0"/>
          <w:numId w:val="0"/>
        </w:numPr>
      </w:pPr>
      <w:r>
        <w:rPr>
          <w:rFonts w:hint="eastAsia"/>
        </w:rPr>
        <w:lastRenderedPageBreak/>
        <w:t>Reference</w:t>
      </w:r>
    </w:p>
    <w:p w14:paraId="383957BA" w14:textId="77777777" w:rsidR="000A3919" w:rsidRDefault="00000000" w:rsidP="000A3919">
      <w:pPr>
        <w:pStyle w:val="afc"/>
        <w:ind w:firstLine="480"/>
      </w:pPr>
      <w:r>
        <w:fldChar w:fldCharType="begin"/>
      </w:r>
      <w:r w:rsidR="000A3919">
        <w:instrText xml:space="preserve"> ADDIN ZOTERO_BIBL {"uncited":[],"omitted":[],"custom":[]} CSL_BIBLIOGRAPHY </w:instrText>
      </w:r>
      <w:r>
        <w:fldChar w:fldCharType="separate"/>
      </w:r>
      <w:r w:rsidR="000A3919">
        <w:t xml:space="preserve">Acikgoz, H. and Korkmaz, D. (2023) “MSRConvNet: Classification of railway track defects using multi-scale residual convolutional neural network,” </w:t>
      </w:r>
      <w:r w:rsidR="000A3919">
        <w:rPr>
          <w:i/>
          <w:iCs/>
        </w:rPr>
        <w:t>Engineering Applications of Artificial Intelligence</w:t>
      </w:r>
      <w:r w:rsidR="000A3919">
        <w:t>, 121, p. 105965. Available at: https://doi.org/10.1016/j.engappai.2023.105965.</w:t>
      </w:r>
    </w:p>
    <w:p w14:paraId="0AE74367" w14:textId="77777777" w:rsidR="000A3919" w:rsidRDefault="000A3919" w:rsidP="000A3919">
      <w:pPr>
        <w:pStyle w:val="afc"/>
        <w:ind w:firstLine="480"/>
      </w:pPr>
      <w:r>
        <w:t xml:space="preserve">Aela, P., Chi, H.-L., </w:t>
      </w:r>
      <w:r>
        <w:rPr>
          <w:i/>
          <w:iCs/>
        </w:rPr>
        <w:t>et al.</w:t>
      </w:r>
      <w:r>
        <w:t xml:space="preserve"> (2024) “UAV-based studies in railway infrastructure monitoring,” </w:t>
      </w:r>
      <w:r>
        <w:rPr>
          <w:i/>
          <w:iCs/>
        </w:rPr>
        <w:t>Automation in Construction</w:t>
      </w:r>
      <w:r>
        <w:t>, 167. Available at: https://doi.org/10.1016/j.autcon.2024.105714.</w:t>
      </w:r>
    </w:p>
    <w:p w14:paraId="65118F2C" w14:textId="77777777" w:rsidR="000A3919" w:rsidRDefault="000A3919" w:rsidP="000A3919">
      <w:pPr>
        <w:pStyle w:val="afc"/>
        <w:ind w:firstLine="480"/>
      </w:pPr>
      <w:r>
        <w:t xml:space="preserve">Aela, P., Cai, J., </w:t>
      </w:r>
      <w:r>
        <w:rPr>
          <w:i/>
          <w:iCs/>
        </w:rPr>
        <w:t>et al.</w:t>
      </w:r>
      <w:r>
        <w:t xml:space="preserve"> (2024) “Vision-based monitoring of railway superstructure: A review,” </w:t>
      </w:r>
      <w:r>
        <w:rPr>
          <w:i/>
          <w:iCs/>
        </w:rPr>
        <w:t>Construction and Building Materials</w:t>
      </w:r>
      <w:r>
        <w:t>, 442, p. 137385. Available at: https://doi.org/10.1016/j.conbuildmat.2024.137385.</w:t>
      </w:r>
    </w:p>
    <w:p w14:paraId="6DAE7322" w14:textId="77777777" w:rsidR="000A3919" w:rsidRDefault="000A3919" w:rsidP="000A3919">
      <w:pPr>
        <w:pStyle w:val="afc"/>
        <w:ind w:firstLine="480"/>
      </w:pPr>
      <w:r>
        <w:t xml:space="preserve">Audley, M. and Andrews, J.D. (2013) “The effects of tamping on railway track geometry degradation,” </w:t>
      </w:r>
      <w:r>
        <w:rPr>
          <w:i/>
          <w:iCs/>
        </w:rPr>
        <w:t>Proceedings of the Institution of Mechanical Engineers, Part F: Journal of Rail and Rapid Transit</w:t>
      </w:r>
      <w:r>
        <w:t>, 227(4), pp. 376–391. Available at: https://doi.org/10.1177/0954409713480439.</w:t>
      </w:r>
    </w:p>
    <w:p w14:paraId="5883CB9F" w14:textId="77777777" w:rsidR="000A3919" w:rsidRDefault="000A3919" w:rsidP="000A3919">
      <w:pPr>
        <w:pStyle w:val="afc"/>
        <w:ind w:firstLine="480"/>
      </w:pPr>
      <w:r>
        <w:t xml:space="preserve">Bai, L. </w:t>
      </w:r>
      <w:r>
        <w:rPr>
          <w:i/>
          <w:iCs/>
        </w:rPr>
        <w:t>et al.</w:t>
      </w:r>
      <w:r>
        <w:t xml:space="preserve"> (2015) “Markov-based model for the prediction of railway track irregularities,” </w:t>
      </w:r>
      <w:r>
        <w:rPr>
          <w:i/>
          <w:iCs/>
        </w:rPr>
        <w:t>PROCEEDINGS OF THE INSTITUTION OF MECHANICAL ENGINEERS PART F-JOURNAL OF RAIL AND RAPID TRANSIT</w:t>
      </w:r>
      <w:r>
        <w:t>, 229(2), pp. 150–159. Available at: https://doi.org/10.1177/0954409713503460.</w:t>
      </w:r>
    </w:p>
    <w:p w14:paraId="53277EBC" w14:textId="77777777" w:rsidR="000A3919" w:rsidRDefault="000A3919" w:rsidP="000A3919">
      <w:pPr>
        <w:pStyle w:val="afc"/>
        <w:ind w:firstLine="480"/>
      </w:pPr>
      <w:r>
        <w:t xml:space="preserve">Bianchi, G. </w:t>
      </w:r>
      <w:r>
        <w:rPr>
          <w:i/>
          <w:iCs/>
        </w:rPr>
        <w:t>et al.</w:t>
      </w:r>
      <w:r>
        <w:t xml:space="preserve"> (2025a) “Systematic review railway infrastructure monitoring: From classic techniques to predictive maintenance,” </w:t>
      </w:r>
      <w:r>
        <w:rPr>
          <w:i/>
          <w:iCs/>
        </w:rPr>
        <w:t>Advances in Mechanical Engineering</w:t>
      </w:r>
      <w:r>
        <w:t>, 17(1), p. 16878132241285631. Available at: https://doi.org/10.1177/16878132241285631.</w:t>
      </w:r>
    </w:p>
    <w:p w14:paraId="2D35C252" w14:textId="77777777" w:rsidR="000A3919" w:rsidRDefault="000A3919" w:rsidP="000A3919">
      <w:pPr>
        <w:pStyle w:val="afc"/>
        <w:ind w:firstLine="480"/>
      </w:pPr>
      <w:r>
        <w:t xml:space="preserve">Bianchi, G. </w:t>
      </w:r>
      <w:r>
        <w:rPr>
          <w:i/>
          <w:iCs/>
        </w:rPr>
        <w:t>et al.</w:t>
      </w:r>
      <w:r>
        <w:t xml:space="preserve"> (2025b) “Systematic review railway infrastructure monitoring: From classic techniques to predictive maintenance,” </w:t>
      </w:r>
      <w:r>
        <w:rPr>
          <w:i/>
          <w:iCs/>
        </w:rPr>
        <w:t>Advances in Mechanical Engineering</w:t>
      </w:r>
      <w:r>
        <w:t>, 17(1), p. 16878132241285631. Available at: https://doi.org/10.1177/16878132241285631.</w:t>
      </w:r>
    </w:p>
    <w:p w14:paraId="026C9D55" w14:textId="77777777" w:rsidR="000A3919" w:rsidRDefault="000A3919" w:rsidP="000A3919">
      <w:pPr>
        <w:pStyle w:val="afc"/>
        <w:ind w:firstLine="480"/>
      </w:pPr>
      <w:r>
        <w:t xml:space="preserve">Bianchi, G. </w:t>
      </w:r>
      <w:r>
        <w:rPr>
          <w:i/>
          <w:iCs/>
        </w:rPr>
        <w:t>et al.</w:t>
      </w:r>
      <w:r>
        <w:t xml:space="preserve"> (2025c) “Systematic review railway infrastructure monitoring: From classic techniques to predictive maintenance,” </w:t>
      </w:r>
      <w:r>
        <w:rPr>
          <w:i/>
          <w:iCs/>
        </w:rPr>
        <w:t>Advances in Mechanical Engineering</w:t>
      </w:r>
      <w:r>
        <w:t>, 17(1), p. 16878132241285631. Available at: https://doi.org/10.1177/16878132241285631.</w:t>
      </w:r>
    </w:p>
    <w:p w14:paraId="1BDC7BAE" w14:textId="77777777" w:rsidR="000A3919" w:rsidRDefault="000A3919" w:rsidP="000A3919">
      <w:pPr>
        <w:pStyle w:val="afc"/>
        <w:ind w:firstLine="480"/>
      </w:pPr>
      <w:r>
        <w:t xml:space="preserve">Binder, M., Mezhuyev, V. and Tschandl, M. (2023) “Predictive Maintenance for Railway Domain: A Systematic Literature Review,” </w:t>
      </w:r>
      <w:r>
        <w:rPr>
          <w:i/>
          <w:iCs/>
        </w:rPr>
        <w:t>IEEE Engineering Management Review</w:t>
      </w:r>
      <w:r>
        <w:t>, 51(2), pp. 120–140. Available at: https://doi.org/10.1109/EMR.2023.3262282.</w:t>
      </w:r>
    </w:p>
    <w:p w14:paraId="748185B9" w14:textId="77777777" w:rsidR="000A3919" w:rsidRDefault="000A3919" w:rsidP="000A3919">
      <w:pPr>
        <w:pStyle w:val="afc"/>
        <w:ind w:firstLine="480"/>
      </w:pPr>
      <w:r>
        <w:t xml:space="preserve">Bobadilla, H.A.F. and Martin, U. (2024) “GAN-based Data Augmentation of Railway Track Irregularities for Fault Diagnosis,” </w:t>
      </w:r>
      <w:r>
        <w:rPr>
          <w:i/>
          <w:iCs/>
        </w:rPr>
        <w:t>2024 International Joint Conference on Neural Networks (IJCNN)</w:t>
      </w:r>
      <w:r>
        <w:t xml:space="preserve">. </w:t>
      </w:r>
      <w:r>
        <w:rPr>
          <w:i/>
          <w:iCs/>
        </w:rPr>
        <w:t>2024 International Joint Conference on Neural Networks (IJCNN)</w:t>
      </w:r>
      <w:r>
        <w:t>, pp. 1–9. Available at: https://doi.org/10.1109/IJCNN60899.2024.10651483.</w:t>
      </w:r>
    </w:p>
    <w:p w14:paraId="27F3EDF0" w14:textId="77777777" w:rsidR="000A3919" w:rsidRDefault="000A3919" w:rsidP="000A3919">
      <w:pPr>
        <w:pStyle w:val="afc"/>
        <w:ind w:firstLine="480"/>
      </w:pPr>
      <w:r>
        <w:lastRenderedPageBreak/>
        <w:t xml:space="preserve">Bosso, N., Magelli, M. and Zampieri, N. (2022) “Simulation of wheel and rail profile wear: a review of numerical models,” </w:t>
      </w:r>
      <w:r>
        <w:rPr>
          <w:i/>
          <w:iCs/>
        </w:rPr>
        <w:t>Railway Engineering Science</w:t>
      </w:r>
      <w:r>
        <w:t>, 30(4), pp. 403–436.</w:t>
      </w:r>
    </w:p>
    <w:p w14:paraId="53FBE109" w14:textId="77777777" w:rsidR="000A3919" w:rsidRDefault="000A3919" w:rsidP="000A3919">
      <w:pPr>
        <w:pStyle w:val="afc"/>
        <w:ind w:firstLine="480"/>
      </w:pPr>
      <w:r>
        <w:t xml:space="preserve">Bressi, S., Santos, J. and Losa, M. (2021) “Optimization of maintenance strategies for railway track-bed considering probabilistic degradation models and different reliability levels,” </w:t>
      </w:r>
      <w:r>
        <w:rPr>
          <w:i/>
          <w:iCs/>
        </w:rPr>
        <w:t>Reliability Engineering &amp; System Safety</w:t>
      </w:r>
      <w:r>
        <w:t>, 207, p. 107359. Available at: https://doi.org/10.1016/j.ress.2020.107359.</w:t>
      </w:r>
    </w:p>
    <w:p w14:paraId="00F4EFBD" w14:textId="77777777" w:rsidR="000A3919" w:rsidRDefault="000A3919" w:rsidP="000A3919">
      <w:pPr>
        <w:pStyle w:val="afc"/>
        <w:ind w:firstLine="480"/>
      </w:pPr>
      <w:r>
        <w:t xml:space="preserve">Bris-Peñalver, F.J., Verdecia-Peña, R. and Alonso, J.I. (2026a) “A survey of AI-enabled predictive maintenance for railway infrastructure: Models, data sources, and research challenges,” </w:t>
      </w:r>
      <w:r>
        <w:rPr>
          <w:i/>
          <w:iCs/>
        </w:rPr>
        <w:t>Sensors (Basel, Switzerland)</w:t>
      </w:r>
      <w:r>
        <w:t>, 26(3), p. 906. Available at: https://doi.org/10.3390/s26030906.</w:t>
      </w:r>
    </w:p>
    <w:p w14:paraId="4F9DD47D" w14:textId="77777777" w:rsidR="000A3919" w:rsidRDefault="000A3919" w:rsidP="000A3919">
      <w:pPr>
        <w:pStyle w:val="afc"/>
        <w:ind w:firstLine="480"/>
      </w:pPr>
      <w:r>
        <w:t xml:space="preserve">Bris-Peñalver, F.J., Verdecia-Peña, R. and Alonso, J.I. (2026b) “A Survey of AI-Enabled Predictive Maintenance for Railway Infrastructure: Models, Data Sources, and Research Challenges,” </w:t>
      </w:r>
      <w:r>
        <w:rPr>
          <w:i/>
          <w:iCs/>
        </w:rPr>
        <w:t>Sensors</w:t>
      </w:r>
      <w:r>
        <w:t>, 26(3), p. 906.</w:t>
      </w:r>
    </w:p>
    <w:p w14:paraId="74EDAD67" w14:textId="77777777" w:rsidR="000A3919" w:rsidRDefault="000A3919" w:rsidP="000A3919">
      <w:pPr>
        <w:pStyle w:val="afc"/>
        <w:ind w:firstLine="480"/>
      </w:pPr>
      <w:r>
        <w:t xml:space="preserve">Buuren, S. van and Groothuis-Oudshoorn, K. (2011) “mice: Multivariate Imputation by Chained Equations in R,” </w:t>
      </w:r>
      <w:r>
        <w:rPr>
          <w:i/>
          <w:iCs/>
        </w:rPr>
        <w:t>Journal of Statistical Software</w:t>
      </w:r>
      <w:r>
        <w:t>, 45, pp. 1–67. Available at: https://doi.org/10.18637/jss.v045.i03.</w:t>
      </w:r>
    </w:p>
    <w:p w14:paraId="5D224699" w14:textId="77777777" w:rsidR="000A3919" w:rsidRDefault="000A3919" w:rsidP="000A3919">
      <w:pPr>
        <w:pStyle w:val="afc"/>
        <w:ind w:firstLine="480"/>
      </w:pPr>
      <w:r>
        <w:t xml:space="preserve">Caetano, L.F. and Teixeira, P.F. (2016) “Predictive maintenance model for ballast tamping,” </w:t>
      </w:r>
      <w:r>
        <w:rPr>
          <w:i/>
          <w:iCs/>
        </w:rPr>
        <w:t>Journal of Transportation Engineering</w:t>
      </w:r>
      <w:r>
        <w:t>, 142(4), p. 04016006. Available at: https://doi.org/10.1061/(ASCE)TE.1943-5436.0000825.</w:t>
      </w:r>
    </w:p>
    <w:p w14:paraId="06FB30EE" w14:textId="77777777" w:rsidR="000A3919" w:rsidRDefault="000A3919" w:rsidP="000A3919">
      <w:pPr>
        <w:pStyle w:val="afc"/>
        <w:ind w:firstLine="480"/>
      </w:pPr>
      <w:r>
        <w:t xml:space="preserve">Cai, W. </w:t>
      </w:r>
      <w:r>
        <w:rPr>
          <w:i/>
          <w:iCs/>
        </w:rPr>
        <w:t>et al.</w:t>
      </w:r>
      <w:r>
        <w:t xml:space="preserve"> (2026) “A unified LLM-KG framework for low-annotation urban rail transit signal system operation: knowledge acquisition and dynamic update,” </w:t>
      </w:r>
      <w:r>
        <w:rPr>
          <w:i/>
          <w:iCs/>
        </w:rPr>
        <w:t>ADVANCED ENGINEERING INFORMATICS</w:t>
      </w:r>
      <w:r>
        <w:t>, 71. Available at: https://doi.org/10.1016/j.aei.2026.104327.</w:t>
      </w:r>
    </w:p>
    <w:p w14:paraId="6D90C9AA" w14:textId="77777777" w:rsidR="000A3919" w:rsidRDefault="000A3919" w:rsidP="000A3919">
      <w:pPr>
        <w:pStyle w:val="afc"/>
        <w:ind w:firstLine="480"/>
      </w:pPr>
      <w:r>
        <w:t xml:space="preserve">Cai, X. </w:t>
      </w:r>
      <w:r>
        <w:rPr>
          <w:i/>
          <w:iCs/>
        </w:rPr>
        <w:t>et al.</w:t>
      </w:r>
      <w:r>
        <w:t xml:space="preserve"> (2021) “Deformation Law and Control Limit of CRTSIII Slab Track under Subgrade Frost Heave,” </w:t>
      </w:r>
      <w:r>
        <w:rPr>
          <w:i/>
          <w:iCs/>
        </w:rPr>
        <w:t>Applied Sciences</w:t>
      </w:r>
      <w:r>
        <w:t>, 11(8), p. 3520. Available at: https://doi.org/10.3390/app11083520.</w:t>
      </w:r>
    </w:p>
    <w:p w14:paraId="6695693B" w14:textId="77777777" w:rsidR="000A3919" w:rsidRDefault="000A3919" w:rsidP="000A3919">
      <w:pPr>
        <w:pStyle w:val="afc"/>
        <w:ind w:firstLine="480"/>
      </w:pPr>
      <w:r>
        <w:t xml:space="preserve">Cao, W. </w:t>
      </w:r>
      <w:r>
        <w:rPr>
          <w:i/>
          <w:iCs/>
        </w:rPr>
        <w:t>et al.</w:t>
      </w:r>
      <w:r>
        <w:t xml:space="preserve"> (2018) “BRITS: Bidirectional Recurrent Imputation for Time Series.” arXiv. Available at: https://doi.org/10.48550/arXiv.1805.10572.</w:t>
      </w:r>
    </w:p>
    <w:p w14:paraId="0CF2DA9F" w14:textId="77777777" w:rsidR="000A3919" w:rsidRDefault="000A3919" w:rsidP="000A3919">
      <w:pPr>
        <w:pStyle w:val="afc"/>
        <w:ind w:firstLine="480"/>
      </w:pPr>
      <w:r>
        <w:t xml:space="preserve">Chawla, N.V. </w:t>
      </w:r>
      <w:r>
        <w:rPr>
          <w:i/>
          <w:iCs/>
        </w:rPr>
        <w:t>et al.</w:t>
      </w:r>
      <w:r>
        <w:t xml:space="preserve"> (2002) “SMOTE: Synthetic Minority Over-sampling Technique,” </w:t>
      </w:r>
      <w:r>
        <w:rPr>
          <w:i/>
          <w:iCs/>
        </w:rPr>
        <w:t>Journal of Artificial Intelligence Research</w:t>
      </w:r>
      <w:r>
        <w:t>, 16, pp. 321–357. Available at: https://doi.org/10.1613/jair.953.</w:t>
      </w:r>
    </w:p>
    <w:p w14:paraId="5BB9C599" w14:textId="77777777" w:rsidR="000A3919" w:rsidRDefault="000A3919" w:rsidP="000A3919">
      <w:pPr>
        <w:pStyle w:val="afc"/>
        <w:ind w:firstLine="480"/>
      </w:pPr>
      <w:r>
        <w:t xml:space="preserve">Chen, A. </w:t>
      </w:r>
      <w:r>
        <w:rPr>
          <w:i/>
          <w:iCs/>
        </w:rPr>
        <w:t>et al.</w:t>
      </w:r>
      <w:r>
        <w:t xml:space="preserve"> (2025) “LLM-based intelligent Q&amp;A system for railway locomotive maintenance standardization,” </w:t>
      </w:r>
      <w:r>
        <w:rPr>
          <w:i/>
          <w:iCs/>
        </w:rPr>
        <w:t>SCIENTIFIC REPORTS</w:t>
      </w:r>
      <w:r>
        <w:t>, 15(1). Available at: https://doi.org/10.1038/s41598-025-96130-3.</w:t>
      </w:r>
    </w:p>
    <w:p w14:paraId="00DE757F" w14:textId="77777777" w:rsidR="000A3919" w:rsidRDefault="000A3919" w:rsidP="000A3919">
      <w:pPr>
        <w:pStyle w:val="afc"/>
        <w:ind w:firstLine="480"/>
      </w:pPr>
      <w:r>
        <w:t xml:space="preserve">Chen, M. </w:t>
      </w:r>
      <w:r>
        <w:rPr>
          <w:i/>
          <w:iCs/>
        </w:rPr>
        <w:t>et al.</w:t>
      </w:r>
      <w:r>
        <w:t xml:space="preserve"> (2022) “Vibration-based damage detection of rail fastener using fully convolutional networks,” </w:t>
      </w:r>
      <w:r>
        <w:rPr>
          <w:i/>
          <w:iCs/>
        </w:rPr>
        <w:t>Vehicle System Dynamics</w:t>
      </w:r>
      <w:r>
        <w:t>, 60(7), pp. 2191–2210. Available at: https://doi.org/10.1080/00423114.2021.1896010.</w:t>
      </w:r>
    </w:p>
    <w:p w14:paraId="714E46BA" w14:textId="77777777" w:rsidR="000A3919" w:rsidRDefault="000A3919" w:rsidP="000A3919">
      <w:pPr>
        <w:pStyle w:val="afc"/>
        <w:ind w:firstLine="480"/>
      </w:pPr>
      <w:r>
        <w:lastRenderedPageBreak/>
        <w:t xml:space="preserve">Chen Yong, An Zhuoaobo, and Zhou Jianyu (2025) “Semantic Description Method of High-Speed Railway Contact Net Insulator Defects Based on Diffusion Model Detection,” </w:t>
      </w:r>
      <w:r>
        <w:rPr>
          <w:i/>
          <w:iCs/>
        </w:rPr>
        <w:t>Transactions of China Electrotechnical Society</w:t>
      </w:r>
      <w:r>
        <w:t>, 40(13), pp. 4100–4111.</w:t>
      </w:r>
    </w:p>
    <w:p w14:paraId="62FC333F" w14:textId="77777777" w:rsidR="000A3919" w:rsidRDefault="000A3919" w:rsidP="000A3919">
      <w:pPr>
        <w:pStyle w:val="afc"/>
        <w:ind w:firstLine="480"/>
      </w:pPr>
      <w:r>
        <w:t xml:space="preserve">Choi, J. </w:t>
      </w:r>
      <w:r>
        <w:rPr>
          <w:i/>
          <w:iCs/>
        </w:rPr>
        <w:t>et al.</w:t>
      </w:r>
      <w:r>
        <w:t xml:space="preserve"> (2021) “Graph Neural Controlled Differential Equations for Traffic Forecasting.” arXiv. Available at: https://doi.org/10.48550/arXiv.2112.03558.</w:t>
      </w:r>
    </w:p>
    <w:p w14:paraId="0046F000" w14:textId="77777777" w:rsidR="000A3919" w:rsidRDefault="000A3919" w:rsidP="000A3919">
      <w:pPr>
        <w:pStyle w:val="afc"/>
        <w:ind w:firstLine="480"/>
      </w:pPr>
      <w:r>
        <w:t xml:space="preserve">Christos N. Pygidis (2022) </w:t>
      </w:r>
      <w:r>
        <w:rPr>
          <w:i/>
          <w:iCs/>
        </w:rPr>
        <w:t>Railway Transpportation Systems: Design, Construction and Operation</w:t>
      </w:r>
      <w:r>
        <w:t>. Second Edition. Boca Raton: CRC Press.</w:t>
      </w:r>
    </w:p>
    <w:p w14:paraId="3C71E9FF" w14:textId="77777777" w:rsidR="000A3919" w:rsidRDefault="000A3919" w:rsidP="000A3919">
      <w:pPr>
        <w:pStyle w:val="afc"/>
        <w:ind w:firstLine="480"/>
      </w:pPr>
      <w:r>
        <w:t xml:space="preserve">Davari, N. </w:t>
      </w:r>
      <w:r>
        <w:rPr>
          <w:i/>
          <w:iCs/>
        </w:rPr>
        <w:t>et al.</w:t>
      </w:r>
      <w:r>
        <w:t xml:space="preserve"> (2021) “A Survey on Data-Driven Predictive Maintenance for the Railway Industry,” </w:t>
      </w:r>
      <w:r>
        <w:rPr>
          <w:i/>
          <w:iCs/>
        </w:rPr>
        <w:t>Sensors</w:t>
      </w:r>
      <w:r>
        <w:t>, 21(17), p. 5739. Available at: https://doi.org/10.3390/s21175739.</w:t>
      </w:r>
    </w:p>
    <w:p w14:paraId="792AA5BD" w14:textId="77777777" w:rsidR="000A3919" w:rsidRDefault="000A3919" w:rsidP="000A3919">
      <w:pPr>
        <w:pStyle w:val="afc"/>
        <w:ind w:firstLine="480"/>
      </w:pPr>
      <w:r>
        <w:t xml:space="preserve">Davies, B. and Andrews, J. (2021) “The impact of summer heatwaves on railway track geometry maintenance,” </w:t>
      </w:r>
      <w:r>
        <w:rPr>
          <w:i/>
          <w:iCs/>
        </w:rPr>
        <w:t>Proceedings of the Institution of Mechanical Engineers, Part F: Journal of Rail and Rapid Transit</w:t>
      </w:r>
      <w:r>
        <w:t>, 235(9), pp. 1158–1171. Available at: https://doi.org/10.1177/0954409720984292.</w:t>
      </w:r>
    </w:p>
    <w:p w14:paraId="74254489" w14:textId="77777777" w:rsidR="000A3919" w:rsidRDefault="000A3919" w:rsidP="000A3919">
      <w:pPr>
        <w:pStyle w:val="afc"/>
        <w:ind w:firstLine="480"/>
      </w:pPr>
      <w:r>
        <w:t xml:space="preserve">Ding, W. </w:t>
      </w:r>
      <w:r>
        <w:rPr>
          <w:i/>
          <w:iCs/>
        </w:rPr>
        <w:t>et al.</w:t>
      </w:r>
      <w:r>
        <w:t xml:space="preserve"> (2024) “Solving coupled differential equation groups using PINO-CDE,” </w:t>
      </w:r>
      <w:r>
        <w:rPr>
          <w:i/>
          <w:iCs/>
        </w:rPr>
        <w:t>Mechanical Systems and Signal Processing</w:t>
      </w:r>
      <w:r>
        <w:t>, 208, p. 111014. Available at: https://doi.org/10.1016/j.ymssp.2023.111014.</w:t>
      </w:r>
    </w:p>
    <w:p w14:paraId="54C325CB" w14:textId="77777777" w:rsidR="000A3919" w:rsidRDefault="000A3919" w:rsidP="000A3919">
      <w:pPr>
        <w:pStyle w:val="afc"/>
        <w:ind w:firstLine="480"/>
      </w:pPr>
      <w:r>
        <w:t xml:space="preserve">Du, Z., Gao, L. and Li, X. (2023) “A New Contrastive GAN With Data Augmentation for Surface Defect Recognition Under Limited Data,” </w:t>
      </w:r>
      <w:r>
        <w:rPr>
          <w:i/>
          <w:iCs/>
        </w:rPr>
        <w:t>IEEE Transactions on Instrumentation and Measurement</w:t>
      </w:r>
      <w:r>
        <w:t>, 72, pp. 1–13. Available at: https://doi.org/10.1109/TIM.2022.3232649.</w:t>
      </w:r>
    </w:p>
    <w:p w14:paraId="5D8DB77C" w14:textId="77777777" w:rsidR="000A3919" w:rsidRDefault="000A3919" w:rsidP="000A3919">
      <w:pPr>
        <w:pStyle w:val="afc"/>
        <w:ind w:firstLine="480"/>
      </w:pPr>
      <w:r>
        <w:t xml:space="preserve">El-khateeb, L. </w:t>
      </w:r>
      <w:r>
        <w:rPr>
          <w:i/>
          <w:iCs/>
        </w:rPr>
        <w:t>et al.</w:t>
      </w:r>
      <w:r>
        <w:t xml:space="preserve"> (2021) “A hybrid multi-criteria decision making model for defect-based condition assessment of railway infrastructure,” </w:t>
      </w:r>
      <w:r>
        <w:rPr>
          <w:i/>
          <w:iCs/>
        </w:rPr>
        <w:t>Sustainability</w:t>
      </w:r>
      <w:r>
        <w:t>, 13(13), p. 7186. Available at: https://doi.org/10.3390/su13137186.</w:t>
      </w:r>
    </w:p>
    <w:p w14:paraId="20C4E89D" w14:textId="77777777" w:rsidR="000A3919" w:rsidRDefault="000A3919" w:rsidP="000A3919">
      <w:pPr>
        <w:pStyle w:val="afc"/>
        <w:ind w:firstLine="480"/>
      </w:pPr>
      <w:r>
        <w:t xml:space="preserve">Escalona, J.L. (2016) “Vertical track geometry monitoring using inertial sensors and complementary filters,” </w:t>
      </w:r>
      <w:r>
        <w:rPr>
          <w:i/>
          <w:iCs/>
        </w:rPr>
        <w:t>International Design Engineering Technical Conferences and Computers and Information in Engineering Conference</w:t>
      </w:r>
      <w:r>
        <w:t>. American Society of Mechanical Engineers, p. V006T09A034. Available at: https://asmedigitalcollection.asme.org/IDETC-CIE/proceedings-abstract/IDETC-CIE2016/50183/258999 (Accessed: April 3, 2026).</w:t>
      </w:r>
    </w:p>
    <w:p w14:paraId="3D1C9D56" w14:textId="77777777" w:rsidR="000A3919" w:rsidRDefault="000A3919" w:rsidP="000A3919">
      <w:pPr>
        <w:pStyle w:val="afc"/>
        <w:ind w:firstLine="480"/>
      </w:pPr>
      <w:r>
        <w:t>European Committee for Standardization (2017) “Railway applications – Track – Track geometry quality: EN 13848-1 and EN 13848-5.” Brussels.</w:t>
      </w:r>
    </w:p>
    <w:p w14:paraId="0DCCBEF7" w14:textId="77777777" w:rsidR="000A3919" w:rsidRDefault="000A3919" w:rsidP="000A3919">
      <w:pPr>
        <w:pStyle w:val="afc"/>
        <w:ind w:firstLine="480"/>
      </w:pPr>
      <w:r>
        <w:t xml:space="preserve">Falamarzi, A., Moridpour, S. and Nazem, M. (2019) “Development of a tram track degradation prediction model based on the acceleration data,” </w:t>
      </w:r>
      <w:r>
        <w:rPr>
          <w:i/>
          <w:iCs/>
        </w:rPr>
        <w:t>STRUCTURE AND INFRASTRUCTURE ENGINEERING</w:t>
      </w:r>
      <w:r>
        <w:t>, 15(10), pp. 1308–1318. Available at: https://doi.org/10.1080/15732479.2019.1615963.</w:t>
      </w:r>
    </w:p>
    <w:p w14:paraId="02C6D197" w14:textId="77777777" w:rsidR="000A3919" w:rsidRDefault="000A3919" w:rsidP="000A3919">
      <w:pPr>
        <w:pStyle w:val="afc"/>
        <w:ind w:firstLine="480"/>
      </w:pPr>
      <w:r>
        <w:t xml:space="preserve">Fischer, S. (2022) “Geogrid reinforcement of ballasted railway superstructure for stabilization of the railway track geometry – A case study,” </w:t>
      </w:r>
      <w:r>
        <w:rPr>
          <w:i/>
          <w:iCs/>
        </w:rPr>
        <w:t xml:space="preserve">Geotextiles and </w:t>
      </w:r>
      <w:r>
        <w:rPr>
          <w:i/>
          <w:iCs/>
        </w:rPr>
        <w:lastRenderedPageBreak/>
        <w:t>Geomembranes</w:t>
      </w:r>
      <w:r>
        <w:t>, 50(5), pp. 1036–1051. Available at: https://doi.org/10.1016/j.geotexmem.2022.05.005.</w:t>
      </w:r>
    </w:p>
    <w:p w14:paraId="206348C0" w14:textId="77777777" w:rsidR="000A3919" w:rsidRDefault="000A3919" w:rsidP="000A3919">
      <w:pPr>
        <w:pStyle w:val="afc"/>
        <w:ind w:firstLine="480"/>
      </w:pPr>
      <w:r>
        <w:t xml:space="preserve">Fontul, S. </w:t>
      </w:r>
      <w:r>
        <w:rPr>
          <w:i/>
          <w:iCs/>
        </w:rPr>
        <w:t>et al.</w:t>
      </w:r>
      <w:r>
        <w:t xml:space="preserve"> (2016) “Railways track characterization using ground penetrating radar,” </w:t>
      </w:r>
      <w:r>
        <w:rPr>
          <w:i/>
          <w:iCs/>
        </w:rPr>
        <w:t>Procedia Engineering</w:t>
      </w:r>
      <w:r>
        <w:t>, 143, pp. 1193–1200. Available at: https://doi.org/10.1016/j.proeng.2016.06.120.</w:t>
      </w:r>
    </w:p>
    <w:p w14:paraId="1BEABEC1" w14:textId="77777777" w:rsidR="000A3919" w:rsidRDefault="000A3919" w:rsidP="000A3919">
      <w:pPr>
        <w:pStyle w:val="afc"/>
        <w:ind w:firstLine="480"/>
      </w:pPr>
      <w:r>
        <w:t xml:space="preserve">Fu, Y. </w:t>
      </w:r>
      <w:r>
        <w:rPr>
          <w:i/>
          <w:iCs/>
        </w:rPr>
        <w:t>et al.</w:t>
      </w:r>
      <w:r>
        <w:t xml:space="preserve"> (2024) “A fault diagnosis method for railway turnout systems based on Convolution Transformer through data augmentation.” Research Square. Available at: https://doi.org/10.21203/rs.3.rs-3969643/v1.</w:t>
      </w:r>
    </w:p>
    <w:p w14:paraId="17A4A3CB" w14:textId="77777777" w:rsidR="000A3919" w:rsidRDefault="000A3919" w:rsidP="000A3919">
      <w:pPr>
        <w:pStyle w:val="afc"/>
        <w:ind w:firstLine="480"/>
      </w:pPr>
      <w:r>
        <w:t>Garcia, G. and Zhang, J. (2006) “Application of ultrasonic phased arrays for rail flaw inspection.” Available at: https://trid.trb.org/View/809374 (Accessed: April 2, 2026).</w:t>
      </w:r>
    </w:p>
    <w:p w14:paraId="222C66A2" w14:textId="77777777" w:rsidR="000A3919" w:rsidRDefault="000A3919" w:rsidP="000A3919">
      <w:pPr>
        <w:pStyle w:val="afc"/>
        <w:ind w:firstLine="480"/>
      </w:pPr>
      <w:r>
        <w:t xml:space="preserve">Garcia-Mendez, S. </w:t>
      </w:r>
      <w:r>
        <w:rPr>
          <w:i/>
          <w:iCs/>
        </w:rPr>
        <w:t>et al.</w:t>
      </w:r>
      <w:r>
        <w:t xml:space="preserve"> (2025) “An explainable machine learning framework for railway predictive maintenance using data streams from the metro operator of Portugal,” </w:t>
      </w:r>
      <w:r>
        <w:rPr>
          <w:i/>
          <w:iCs/>
        </w:rPr>
        <w:t>SCIENTIFIC REPORTS</w:t>
      </w:r>
      <w:r>
        <w:t>, 15(1). Available at: https://doi.org/10.1038/s41598-025-08084-1.</w:t>
      </w:r>
    </w:p>
    <w:p w14:paraId="1C6A1E0F" w14:textId="77777777" w:rsidR="000A3919" w:rsidRDefault="000A3919" w:rsidP="000A3919">
      <w:pPr>
        <w:pStyle w:val="afc"/>
        <w:ind w:firstLine="480"/>
      </w:pPr>
      <w:r>
        <w:t xml:space="preserve">Gautier, P.-E. (2015) “Slab track: Review of existing systems and optimization potentials including very high speed,” </w:t>
      </w:r>
      <w:r>
        <w:rPr>
          <w:i/>
          <w:iCs/>
        </w:rPr>
        <w:t>Construction and Building Materials</w:t>
      </w:r>
      <w:r>
        <w:t>, 92, pp. 9–15. Available at: https://doi.org/10.1016/j.conbuildmat.2015.03.102.</w:t>
      </w:r>
    </w:p>
    <w:p w14:paraId="2E0FEAAF" w14:textId="77777777" w:rsidR="000A3919" w:rsidRDefault="000A3919" w:rsidP="000A3919">
      <w:pPr>
        <w:pStyle w:val="afc"/>
        <w:ind w:firstLine="480"/>
      </w:pPr>
      <w:r>
        <w:t xml:space="preserve">Ghiasi, R. </w:t>
      </w:r>
      <w:r>
        <w:rPr>
          <w:i/>
          <w:iCs/>
        </w:rPr>
        <w:t>et al.</w:t>
      </w:r>
      <w:r>
        <w:t xml:space="preserve"> (2025) “Unsupervised domain adaptation for drive-by condition monitoring of multiple railway tracks,” </w:t>
      </w:r>
      <w:r>
        <w:rPr>
          <w:i/>
          <w:iCs/>
        </w:rPr>
        <w:t>Engineering Applications of Artificial Intelligence</w:t>
      </w:r>
      <w:r>
        <w:t>, 139, p. 109516. Available at: https://doi.org/10.1016/j.engappai.2024.109516.</w:t>
      </w:r>
    </w:p>
    <w:p w14:paraId="33AB0F1F" w14:textId="77777777" w:rsidR="000A3919" w:rsidRDefault="000A3919" w:rsidP="000A3919">
      <w:pPr>
        <w:pStyle w:val="afc"/>
        <w:ind w:firstLine="480"/>
      </w:pPr>
      <w:r>
        <w:t xml:space="preserve">Giancarlo, P. (2018) “A Low-Rank Tensor Model for Imputation of Missing Vehicular Traffic Volume,” </w:t>
      </w:r>
      <w:r>
        <w:rPr>
          <w:i/>
          <w:iCs/>
        </w:rPr>
        <w:t>IEEE Transactions on Vehicular Technology</w:t>
      </w:r>
      <w:r>
        <w:t>, PP, pp. 1–1. Available at: https://doi.org/10.1109/TVT.2018.2833505.</w:t>
      </w:r>
    </w:p>
    <w:p w14:paraId="446FE00B" w14:textId="77777777" w:rsidR="000A3919" w:rsidRDefault="000A3919" w:rsidP="000A3919">
      <w:pPr>
        <w:pStyle w:val="afc"/>
        <w:ind w:firstLine="480"/>
      </w:pPr>
      <w:r>
        <w:t xml:space="preserve">Grützmacher, F., Kang, C. and Marx, S. (2025) “Historical development of ballastless track systems in germany,” </w:t>
      </w:r>
      <w:r>
        <w:rPr>
          <w:i/>
          <w:iCs/>
        </w:rPr>
        <w:t>Construction and Building Materials</w:t>
      </w:r>
      <w:r>
        <w:t>, 458, p. 139564. Available at: https://doi.org/10.1016/j.conbuildmat.2024.139564.</w:t>
      </w:r>
    </w:p>
    <w:p w14:paraId="12F2E04A" w14:textId="77777777" w:rsidR="000A3919" w:rsidRDefault="000A3919" w:rsidP="000A3919">
      <w:pPr>
        <w:pStyle w:val="afc"/>
        <w:ind w:firstLine="480"/>
      </w:pPr>
      <w:r>
        <w:t xml:space="preserve">Guo, J. </w:t>
      </w:r>
      <w:r>
        <w:rPr>
          <w:i/>
          <w:iCs/>
        </w:rPr>
        <w:t>et al.</w:t>
      </w:r>
      <w:r>
        <w:t xml:space="preserve"> (2025) “A parallel method for assessing track segment quality in railway maintenance,” </w:t>
      </w:r>
      <w:r>
        <w:rPr>
          <w:i/>
          <w:iCs/>
        </w:rPr>
        <w:t>Proceedings of the Institution of Mechanical Engineers, Part F: Journal of Rail and Rapid Transit</w:t>
      </w:r>
      <w:r>
        <w:t>, 239(6), pp. 459–469. Available at: https://doi.org/10.1177/09544097251329148.</w:t>
      </w:r>
    </w:p>
    <w:p w14:paraId="0A9325A4" w14:textId="77777777" w:rsidR="000A3919" w:rsidRDefault="000A3919" w:rsidP="000A3919">
      <w:pPr>
        <w:pStyle w:val="afc"/>
        <w:ind w:firstLine="480"/>
      </w:pPr>
      <w:r>
        <w:t xml:space="preserve">Guo, S., Zhang, G. and Qi, C. (2019) “A Robot for Automatic Installation of Rail Fasteners,” </w:t>
      </w:r>
      <w:r>
        <w:rPr>
          <w:i/>
          <w:iCs/>
        </w:rPr>
        <w:t>Proceedings of the 2019 International Conference on Robotics, Intelligent Control and Artificial Intelligence</w:t>
      </w:r>
      <w:r>
        <w:t xml:space="preserve">. </w:t>
      </w:r>
      <w:r>
        <w:rPr>
          <w:i/>
          <w:iCs/>
        </w:rPr>
        <w:t>RICAI 2019: 2019 International Conference on Robotics, Intelligent Control and Artificial Intelligence</w:t>
      </w:r>
      <w:r>
        <w:t>, Shanghai China: ACM, pp. 77–82. Available at: https://doi.org/10.1145/3366194.3366208.</w:t>
      </w:r>
    </w:p>
    <w:p w14:paraId="4A17C53E" w14:textId="77777777" w:rsidR="000A3919" w:rsidRDefault="000A3919" w:rsidP="000A3919">
      <w:pPr>
        <w:pStyle w:val="afc"/>
        <w:ind w:firstLine="480"/>
      </w:pPr>
      <w:r>
        <w:t xml:space="preserve">Guo, Y. (2021) “Review of ballast track tamping: Mechanism, challenges and </w:t>
      </w:r>
      <w:r>
        <w:lastRenderedPageBreak/>
        <w:t>solutions.”</w:t>
      </w:r>
    </w:p>
    <w:p w14:paraId="0CF6AC00" w14:textId="77777777" w:rsidR="000A3919" w:rsidRDefault="000A3919" w:rsidP="000A3919">
      <w:pPr>
        <w:pStyle w:val="afc"/>
        <w:ind w:firstLine="480"/>
      </w:pPr>
      <w:r>
        <w:t xml:space="preserve">Haghighat, E. </w:t>
      </w:r>
      <w:r>
        <w:rPr>
          <w:i/>
          <w:iCs/>
        </w:rPr>
        <w:t>et al.</w:t>
      </w:r>
      <w:r>
        <w:t xml:space="preserve"> (2021) “A physics-informed deep learning framework for inversion and surrogate modeling in solid mechanics,” </w:t>
      </w:r>
      <w:r>
        <w:rPr>
          <w:i/>
          <w:iCs/>
        </w:rPr>
        <w:t>Computer Methods in Applied Mechanics and Engineering</w:t>
      </w:r>
      <w:r>
        <w:t>, 379, p. 113741. Available at: https://doi.org/10.1016/j.cma.2021.113741.</w:t>
      </w:r>
    </w:p>
    <w:p w14:paraId="6E31329F" w14:textId="77777777" w:rsidR="000A3919" w:rsidRDefault="000A3919" w:rsidP="000A3919">
      <w:pPr>
        <w:pStyle w:val="afc"/>
        <w:ind w:firstLine="480"/>
      </w:pPr>
      <w:r>
        <w:t xml:space="preserve">Hamid, A. and Gross, A. (1981) “Track-quality indices and track-degradation models for maintenance-of-way planning,” </w:t>
      </w:r>
      <w:r>
        <w:rPr>
          <w:i/>
          <w:iCs/>
        </w:rPr>
        <w:t>Transportation Research Record</w:t>
      </w:r>
      <w:r>
        <w:t>, 802, pp. 2–8.</w:t>
      </w:r>
    </w:p>
    <w:p w14:paraId="706FE78F" w14:textId="77777777" w:rsidR="000A3919" w:rsidRDefault="000A3919" w:rsidP="000A3919">
      <w:pPr>
        <w:pStyle w:val="afc"/>
        <w:ind w:firstLine="480"/>
      </w:pPr>
      <w:r>
        <w:t>Han</w:t>
      </w:r>
      <w:r>
        <w:t>，</w:t>
      </w:r>
      <w:r>
        <w:t>Xue and Su</w:t>
      </w:r>
      <w:r>
        <w:t>，</w:t>
      </w:r>
      <w:r>
        <w:t xml:space="preserve">Huilong (2021) “Research on Key Technologies of Autonomous Ultrasonic System for Rail Flaw Detection Vehicle,” </w:t>
      </w:r>
      <w:r>
        <w:rPr>
          <w:i/>
          <w:iCs/>
        </w:rPr>
        <w:t>Southern Agricultural Machinery</w:t>
      </w:r>
      <w:r>
        <w:t>, 52(4), pp. 9–10.</w:t>
      </w:r>
    </w:p>
    <w:p w14:paraId="10134513" w14:textId="77777777" w:rsidR="000A3919" w:rsidRDefault="000A3919" w:rsidP="000A3919">
      <w:pPr>
        <w:pStyle w:val="afc"/>
        <w:ind w:firstLine="480"/>
      </w:pPr>
      <w:r>
        <w:t xml:space="preserve">Hao, W. (2009) “Real-time Automatic Ultrasonic Rail Damage Detection and Classification System Based on SVM,” </w:t>
      </w:r>
      <w:r>
        <w:rPr>
          <w:i/>
          <w:iCs/>
        </w:rPr>
        <w:t>Journal of University of Chinese Academy of Sciences</w:t>
      </w:r>
      <w:r>
        <w:t>, 26(4), p. 517. Available at: https://doi.org/10.7523/j.issn.2095-6134.2009.4.013.</w:t>
      </w:r>
    </w:p>
    <w:p w14:paraId="4E4DA193" w14:textId="77777777" w:rsidR="000A3919" w:rsidRDefault="000A3919" w:rsidP="000A3919">
      <w:pPr>
        <w:pStyle w:val="afc"/>
        <w:ind w:firstLine="480"/>
      </w:pPr>
      <w:r>
        <w:t xml:space="preserve">He, H. </w:t>
      </w:r>
      <w:r>
        <w:rPr>
          <w:i/>
          <w:iCs/>
        </w:rPr>
        <w:t>et al.</w:t>
      </w:r>
      <w:r>
        <w:t xml:space="preserve"> (2008) “ADASYN: Adaptive synthetic sampling approach for imbalanced learning,” </w:t>
      </w:r>
      <w:r>
        <w:rPr>
          <w:i/>
          <w:iCs/>
        </w:rPr>
        <w:t>2008 IEEE International Joint Conference on Neural Networks (IEEE World Congress on Computational Intelligence)</w:t>
      </w:r>
      <w:r>
        <w:t xml:space="preserve">. </w:t>
      </w:r>
      <w:r>
        <w:rPr>
          <w:i/>
          <w:iCs/>
        </w:rPr>
        <w:t>2008 IEEE International Joint Conference on Neural Networks (IEEE World Congress on Computational Intelligence)</w:t>
      </w:r>
      <w:r>
        <w:t>, pp. 1322–1328. Available at: https://doi.org/10.1109/IJCNN.2008.4633969.</w:t>
      </w:r>
    </w:p>
    <w:p w14:paraId="133C5CAC" w14:textId="77777777" w:rsidR="000A3919" w:rsidRDefault="000A3919" w:rsidP="000A3919">
      <w:pPr>
        <w:pStyle w:val="afc"/>
        <w:ind w:firstLine="480"/>
      </w:pPr>
      <w:r>
        <w:t xml:space="preserve">Heydari, H. (2024) “Evaluating the dynamic behavior of railway-bridge transition zone: numerical and field measurements,” </w:t>
      </w:r>
      <w:r>
        <w:rPr>
          <w:i/>
          <w:iCs/>
        </w:rPr>
        <w:t>Canadian Journal of Civil Engineering</w:t>
      </w:r>
      <w:r>
        <w:t>, 51(4), pp. 399–408. Available at: https://doi.org/10.1139/cjce-2022-0453.</w:t>
      </w:r>
    </w:p>
    <w:p w14:paraId="0DBBE4EA" w14:textId="77777777" w:rsidR="000A3919" w:rsidRDefault="000A3919" w:rsidP="000A3919">
      <w:pPr>
        <w:pStyle w:val="afc"/>
        <w:ind w:firstLine="480"/>
      </w:pPr>
      <w:r>
        <w:t xml:space="preserve">Higgins, C. and Liu, X. (2018) “Modeling of track geometry degradation and decisions on safety and maintenance: A literature review and possible future research directions,” </w:t>
      </w:r>
      <w:r>
        <w:rPr>
          <w:i/>
          <w:iCs/>
        </w:rPr>
        <w:t>Proceedings of the Institution of Mechanical Engineers, Part F: Journal of Rail and Rapid Transit</w:t>
      </w:r>
      <w:r>
        <w:t>, 232(5), pp. 1385–1397. Available at: https://doi.org/10.1177/0954409717721870.</w:t>
      </w:r>
    </w:p>
    <w:p w14:paraId="7C49A1D9" w14:textId="77777777" w:rsidR="000A3919" w:rsidRDefault="000A3919" w:rsidP="000A3919">
      <w:pPr>
        <w:pStyle w:val="afc"/>
        <w:ind w:firstLine="480"/>
      </w:pPr>
      <w:r>
        <w:t xml:space="preserve">Hong, W.-T., Clifton, G. and Nelson, J.D. (2024) “A data-driven conceptual framework for understanding the nature of hazards in railway accidents,” </w:t>
      </w:r>
      <w:r>
        <w:rPr>
          <w:i/>
          <w:iCs/>
        </w:rPr>
        <w:t>TRANSPORT POLICY</w:t>
      </w:r>
      <w:r>
        <w:t>, 152, pp. 102–117. Available at: https://doi.org/10.1016/j.tranpol.2024.05.007.</w:t>
      </w:r>
    </w:p>
    <w:p w14:paraId="2FD2EE8E" w14:textId="77777777" w:rsidR="000A3919" w:rsidRDefault="000A3919" w:rsidP="000A3919">
      <w:pPr>
        <w:pStyle w:val="afc"/>
        <w:ind w:firstLine="480"/>
      </w:pPr>
      <w:r>
        <w:t xml:space="preserve">Hou, Z., Zhao, W. and Yang, Y. (2023) “Identification of railway subgrade defects based on ground penetrating radar,” </w:t>
      </w:r>
      <w:r>
        <w:rPr>
          <w:i/>
          <w:iCs/>
        </w:rPr>
        <w:t>Scientific Reports</w:t>
      </w:r>
      <w:r>
        <w:t>, 13(1), p. 6030. Available at: https://doi.org/10.1038/s41598-023-33278-w.</w:t>
      </w:r>
    </w:p>
    <w:p w14:paraId="4A1686A4" w14:textId="77777777" w:rsidR="000A3919" w:rsidRDefault="000A3919" w:rsidP="000A3919">
      <w:pPr>
        <w:pStyle w:val="afc"/>
        <w:ind w:firstLine="480"/>
      </w:pPr>
      <w:r>
        <w:t xml:space="preserve">Huang, H. and Tutumluer, E. (2011) “Discrete element modeling for fouled railroad ballast,” </w:t>
      </w:r>
      <w:r>
        <w:rPr>
          <w:i/>
          <w:iCs/>
        </w:rPr>
        <w:t>Construction and Building Materials</w:t>
      </w:r>
      <w:r>
        <w:t>, 25(8), pp. 3306–3312. Available at: https://doi.org/10.1016/j.conbuildmat.2011.03.019.</w:t>
      </w:r>
    </w:p>
    <w:p w14:paraId="5D381F3D" w14:textId="77777777" w:rsidR="000A3919" w:rsidRDefault="000A3919" w:rsidP="000A3919">
      <w:pPr>
        <w:pStyle w:val="afc"/>
        <w:ind w:firstLine="480"/>
      </w:pPr>
      <w:r>
        <w:t xml:space="preserve">Huang, W. and Deng, X. (2025) “Real-time tracking railway intruders using </w:t>
      </w:r>
      <w:r>
        <w:lastRenderedPageBreak/>
        <w:t xml:space="preserve">multiple-agent cooperated large language models with edge stream processing engine,” </w:t>
      </w:r>
      <w:r>
        <w:rPr>
          <w:i/>
          <w:iCs/>
        </w:rPr>
        <w:t>JOURNAL OF NETWORK AND COMPUTER APPLICATIONS</w:t>
      </w:r>
      <w:r>
        <w:t>, 242. Available at: https://doi.org/10.1016/j.jnca.2025.104231.</w:t>
      </w:r>
    </w:p>
    <w:p w14:paraId="4D1342F2" w14:textId="77777777" w:rsidR="000A3919" w:rsidRDefault="000A3919" w:rsidP="000A3919">
      <w:pPr>
        <w:pStyle w:val="afc"/>
        <w:ind w:firstLine="480"/>
      </w:pPr>
      <w:r>
        <w:t xml:space="preserve">Huang,Xing (2022) “Rapid non-destructive testing method for ballast defects in ballasted railway track bed using ground-penetrating radar,” </w:t>
      </w:r>
      <w:r>
        <w:rPr>
          <w:i/>
          <w:iCs/>
        </w:rPr>
        <w:t>railway construction</w:t>
      </w:r>
      <w:r>
        <w:t>, 62(3), pp. 61–65.</w:t>
      </w:r>
    </w:p>
    <w:p w14:paraId="76FC2B4E" w14:textId="77777777" w:rsidR="000A3919" w:rsidRDefault="000A3919" w:rsidP="000A3919">
      <w:pPr>
        <w:pStyle w:val="afc"/>
        <w:ind w:firstLine="480"/>
      </w:pPr>
      <w:r>
        <w:t xml:space="preserve">Hu,Jinping and Ren,Jianping (2006) “Application of ultrasonic waves in rail flaw detection,” </w:t>
      </w:r>
      <w:r>
        <w:rPr>
          <w:i/>
          <w:iCs/>
        </w:rPr>
        <w:t>Shanxi Electronic Technology</w:t>
      </w:r>
      <w:r>
        <w:t>, (3), pp. 52–53.</w:t>
      </w:r>
    </w:p>
    <w:p w14:paraId="43165708" w14:textId="77777777" w:rsidR="000A3919" w:rsidRDefault="000A3919" w:rsidP="000A3919">
      <w:pPr>
        <w:pStyle w:val="afc"/>
        <w:ind w:firstLine="480"/>
      </w:pPr>
      <w:r>
        <w:t xml:space="preserve">Indraratna, B. </w:t>
      </w:r>
      <w:r>
        <w:rPr>
          <w:i/>
          <w:iCs/>
        </w:rPr>
        <w:t>et al.</w:t>
      </w:r>
      <w:r>
        <w:t xml:space="preserve"> (2016) “Performance improvement of rail track substructure using artificial inclusions – experimental and numerical studies,” </w:t>
      </w:r>
      <w:r>
        <w:rPr>
          <w:i/>
          <w:iCs/>
        </w:rPr>
        <w:t>Transportation Geotechnics</w:t>
      </w:r>
      <w:r>
        <w:t>, 8, pp. 69–85. Available at: https://doi.org/10.1016/j.trgeo.2016.04.001.</w:t>
      </w:r>
    </w:p>
    <w:p w14:paraId="4B15A5F2" w14:textId="77777777" w:rsidR="000A3919" w:rsidRDefault="000A3919" w:rsidP="000A3919">
      <w:pPr>
        <w:pStyle w:val="afc"/>
        <w:ind w:firstLine="480"/>
      </w:pPr>
      <w:r>
        <w:t xml:space="preserve">International Union of Railways (2024) </w:t>
      </w:r>
      <w:r>
        <w:rPr>
          <w:i/>
          <w:iCs/>
        </w:rPr>
        <w:t>HIGH SPEED LINES IN THE WORLD 2023 (Summary)</w:t>
      </w:r>
      <w:r>
        <w:t>.</w:t>
      </w:r>
    </w:p>
    <w:p w14:paraId="188C1F2A" w14:textId="77777777" w:rsidR="000A3919" w:rsidRDefault="000A3919" w:rsidP="000A3919">
      <w:pPr>
        <w:pStyle w:val="afc"/>
        <w:ind w:firstLine="480"/>
      </w:pPr>
      <w:r>
        <w:t xml:space="preserve">Irshad, L. and Walsh, H.S. (2026) “Learning From Accident Reports Using Language Models: Human Errors and Error Mechanisms in Aviation and Railway Accidents,” </w:t>
      </w:r>
      <w:r>
        <w:rPr>
          <w:i/>
          <w:iCs/>
        </w:rPr>
        <w:t>JOURNAL OF COMPUTING AND INFORMATION SCIENCE IN ENGINEERING</w:t>
      </w:r>
      <w:r>
        <w:t>, 26(1). Available at: https://doi.org/10.1115/1.4070042.</w:t>
      </w:r>
    </w:p>
    <w:p w14:paraId="52945776" w14:textId="77777777" w:rsidR="000A3919" w:rsidRDefault="000A3919" w:rsidP="000A3919">
      <w:pPr>
        <w:pStyle w:val="afc"/>
        <w:ind w:firstLine="480"/>
      </w:pPr>
      <w:r>
        <w:t xml:space="preserve">Islam, M.A. and Olm, G. (2024) “Deep learning techniques to detect rail indications from ultrasonic data for automated rail monitoring and maintenance,” </w:t>
      </w:r>
      <w:r>
        <w:rPr>
          <w:i/>
          <w:iCs/>
        </w:rPr>
        <w:t>Ultrasonics</w:t>
      </w:r>
      <w:r>
        <w:t>, 140, p. 107314. Available at: https://doi.org/10.1016/j.ultras.2024.107314.</w:t>
      </w:r>
    </w:p>
    <w:p w14:paraId="1FEC3577" w14:textId="77777777" w:rsidR="000A3919" w:rsidRDefault="000A3919" w:rsidP="000A3919">
      <w:pPr>
        <w:pStyle w:val="afc"/>
        <w:ind w:firstLine="480"/>
      </w:pPr>
      <w:r>
        <w:t xml:space="preserve">Jin, Z. </w:t>
      </w:r>
      <w:r>
        <w:rPr>
          <w:i/>
          <w:iCs/>
        </w:rPr>
        <w:t>et al.</w:t>
      </w:r>
      <w:r>
        <w:t xml:space="preserve"> (2025) “Estimating track geometry irregularities from in-service train accelerations using deep learning,” </w:t>
      </w:r>
      <w:r>
        <w:rPr>
          <w:i/>
          <w:iCs/>
        </w:rPr>
        <w:t>Automation in Construction</w:t>
      </w:r>
      <w:r>
        <w:t>, 173, p. 106114. Available at: https://doi.org/10.1016/j.autcon.2025.106114.</w:t>
      </w:r>
    </w:p>
    <w:p w14:paraId="43CBE9C7" w14:textId="77777777" w:rsidR="000A3919" w:rsidRDefault="000A3919" w:rsidP="000A3919">
      <w:pPr>
        <w:pStyle w:val="afc"/>
        <w:ind w:firstLine="480"/>
      </w:pPr>
      <w:r>
        <w:t xml:space="preserve">Kaewunruen, S. and Chiengson, C. (2018) “Railway track inspection and maintenance priorities due to dynamic coupling effects of dipped rails and differential track settlements,” </w:t>
      </w:r>
      <w:r>
        <w:rPr>
          <w:i/>
          <w:iCs/>
        </w:rPr>
        <w:t>Engineering Failure Analysis</w:t>
      </w:r>
      <w:r>
        <w:t>, 93, pp. 157–171. Available at: https://doi.org/10.1016/j.engfailanal.2018.07.009.</w:t>
      </w:r>
    </w:p>
    <w:p w14:paraId="00D43F14" w14:textId="77777777" w:rsidR="000A3919" w:rsidRDefault="000A3919" w:rsidP="000A3919">
      <w:pPr>
        <w:pStyle w:val="afc"/>
        <w:ind w:firstLine="480"/>
      </w:pPr>
      <w:r>
        <w:t xml:space="preserve">Kampczyk, A. and Dybeł, K. (2021) “The Fundamental Approach of the Digital Twin Application in Railway Turnouts with Innovative Monitoring of Weather Conditions,” </w:t>
      </w:r>
      <w:r>
        <w:rPr>
          <w:i/>
          <w:iCs/>
        </w:rPr>
        <w:t>Sensors</w:t>
      </w:r>
      <w:r>
        <w:t>, 21(17), p. 5757. Available at: https://doi.org/10.3390/s21175757.</w:t>
      </w:r>
    </w:p>
    <w:p w14:paraId="69849630" w14:textId="77777777" w:rsidR="000A3919" w:rsidRDefault="000A3919" w:rsidP="000A3919">
      <w:pPr>
        <w:pStyle w:val="afc"/>
        <w:ind w:firstLine="480"/>
      </w:pPr>
      <w:r>
        <w:t xml:space="preserve">Kang, K.H., Yang, K.O. and Choi, J.W. (2026) “RAISA: A Vision-Based Intelligent Safety Guidance Agent for Railway Operations via Modular Prompt-Orchestrated Reasoning,” </w:t>
      </w:r>
      <w:r>
        <w:rPr>
          <w:i/>
          <w:iCs/>
        </w:rPr>
        <w:t>IEEE OPEN JOURNAL OF INTELLIGENT TRANSPORTATION SYSTEMS</w:t>
      </w:r>
      <w:r>
        <w:t>, 7, pp. 600–614. Available at: https://doi.org/10.1109/OJITS.2026.3664788.</w:t>
      </w:r>
    </w:p>
    <w:p w14:paraId="1E82AAEC" w14:textId="77777777" w:rsidR="000A3919" w:rsidRDefault="000A3919" w:rsidP="000A3919">
      <w:pPr>
        <w:pStyle w:val="afc"/>
        <w:ind w:firstLine="480"/>
      </w:pPr>
      <w:r>
        <w:t xml:space="preserve">Kang, R. </w:t>
      </w:r>
      <w:r>
        <w:rPr>
          <w:i/>
          <w:iCs/>
        </w:rPr>
        <w:t>et al.</w:t>
      </w:r>
      <w:r>
        <w:t xml:space="preserve"> (2026) “Multimodal anomaly detection for high-speed train control system based on attention mechanism,” </w:t>
      </w:r>
      <w:r>
        <w:rPr>
          <w:i/>
          <w:iCs/>
        </w:rPr>
        <w:t>JOURNAL OF SUPERCOMPUTING</w:t>
      </w:r>
      <w:r>
        <w:t>, 82(4). Available at: https://doi.org/10.1007/s11227-025-08141-6.</w:t>
      </w:r>
    </w:p>
    <w:p w14:paraId="15E3EBDD" w14:textId="77777777" w:rsidR="000A3919" w:rsidRDefault="000A3919" w:rsidP="000A3919">
      <w:pPr>
        <w:pStyle w:val="afc"/>
        <w:ind w:firstLine="480"/>
      </w:pPr>
      <w:r>
        <w:lastRenderedPageBreak/>
        <w:t xml:space="preserve">Khajehdezfuly, A., Azizipour, H. and Kaewunruen, S. (2025) “A review of applications of AI in monitoring, inspection, and maintenance of railway tracks,” </w:t>
      </w:r>
      <w:r>
        <w:rPr>
          <w:i/>
          <w:iCs/>
        </w:rPr>
        <w:t>Journal of Industrial Information Integration</w:t>
      </w:r>
      <w:r>
        <w:t>, 48. Available at: https://doi.org/10.1016/j.jii.2025.101005.</w:t>
      </w:r>
    </w:p>
    <w:p w14:paraId="63DC45BD" w14:textId="77777777" w:rsidR="000A3919" w:rsidRDefault="000A3919" w:rsidP="000A3919">
      <w:pPr>
        <w:pStyle w:val="afc"/>
        <w:ind w:firstLine="480"/>
      </w:pPr>
      <w:r>
        <w:t xml:space="preserve">Kidger, P. </w:t>
      </w:r>
      <w:r>
        <w:rPr>
          <w:i/>
          <w:iCs/>
        </w:rPr>
        <w:t>et al.</w:t>
      </w:r>
      <w:r>
        <w:t xml:space="preserve"> (2020) “Neural Controlled Differential Equations for Irregular Time Series.” arXiv. Available at: https://doi.org/10.48550/arXiv.2005.08926.</w:t>
      </w:r>
    </w:p>
    <w:p w14:paraId="146C564E" w14:textId="77777777" w:rsidR="000A3919" w:rsidRDefault="000A3919" w:rsidP="000A3919">
      <w:pPr>
        <w:pStyle w:val="afc"/>
        <w:ind w:firstLine="480"/>
      </w:pPr>
      <w:r>
        <w:t xml:space="preserve">Kim, D.S. and Yoon, W.C. (2013) “An accident causation model for the railway industry: Application of the model to 80 rail accident investigation reports from the UK,” </w:t>
      </w:r>
      <w:r>
        <w:rPr>
          <w:i/>
          <w:iCs/>
        </w:rPr>
        <w:t>Safety Science</w:t>
      </w:r>
      <w:r>
        <w:t>, 60, pp. 57–68. Available at: https://doi.org/10.1016/j.ssci.2013.06.010.</w:t>
      </w:r>
    </w:p>
    <w:p w14:paraId="1B379E5E" w14:textId="77777777" w:rsidR="000A3919" w:rsidRDefault="000A3919" w:rsidP="000A3919">
      <w:pPr>
        <w:pStyle w:val="afc"/>
        <w:ind w:firstLine="480"/>
      </w:pPr>
      <w:r>
        <w:t xml:space="preserve">Kim, E., Fernández-Bobadilla, H.A. and Chen, X. (2023) “Data augmentation for fault classification of railway track irregularities in track-vehicle scale model,” </w:t>
      </w:r>
      <w:r>
        <w:rPr>
          <w:i/>
          <w:iCs/>
        </w:rPr>
        <w:t>2023 IEEE SENSORS</w:t>
      </w:r>
      <w:r>
        <w:t xml:space="preserve">. </w:t>
      </w:r>
      <w:r>
        <w:rPr>
          <w:i/>
          <w:iCs/>
        </w:rPr>
        <w:t>2023 IEEE SENSORS</w:t>
      </w:r>
      <w:r>
        <w:t>, Vienna, Austria: IEEE, pp. 1–4. Available at: https://doi.org/10.1109/SENSORS56945.2023.10324866.</w:t>
      </w:r>
    </w:p>
    <w:p w14:paraId="3FC3402F" w14:textId="77777777" w:rsidR="000A3919" w:rsidRDefault="000A3919" w:rsidP="000A3919">
      <w:pPr>
        <w:pStyle w:val="afc"/>
        <w:ind w:firstLine="480"/>
      </w:pPr>
      <w:r>
        <w:t xml:space="preserve">Koh, Y.S. </w:t>
      </w:r>
      <w:r>
        <w:rPr>
          <w:i/>
          <w:iCs/>
        </w:rPr>
        <w:t>et al.</w:t>
      </w:r>
      <w:r>
        <w:t xml:space="preserve"> (2020) “A REVIEW ON AUGMENTED REALITY TRACKING METHODS FOR MAINTENANCE OF ROBOTS,” </w:t>
      </w:r>
      <w:r>
        <w:rPr>
          <w:i/>
          <w:iCs/>
        </w:rPr>
        <w:t>Jurnal Teknologi</w:t>
      </w:r>
      <w:r>
        <w:t>, 83(1), pp. 37–43. Available at: https://doi.org/10.11113/jurnalteknologi.v83.14907.</w:t>
      </w:r>
    </w:p>
    <w:p w14:paraId="40822237" w14:textId="77777777" w:rsidR="000A3919" w:rsidRDefault="000A3919" w:rsidP="000A3919">
      <w:pPr>
        <w:pStyle w:val="afc"/>
        <w:ind w:firstLine="480"/>
      </w:pPr>
      <w:r>
        <w:t xml:space="preserve">Koohmishi, M. </w:t>
      </w:r>
      <w:r>
        <w:rPr>
          <w:i/>
          <w:iCs/>
        </w:rPr>
        <w:t>et al.</w:t>
      </w:r>
      <w:r>
        <w:t xml:space="preserve"> (2024a) “Advancing railway track health monitoring: Integrating GPR, InSAR and machine learning for enhanced asset management,” </w:t>
      </w:r>
      <w:r>
        <w:rPr>
          <w:i/>
          <w:iCs/>
        </w:rPr>
        <w:t>Automation in Construction</w:t>
      </w:r>
      <w:r>
        <w:t>, 162, p. 105378. Available at: https://doi.org/10.1016/j.autcon.2024.105378.</w:t>
      </w:r>
    </w:p>
    <w:p w14:paraId="5B677B56" w14:textId="77777777" w:rsidR="000A3919" w:rsidRDefault="000A3919" w:rsidP="000A3919">
      <w:pPr>
        <w:pStyle w:val="afc"/>
        <w:ind w:firstLine="480"/>
      </w:pPr>
      <w:r>
        <w:t xml:space="preserve">Koohmishi, M. </w:t>
      </w:r>
      <w:r>
        <w:rPr>
          <w:i/>
          <w:iCs/>
        </w:rPr>
        <w:t>et al.</w:t>
      </w:r>
      <w:r>
        <w:t xml:space="preserve"> (2024b) “Advancing railway track health monitoring: Integrating GPR, InSAR and machine learning for enhanced asset management,” </w:t>
      </w:r>
      <w:r>
        <w:rPr>
          <w:i/>
          <w:iCs/>
        </w:rPr>
        <w:t>Automation in Construction</w:t>
      </w:r>
      <w:r>
        <w:t>, 162. Available at: https://doi.org/10.1016/j.autcon.2024.105378.</w:t>
      </w:r>
    </w:p>
    <w:p w14:paraId="2BF3668A" w14:textId="77777777" w:rsidR="000A3919" w:rsidRDefault="000A3919" w:rsidP="000A3919">
      <w:pPr>
        <w:pStyle w:val="afc"/>
        <w:ind w:firstLine="480"/>
      </w:pPr>
      <w:r>
        <w:t xml:space="preserve">Koren, Y., Bell, R. and Volinsky, C. (2009) “Matrix Factorization Techniques for Recommender Systems,” </w:t>
      </w:r>
      <w:r>
        <w:rPr>
          <w:i/>
          <w:iCs/>
        </w:rPr>
        <w:t>Computer</w:t>
      </w:r>
      <w:r>
        <w:t>, 42(8), pp. 30–37. Available at: https://doi.org/10.1109/MC.2009.263.</w:t>
      </w:r>
    </w:p>
    <w:p w14:paraId="33B17CDF" w14:textId="77777777" w:rsidR="000A3919" w:rsidRDefault="000A3919" w:rsidP="000A3919">
      <w:pPr>
        <w:pStyle w:val="afc"/>
        <w:ind w:firstLine="480"/>
      </w:pPr>
      <w:r>
        <w:t xml:space="preserve">Kotelnikov, A. </w:t>
      </w:r>
      <w:r>
        <w:rPr>
          <w:i/>
          <w:iCs/>
        </w:rPr>
        <w:t>et al.</w:t>
      </w:r>
      <w:r>
        <w:t xml:space="preserve"> (2024) “TabDDPM: Modelling Tabular Data with Diffusion Models.” Available at: https://doi.org/10.5555/3618408.3619133.</w:t>
      </w:r>
    </w:p>
    <w:p w14:paraId="3B104E74" w14:textId="77777777" w:rsidR="000A3919" w:rsidRDefault="000A3919" w:rsidP="000A3919">
      <w:pPr>
        <w:pStyle w:val="afc"/>
        <w:ind w:firstLine="480"/>
      </w:pPr>
      <w:r>
        <w:t xml:space="preserve">Lee, I. </w:t>
      </w:r>
      <w:r>
        <w:rPr>
          <w:i/>
          <w:iCs/>
        </w:rPr>
        <w:t>et al.</w:t>
      </w:r>
      <w:r>
        <w:t xml:space="preserve"> (2018) “Effect of groundwater level variation on residual settlement of korean high-speed railway on soft ground,” </w:t>
      </w:r>
      <w:r>
        <w:rPr>
          <w:i/>
          <w:iCs/>
        </w:rPr>
        <w:t>KSCE Journal of Civil Engineering</w:t>
      </w:r>
      <w:r>
        <w:t>, 22(9), pp. 3312–3320. Available at: https://doi.org/10.1007/s12205-017-0472-6.</w:t>
      </w:r>
    </w:p>
    <w:p w14:paraId="7B9E9101" w14:textId="77777777" w:rsidR="000A3919" w:rsidRDefault="000A3919" w:rsidP="000A3919">
      <w:pPr>
        <w:pStyle w:val="afc"/>
        <w:ind w:firstLine="480"/>
      </w:pPr>
      <w:r>
        <w:t xml:space="preserve">Li, C. </w:t>
      </w:r>
      <w:r>
        <w:rPr>
          <w:i/>
          <w:iCs/>
        </w:rPr>
        <w:t>et al.</w:t>
      </w:r>
      <w:r>
        <w:t xml:space="preserve"> (2020) “Spatial–Temporal Model to Identify the Deformation of Underlying High-Speed Railway Infrastructure,” </w:t>
      </w:r>
      <w:r>
        <w:rPr>
          <w:i/>
          <w:iCs/>
        </w:rPr>
        <w:t>Journal of Transportation Engineering, Part A: Systems</w:t>
      </w:r>
      <w:r>
        <w:t>, 146(8), p. 04020084. Available at: https://doi.org/10.1061/JTEPBS.0000408.</w:t>
      </w:r>
    </w:p>
    <w:p w14:paraId="0D2DBD8A" w14:textId="77777777" w:rsidR="000A3919" w:rsidRDefault="000A3919" w:rsidP="000A3919">
      <w:pPr>
        <w:pStyle w:val="afc"/>
        <w:ind w:firstLine="480"/>
      </w:pPr>
      <w:r>
        <w:t xml:space="preserve">Li, C. </w:t>
      </w:r>
      <w:r>
        <w:rPr>
          <w:i/>
          <w:iCs/>
        </w:rPr>
        <w:t>et al.</w:t>
      </w:r>
      <w:r>
        <w:t xml:space="preserve"> (2024) “A multitask learning method for rail corrugation detection </w:t>
      </w:r>
      <w:r>
        <w:lastRenderedPageBreak/>
        <w:t xml:space="preserve">using in-vehicle responses and noise data,” </w:t>
      </w:r>
      <w:r>
        <w:rPr>
          <w:i/>
          <w:iCs/>
        </w:rPr>
        <w:t>IEEE Transactions on Intelligent Transportation Systems</w:t>
      </w:r>
      <w:r>
        <w:t>, 25(6), pp. 5045–5058. Available at: https://doi.org/10.1109/TITS.2023.3334290.</w:t>
      </w:r>
    </w:p>
    <w:p w14:paraId="2ECD1972" w14:textId="77777777" w:rsidR="000A3919" w:rsidRDefault="000A3919" w:rsidP="000A3919">
      <w:pPr>
        <w:pStyle w:val="afc"/>
        <w:ind w:firstLine="480"/>
      </w:pPr>
      <w:r>
        <w:t xml:space="preserve">Li, Chenzhong (2026) </w:t>
      </w:r>
      <w:r>
        <w:rPr>
          <w:i/>
          <w:iCs/>
        </w:rPr>
        <w:t>Research of Railway Track Longitudinal Irregularity Recognition Method by Integrating Multi-Source Data from Onboard Vehicles</w:t>
      </w:r>
      <w:r>
        <w:t>. Doctoral Dissertation. Southwest Jiaotong University. Available at: https://doi.org/10.27414/d.cnki.gxnju.2024.000115.</w:t>
      </w:r>
    </w:p>
    <w:p w14:paraId="0D55FABE" w14:textId="77777777" w:rsidR="000A3919" w:rsidRDefault="000A3919" w:rsidP="000A3919">
      <w:pPr>
        <w:pStyle w:val="afc"/>
        <w:ind w:firstLine="480"/>
      </w:pPr>
      <w:r>
        <w:t xml:space="preserve">Li, J. </w:t>
      </w:r>
      <w:r>
        <w:rPr>
          <w:i/>
          <w:iCs/>
        </w:rPr>
        <w:t>et al.</w:t>
      </w:r>
      <w:r>
        <w:t xml:space="preserve"> (2024) “Smart railways: the design and construction of an autonomous inspection and maintenance vehicle,” </w:t>
      </w:r>
      <w:r>
        <w:rPr>
          <w:i/>
          <w:iCs/>
        </w:rPr>
        <w:t>Procedia CIRP</w:t>
      </w:r>
      <w:r>
        <w:t>, 128, pp. 61–65. Available at: https://doi.org/10.1016/j.procir.2024.03.003.</w:t>
      </w:r>
    </w:p>
    <w:p w14:paraId="3680F3B6" w14:textId="77777777" w:rsidR="000A3919" w:rsidRDefault="000A3919" w:rsidP="000A3919">
      <w:pPr>
        <w:pStyle w:val="afc"/>
        <w:ind w:firstLine="480"/>
      </w:pPr>
      <w:r>
        <w:t xml:space="preserve">Li, M. </w:t>
      </w:r>
      <w:r>
        <w:rPr>
          <w:i/>
          <w:iCs/>
        </w:rPr>
        <w:t>et al.</w:t>
      </w:r>
      <w:r>
        <w:t xml:space="preserve"> (2022) “A Fault-Diagnosis Method for Railway Turnout Systems Based on Improved Autoencoder and Data Augmentation,” </w:t>
      </w:r>
      <w:r>
        <w:rPr>
          <w:i/>
          <w:iCs/>
        </w:rPr>
        <w:t>Sensors</w:t>
      </w:r>
      <w:r>
        <w:t>, 22(23). Available at: https://doi.org/10.3390/s22239438.</w:t>
      </w:r>
    </w:p>
    <w:p w14:paraId="0C1258CC" w14:textId="77777777" w:rsidR="000A3919" w:rsidRDefault="000A3919" w:rsidP="000A3919">
      <w:pPr>
        <w:pStyle w:val="afc"/>
        <w:ind w:firstLine="480"/>
      </w:pPr>
      <w:r>
        <w:t xml:space="preserve">Li, M. and Zeng, Y. (2026) “Causative word extraction and analysis based on text data of metro safety events,” </w:t>
      </w:r>
      <w:r>
        <w:rPr>
          <w:i/>
          <w:iCs/>
        </w:rPr>
        <w:t>PROCEEDINGS OF THE INSTITUTION OF MECHANICAL ENGINEERS PART O-JOURNAL OF RISK AND RELIABILITY</w:t>
      </w:r>
      <w:r>
        <w:t>, 240(1), pp. 358–371. Available at: https://doi.org/10.1177/1748006X251338899.</w:t>
      </w:r>
    </w:p>
    <w:p w14:paraId="36E54F1F" w14:textId="77777777" w:rsidR="000A3919" w:rsidRDefault="000A3919" w:rsidP="000A3919">
      <w:pPr>
        <w:pStyle w:val="afc"/>
        <w:ind w:firstLine="480"/>
      </w:pPr>
      <w:r>
        <w:t xml:space="preserve">Li, Y. </w:t>
      </w:r>
      <w:r>
        <w:rPr>
          <w:i/>
          <w:iCs/>
        </w:rPr>
        <w:t>et al.</w:t>
      </w:r>
      <w:r>
        <w:t xml:space="preserve"> (2025) “Intelligent human-computer interactive training assistant system for rail systems,” </w:t>
      </w:r>
      <w:r>
        <w:rPr>
          <w:i/>
          <w:iCs/>
        </w:rPr>
        <w:t>HIGH-SPEED RAILWAY</w:t>
      </w:r>
      <w:r>
        <w:t>, 3(1), pp. 64–77. Available at: https://doi.org/10.1016/j.hspr.2025.02.001.</w:t>
      </w:r>
    </w:p>
    <w:p w14:paraId="161916E8" w14:textId="77777777" w:rsidR="000A3919" w:rsidRDefault="000A3919" w:rsidP="000A3919">
      <w:pPr>
        <w:pStyle w:val="afc"/>
        <w:ind w:firstLine="480"/>
      </w:pPr>
      <w:r>
        <w:t xml:space="preserve">Liao, Yingying </w:t>
      </w:r>
      <w:r>
        <w:rPr>
          <w:i/>
          <w:iCs/>
        </w:rPr>
        <w:t>et al.</w:t>
      </w:r>
      <w:r>
        <w:t xml:space="preserve"> (2022) “Prediction models for railway track geometry degradation using machine learning methods: a review,” </w:t>
      </w:r>
      <w:r>
        <w:rPr>
          <w:i/>
          <w:iCs/>
        </w:rPr>
        <w:t>Sensors</w:t>
      </w:r>
      <w:r>
        <w:t>, 22(19), p. 7275.</w:t>
      </w:r>
    </w:p>
    <w:p w14:paraId="5B907010" w14:textId="77777777" w:rsidR="000A3919" w:rsidRDefault="000A3919" w:rsidP="000A3919">
      <w:pPr>
        <w:pStyle w:val="afc"/>
        <w:ind w:firstLine="480"/>
      </w:pPr>
      <w:r>
        <w:t xml:space="preserve">Liao, Y. </w:t>
      </w:r>
      <w:r>
        <w:rPr>
          <w:i/>
          <w:iCs/>
        </w:rPr>
        <w:t>et al.</w:t>
      </w:r>
      <w:r>
        <w:t xml:space="preserve"> (2022) “Prediction Models for Railway Track Geometry Degradation Using Machine Learning Methods: A Review,” </w:t>
      </w:r>
      <w:r>
        <w:rPr>
          <w:i/>
          <w:iCs/>
        </w:rPr>
        <w:t>Sensors</w:t>
      </w:r>
      <w:r>
        <w:t>, 22(19), p. 7275. Available at: https://doi.org/10.3390/s22197275.</w:t>
      </w:r>
    </w:p>
    <w:p w14:paraId="4F27EEFA" w14:textId="77777777" w:rsidR="000A3919" w:rsidRDefault="000A3919" w:rsidP="000A3919">
      <w:pPr>
        <w:pStyle w:val="afc"/>
        <w:ind w:firstLine="480"/>
      </w:pPr>
      <w:r>
        <w:t xml:space="preserve">Liu, J. and Xiao, J. (2010) “Experimental study on the stability of railroad silt subgrade with increasing train speed,” </w:t>
      </w:r>
      <w:r>
        <w:rPr>
          <w:i/>
          <w:iCs/>
        </w:rPr>
        <w:t>Journal of Geotechnical and Geoenvironmental Engineering</w:t>
      </w:r>
      <w:r>
        <w:t>, 136(6), pp. 833–841. Available at: https://doi.org/10.1061/(ASCE)GT.1943-5606.0000282.</w:t>
      </w:r>
    </w:p>
    <w:p w14:paraId="4A07CC81" w14:textId="77777777" w:rsidR="000A3919" w:rsidRDefault="000A3919" w:rsidP="000A3919">
      <w:pPr>
        <w:pStyle w:val="afc"/>
        <w:ind w:firstLine="480"/>
      </w:pPr>
      <w:r>
        <w:t xml:space="preserve">Lu, C. and Cai, C. (2020) “Overview on safety management and maintenance of high-speed railway in China,” </w:t>
      </w:r>
      <w:r>
        <w:rPr>
          <w:i/>
          <w:iCs/>
        </w:rPr>
        <w:t>Transportation Geotechnics</w:t>
      </w:r>
      <w:r>
        <w:t>, 25, p. 100397. Available at: https://doi.org/10.1016/j.trgeo.2020.100397.</w:t>
      </w:r>
    </w:p>
    <w:p w14:paraId="283D48FB" w14:textId="77777777" w:rsidR="000A3919" w:rsidRDefault="000A3919" w:rsidP="000A3919">
      <w:pPr>
        <w:pStyle w:val="afc"/>
        <w:ind w:firstLine="480"/>
      </w:pPr>
      <w:r>
        <w:t xml:space="preserve">Lu, X.L. </w:t>
      </w:r>
      <w:r>
        <w:rPr>
          <w:i/>
          <w:iCs/>
        </w:rPr>
        <w:t>et al.</w:t>
      </w:r>
      <w:r>
        <w:t xml:space="preserve"> (2024) “Hybrid physics machine learning for ultrasonic field guided 3D generation and reconstruction of rail defects,” </w:t>
      </w:r>
      <w:r>
        <w:rPr>
          <w:i/>
          <w:iCs/>
        </w:rPr>
        <w:t>NDT &amp; E International</w:t>
      </w:r>
      <w:r>
        <w:t>, 146, p. 103174. Available at: https://doi.org/10.1016/j.ndteint.2024.103174.</w:t>
      </w:r>
    </w:p>
    <w:p w14:paraId="52259009" w14:textId="77777777" w:rsidR="000A3919" w:rsidRDefault="000A3919" w:rsidP="000A3919">
      <w:pPr>
        <w:pStyle w:val="afc"/>
        <w:ind w:firstLine="480"/>
      </w:pPr>
      <w:r>
        <w:t xml:space="preserve">Luan, R. and Liu, R. (2025) “Risk assessment model for railway track maintenance operations based on combined weights and nonlinear FCE,” </w:t>
      </w:r>
      <w:r>
        <w:rPr>
          <w:i/>
          <w:iCs/>
        </w:rPr>
        <w:t>Applied Sciences</w:t>
      </w:r>
      <w:r>
        <w:t>, 15(13). Available at: https://doi.org/10.3390/app15137614.</w:t>
      </w:r>
    </w:p>
    <w:p w14:paraId="061394B8" w14:textId="77777777" w:rsidR="000A3919" w:rsidRDefault="000A3919" w:rsidP="000A3919">
      <w:pPr>
        <w:pStyle w:val="afc"/>
        <w:ind w:firstLine="480"/>
      </w:pPr>
      <w:r>
        <w:lastRenderedPageBreak/>
        <w:t xml:space="preserve">Lyu, P. </w:t>
      </w:r>
      <w:r>
        <w:rPr>
          <w:i/>
          <w:iCs/>
        </w:rPr>
        <w:t>et al.</w:t>
      </w:r>
      <w:r>
        <w:t xml:space="preserve"> (2022) “A novel model-independent data augmentation method for fault diagnosis in smart manufacturing,” </w:t>
      </w:r>
      <w:r>
        <w:rPr>
          <w:i/>
          <w:iCs/>
        </w:rPr>
        <w:t>Procedia CIRP</w:t>
      </w:r>
      <w:r>
        <w:t>, 107, pp. 949–954. Available at: https://doi.org/10.1016/j.procir.2022.05.090.</w:t>
      </w:r>
    </w:p>
    <w:p w14:paraId="383D1C74" w14:textId="77777777" w:rsidR="000A3919" w:rsidRDefault="000A3919" w:rsidP="000A3919">
      <w:pPr>
        <w:pStyle w:val="afc"/>
        <w:ind w:firstLine="480"/>
      </w:pPr>
      <w:r>
        <w:t xml:space="preserve">Ma, S. </w:t>
      </w:r>
      <w:r>
        <w:rPr>
          <w:i/>
          <w:iCs/>
        </w:rPr>
        <w:t>et al.</w:t>
      </w:r>
      <w:r>
        <w:t xml:space="preserve"> (2019) “Deep learning for track quality evaluation of high-speed railway based on vehicle-body vibration prediction,” </w:t>
      </w:r>
      <w:r>
        <w:rPr>
          <w:i/>
          <w:iCs/>
        </w:rPr>
        <w:t>IEEE Access</w:t>
      </w:r>
      <w:r>
        <w:t>, 7, pp. 185099–185107. Available at: https://doi.org/10.1109/ACCESS.2019.2960537.</w:t>
      </w:r>
    </w:p>
    <w:p w14:paraId="1B795E2B" w14:textId="77777777" w:rsidR="000A3919" w:rsidRDefault="000A3919" w:rsidP="000A3919">
      <w:pPr>
        <w:pStyle w:val="afc"/>
        <w:ind w:firstLine="480"/>
      </w:pPr>
      <w:r>
        <w:t xml:space="preserve">Malekjafarian, A. </w:t>
      </w:r>
      <w:r>
        <w:rPr>
          <w:i/>
          <w:iCs/>
        </w:rPr>
        <w:t>et al.</w:t>
      </w:r>
      <w:r>
        <w:t xml:space="preserve"> (2023) “A machine-learning-based approach for railway track monitoring using acceleration measured on an In-service train,” </w:t>
      </w:r>
      <w:r>
        <w:rPr>
          <w:i/>
          <w:iCs/>
        </w:rPr>
        <w:t>Sensors</w:t>
      </w:r>
      <w:r>
        <w:t>, 23(17), p. 7568. Available at: https://doi.org/10.3390/s23177568.</w:t>
      </w:r>
    </w:p>
    <w:p w14:paraId="1A1E4ACD" w14:textId="77777777" w:rsidR="000A3919" w:rsidRDefault="000A3919" w:rsidP="000A3919">
      <w:pPr>
        <w:pStyle w:val="afc"/>
        <w:ind w:firstLine="480"/>
      </w:pPr>
      <w:r>
        <w:t xml:space="preserve">Martinez, Y. </w:t>
      </w:r>
      <w:r>
        <w:rPr>
          <w:i/>
          <w:iCs/>
        </w:rPr>
        <w:t>et al.</w:t>
      </w:r>
      <w:r>
        <w:t xml:space="preserve"> (2025) “Physics-Informed Neural Networks for the Structural Analysis and Monitoring of Railway Bridges: A Systematic Review,” </w:t>
      </w:r>
      <w:r>
        <w:rPr>
          <w:i/>
          <w:iCs/>
        </w:rPr>
        <w:t>MATHEMATICS</w:t>
      </w:r>
      <w:r>
        <w:t>, 13(10). Available at: https://doi.org/10.3390/math13101571.</w:t>
      </w:r>
    </w:p>
    <w:p w14:paraId="17285046" w14:textId="77777777" w:rsidR="000A3919" w:rsidRDefault="000A3919" w:rsidP="000A3919">
      <w:pPr>
        <w:pStyle w:val="afc"/>
        <w:ind w:firstLine="480"/>
      </w:pPr>
      <w:r>
        <w:t xml:space="preserve">Masoomi, M. and Jalili, M.M. (2017) “Non-linear vibration analysis of a 2-DOF railway vehicle model under random rail excitation,” </w:t>
      </w:r>
      <w:r>
        <w:rPr>
          <w:i/>
          <w:iCs/>
        </w:rPr>
        <w:t>Proceedings of the Institution of Mechanical Engineers, Part K: Journal of Multi-body Dynamics</w:t>
      </w:r>
      <w:r>
        <w:t>, 231(4), pp. 591–607. Available at: https://doi.org/10.1177/1464419316679554.</w:t>
      </w:r>
    </w:p>
    <w:p w14:paraId="009C50F2" w14:textId="77777777" w:rsidR="000A3919" w:rsidRDefault="000A3919" w:rsidP="000A3919">
      <w:pPr>
        <w:pStyle w:val="afc"/>
        <w:ind w:firstLine="480"/>
      </w:pPr>
      <w:r>
        <w:t xml:space="preserve">Meng, Z. </w:t>
      </w:r>
      <w:r>
        <w:rPr>
          <w:i/>
          <w:iCs/>
        </w:rPr>
        <w:t>et al.</w:t>
      </w:r>
      <w:r>
        <w:t xml:space="preserve"> (2020) “Experimental study of the microstructure of loess on its macroscopic geotechnical properties of the baozhong railway subgrade in ningxia, China,” </w:t>
      </w:r>
      <w:r>
        <w:rPr>
          <w:i/>
          <w:iCs/>
        </w:rPr>
        <w:t>Bulletin of Engineering Geology and the Environment</w:t>
      </w:r>
      <w:r>
        <w:t>, 79(9), pp. 4829–4840. Available at: https://doi.org/10.1007/s10064-020-01816-9.</w:t>
      </w:r>
    </w:p>
    <w:p w14:paraId="07D9FA48" w14:textId="77777777" w:rsidR="000A3919" w:rsidRDefault="000A3919" w:rsidP="000A3919">
      <w:pPr>
        <w:pStyle w:val="afc"/>
        <w:ind w:firstLine="480"/>
      </w:pPr>
      <w:r>
        <w:t xml:space="preserve">Miao, R., Wu, T. and Zhang, Z. (2025) “Graph RAG-based fault diagnosis for train bogies using knowledge graphs and large language model,” </w:t>
      </w:r>
      <w:r>
        <w:rPr>
          <w:i/>
          <w:iCs/>
        </w:rPr>
        <w:t>KNOWLEDGE-BASED SYSTEMS</w:t>
      </w:r>
      <w:r>
        <w:t>, 331. Available at: https://doi.org/10.1016/j.knosys.2025.114855.</w:t>
      </w:r>
    </w:p>
    <w:p w14:paraId="50634FA2" w14:textId="77777777" w:rsidR="000A3919" w:rsidRDefault="000A3919" w:rsidP="000A3919">
      <w:pPr>
        <w:pStyle w:val="afc"/>
        <w:ind w:firstLine="480"/>
      </w:pPr>
      <w:r>
        <w:t xml:space="preserve">Milosevic, M.D.G. </w:t>
      </w:r>
      <w:r>
        <w:rPr>
          <w:i/>
          <w:iCs/>
        </w:rPr>
        <w:t>et al.</w:t>
      </w:r>
      <w:r>
        <w:t xml:space="preserve"> (2022a) “Condition monitoring of railway crossing geometry via measured and simulated track responses,” </w:t>
      </w:r>
      <w:r>
        <w:rPr>
          <w:i/>
          <w:iCs/>
        </w:rPr>
        <w:t>Sensors</w:t>
      </w:r>
      <w:r>
        <w:t>, 22(3), p. 1012. Available at: https://doi.org/10.3390/s22031012.</w:t>
      </w:r>
    </w:p>
    <w:p w14:paraId="0CF2D707" w14:textId="77777777" w:rsidR="000A3919" w:rsidRDefault="000A3919" w:rsidP="000A3919">
      <w:pPr>
        <w:pStyle w:val="afc"/>
        <w:ind w:firstLine="480"/>
      </w:pPr>
      <w:r>
        <w:t xml:space="preserve">Milosevic, M.D.G. </w:t>
      </w:r>
      <w:r>
        <w:rPr>
          <w:i/>
          <w:iCs/>
        </w:rPr>
        <w:t>et al.</w:t>
      </w:r>
      <w:r>
        <w:t xml:space="preserve"> (2022b) “Condition Monitoring of Railway Crossing Geometry via Measured and Simulated Track Responses,” </w:t>
      </w:r>
      <w:r>
        <w:rPr>
          <w:i/>
          <w:iCs/>
        </w:rPr>
        <w:t>Sensors</w:t>
      </w:r>
      <w:r>
        <w:t>, 22(3), p. 1012. Available at: https://doi.org/10.3390/s22031012.</w:t>
      </w:r>
    </w:p>
    <w:p w14:paraId="5B2FE92E" w14:textId="77777777" w:rsidR="000A3919" w:rsidRDefault="000A3919" w:rsidP="000A3919">
      <w:pPr>
        <w:pStyle w:val="afc"/>
        <w:ind w:firstLine="480"/>
      </w:pPr>
      <w:r>
        <w:t xml:space="preserve">Ministry of Transport of the People’s Republic of China (2025) </w:t>
      </w:r>
      <w:r>
        <w:rPr>
          <w:i/>
          <w:iCs/>
        </w:rPr>
        <w:t>2024 Railway Statistics Bulletin</w:t>
      </w:r>
      <w:r>
        <w:t>.</w:t>
      </w:r>
    </w:p>
    <w:p w14:paraId="5811680B" w14:textId="77777777" w:rsidR="000A3919" w:rsidRDefault="000A3919" w:rsidP="000A3919">
      <w:pPr>
        <w:pStyle w:val="afc"/>
        <w:ind w:firstLine="480"/>
      </w:pPr>
      <w:r>
        <w:t xml:space="preserve">Mohammadi, R. and He, Q. (2022) “A deep reinforcement learning approach for rail renewal and maintenance planning,” </w:t>
      </w:r>
      <w:r>
        <w:rPr>
          <w:i/>
          <w:iCs/>
        </w:rPr>
        <w:t>Reliability Engineering &amp; System Safety</w:t>
      </w:r>
      <w:r>
        <w:t>, 225, p. 108615. Available at: https://doi.org/10.1016/j.ress.2022.108615.</w:t>
      </w:r>
    </w:p>
    <w:p w14:paraId="2ED16223" w14:textId="77777777" w:rsidR="000A3919" w:rsidRDefault="000A3919" w:rsidP="000A3919">
      <w:pPr>
        <w:pStyle w:val="afc"/>
        <w:ind w:firstLine="480"/>
      </w:pPr>
      <w:r>
        <w:t xml:space="preserve">Molodova, M., Li, Z. and Dollevoet, R. (2011) “Axle box acceleration: Measurement and simulation for detection of short track defects,” </w:t>
      </w:r>
      <w:r>
        <w:rPr>
          <w:i/>
          <w:iCs/>
        </w:rPr>
        <w:t>Wear</w:t>
      </w:r>
      <w:r>
        <w:t>, 271(1–2), pp. 349–356.</w:t>
      </w:r>
    </w:p>
    <w:p w14:paraId="31AEA106" w14:textId="77777777" w:rsidR="000A3919" w:rsidRDefault="000A3919" w:rsidP="000A3919">
      <w:pPr>
        <w:pStyle w:val="afc"/>
        <w:ind w:firstLine="480"/>
      </w:pPr>
      <w:r>
        <w:t xml:space="preserve">Morais, J. </w:t>
      </w:r>
      <w:r>
        <w:rPr>
          <w:i/>
          <w:iCs/>
        </w:rPr>
        <w:t>et al.</w:t>
      </w:r>
      <w:r>
        <w:t xml:space="preserve"> (2023) “Railway track support condition assessment — </w:t>
      </w:r>
      <w:r>
        <w:lastRenderedPageBreak/>
        <w:t xml:space="preserve">methodology validation using numerical simulations,” </w:t>
      </w:r>
      <w:r>
        <w:rPr>
          <w:i/>
          <w:iCs/>
        </w:rPr>
        <w:t>Engineering Failure Analysis</w:t>
      </w:r>
      <w:r>
        <w:t>, 152, p. 107483. Available at: https://doi.org/10.1016/j.engfailanal.2023.107483.</w:t>
      </w:r>
    </w:p>
    <w:p w14:paraId="13642186" w14:textId="77777777" w:rsidR="000A3919" w:rsidRDefault="000A3919" w:rsidP="000A3919">
      <w:pPr>
        <w:pStyle w:val="afc"/>
        <w:ind w:firstLine="480"/>
      </w:pPr>
      <w:r>
        <w:t xml:space="preserve">Mutlu, U. and Kaewunruen, S. (2026) “Digitalised Predictive Maintenance in Railways: A Systematic Review of AI, BIM, and Digital Twins,” </w:t>
      </w:r>
      <w:r>
        <w:rPr>
          <w:i/>
          <w:iCs/>
        </w:rPr>
        <w:t>Infrastructures</w:t>
      </w:r>
      <w:r>
        <w:t>, 11(3), p. 87.</w:t>
      </w:r>
    </w:p>
    <w:p w14:paraId="0366C9F4" w14:textId="77777777" w:rsidR="000A3919" w:rsidRDefault="000A3919" w:rsidP="000A3919">
      <w:pPr>
        <w:pStyle w:val="afc"/>
        <w:ind w:firstLine="480"/>
      </w:pPr>
      <w:r>
        <w:t xml:space="preserve">Nabochenko, O. </w:t>
      </w:r>
      <w:r>
        <w:rPr>
          <w:i/>
          <w:iCs/>
        </w:rPr>
        <w:t>et al.</w:t>
      </w:r>
      <w:r>
        <w:t xml:space="preserve"> (2019) “Studying the railroad track geometry deterioration as a result of an uneven subsidence of the ballast layer,” </w:t>
      </w:r>
      <w:r>
        <w:rPr>
          <w:i/>
          <w:iCs/>
        </w:rPr>
        <w:t>Eastern-European Journal of Enterprise Technologies</w:t>
      </w:r>
      <w:r>
        <w:t>, 1(7 (97)), pp. 50–59. Available at: https://doi.org/10.15587/1729-4061.2019.154864.</w:t>
      </w:r>
    </w:p>
    <w:p w14:paraId="195E58EE" w14:textId="77777777" w:rsidR="000A3919" w:rsidRDefault="000A3919" w:rsidP="000A3919">
      <w:pPr>
        <w:pStyle w:val="afc"/>
        <w:ind w:firstLine="480"/>
      </w:pPr>
      <w:r>
        <w:t xml:space="preserve">Niu, L. </w:t>
      </w:r>
      <w:r>
        <w:rPr>
          <w:i/>
          <w:iCs/>
        </w:rPr>
        <w:t>et al.</w:t>
      </w:r>
      <w:r>
        <w:t xml:space="preserve"> (2023) “An assessment method of rail corrugation based on wheel–rail vertical force and its application for rail grinding,” </w:t>
      </w:r>
      <w:r>
        <w:rPr>
          <w:i/>
          <w:iCs/>
        </w:rPr>
        <w:t>Journal of Civil Structural Health Monitoring</w:t>
      </w:r>
      <w:r>
        <w:t>, 13, pp. 1131–1150. Available at: https://doi.org/10.1007/s13349-023-00700-w.</w:t>
      </w:r>
    </w:p>
    <w:p w14:paraId="53865A48" w14:textId="77777777" w:rsidR="000A3919" w:rsidRDefault="000A3919" w:rsidP="000A3919">
      <w:pPr>
        <w:pStyle w:val="afc"/>
        <w:ind w:firstLine="480"/>
      </w:pPr>
      <w:r>
        <w:t xml:space="preserve">OBrien, E.J. </w:t>
      </w:r>
      <w:r>
        <w:rPr>
          <w:i/>
          <w:iCs/>
        </w:rPr>
        <w:t>et al.</w:t>
      </w:r>
      <w:r>
        <w:t xml:space="preserve"> (2018) “Determination of railway track longitudinal profile using measured inertial response of an in-service railway vehicle,” </w:t>
      </w:r>
      <w:r>
        <w:rPr>
          <w:i/>
          <w:iCs/>
        </w:rPr>
        <w:t>Structural Health Monitoring</w:t>
      </w:r>
      <w:r>
        <w:t>, 17(6), pp. 1425–1440. Available at: https://doi.org/10.1177/1475921717744479.</w:t>
      </w:r>
    </w:p>
    <w:p w14:paraId="6442625B" w14:textId="77777777" w:rsidR="000A3919" w:rsidRDefault="000A3919" w:rsidP="000A3919">
      <w:pPr>
        <w:pStyle w:val="afc"/>
        <w:ind w:firstLine="480"/>
      </w:pPr>
      <w:r>
        <w:t xml:space="preserve">Olivier, B. </w:t>
      </w:r>
      <w:r>
        <w:rPr>
          <w:i/>
          <w:iCs/>
        </w:rPr>
        <w:t>et al.</w:t>
      </w:r>
      <w:r>
        <w:t xml:space="preserve"> (2025) “A review of computer vision for railways,” </w:t>
      </w:r>
      <w:r>
        <w:rPr>
          <w:i/>
          <w:iCs/>
        </w:rPr>
        <w:t>IEEE Transactions on Intelligent Transportation Systems</w:t>
      </w:r>
      <w:r>
        <w:t>, 26(7), pp. 11034–11065. Available at: https://doi.org/10.1109/TITS.2025.3552011.</w:t>
      </w:r>
    </w:p>
    <w:p w14:paraId="61C433F8" w14:textId="77777777" w:rsidR="000A3919" w:rsidRDefault="000A3919" w:rsidP="000A3919">
      <w:pPr>
        <w:pStyle w:val="afc"/>
        <w:ind w:firstLine="480"/>
      </w:pPr>
      <w:r>
        <w:t xml:space="preserve">Ouyang, M. </w:t>
      </w:r>
      <w:r>
        <w:rPr>
          <w:i/>
          <w:iCs/>
        </w:rPr>
        <w:t>et al.</w:t>
      </w:r>
      <w:r>
        <w:t xml:space="preserve"> (2010) “STAMP-based analysis on the railway accident and accident spreading: Taking the China–jiaoji railway accident for example,” </w:t>
      </w:r>
      <w:r>
        <w:rPr>
          <w:i/>
          <w:iCs/>
        </w:rPr>
        <w:t>Safety Science</w:t>
      </w:r>
      <w:r>
        <w:t>, 48(5), pp. 544–555. Available at: https://doi.org/10.1016/j.ssci.2010.01.002.</w:t>
      </w:r>
    </w:p>
    <w:p w14:paraId="3F0A950C" w14:textId="77777777" w:rsidR="000A3919" w:rsidRDefault="000A3919" w:rsidP="000A3919">
      <w:pPr>
        <w:pStyle w:val="afc"/>
        <w:ind w:firstLine="480"/>
      </w:pPr>
      <w:r>
        <w:t xml:space="preserve">Paixão, A., Fortunato, E. and Calçada, R. (2019) “Smartphone’s sensing capabilities for on-board railway track monitoring: structural performance and geometrical degradation assessment,” </w:t>
      </w:r>
      <w:r>
        <w:rPr>
          <w:i/>
          <w:iCs/>
        </w:rPr>
        <w:t>Advances in Civil Engineering</w:t>
      </w:r>
      <w:r>
        <w:t>. Edited by D. Rizos, 2019(1), p. 1729153. Available at: https://doi.org/10.1155/2019/1729153.</w:t>
      </w:r>
    </w:p>
    <w:p w14:paraId="1404D30A" w14:textId="77777777" w:rsidR="000A3919" w:rsidRDefault="000A3919" w:rsidP="000A3919">
      <w:pPr>
        <w:pStyle w:val="afc"/>
        <w:ind w:firstLine="480"/>
      </w:pPr>
      <w:r>
        <w:t xml:space="preserve">Parizzi, A., Gonzalez, F.R. and Brcic, R. (2020) “A Covariance-Based Approach to Merging InSAR and GNSS Displacement Rate Measurements,” </w:t>
      </w:r>
      <w:r>
        <w:rPr>
          <w:i/>
          <w:iCs/>
        </w:rPr>
        <w:t>Remote Sensing</w:t>
      </w:r>
      <w:r>
        <w:t>, 12(2). Available at: https://doi.org/10.3390/rs12020300.</w:t>
      </w:r>
    </w:p>
    <w:p w14:paraId="1820ECC5" w14:textId="77777777" w:rsidR="000A3919" w:rsidRDefault="000A3919" w:rsidP="000A3919">
      <w:pPr>
        <w:pStyle w:val="afc"/>
        <w:ind w:firstLine="480"/>
      </w:pPr>
      <w:r>
        <w:t xml:space="preserve">Peinado Gonzalo, A. </w:t>
      </w:r>
      <w:r>
        <w:rPr>
          <w:i/>
          <w:iCs/>
        </w:rPr>
        <w:t>et al.</w:t>
      </w:r>
      <w:r>
        <w:t xml:space="preserve"> (2022a) “Review of data analytics for condition monitoring of railway track geometry,” </w:t>
      </w:r>
      <w:r>
        <w:rPr>
          <w:i/>
          <w:iCs/>
        </w:rPr>
        <w:t>IEEE Transactions on Intelligent Transportation Systems</w:t>
      </w:r>
      <w:r>
        <w:t>, 23(12), pp. 22737–22754. Available at: https://doi.org/10.1109/TITS.2022.3214121.</w:t>
      </w:r>
    </w:p>
    <w:p w14:paraId="4227F5A4" w14:textId="77777777" w:rsidR="000A3919" w:rsidRDefault="000A3919" w:rsidP="000A3919">
      <w:pPr>
        <w:pStyle w:val="afc"/>
        <w:ind w:firstLine="480"/>
      </w:pPr>
      <w:r>
        <w:t xml:space="preserve">Peinado Gonzalo, A. </w:t>
      </w:r>
      <w:r>
        <w:rPr>
          <w:i/>
          <w:iCs/>
        </w:rPr>
        <w:t>et al.</w:t>
      </w:r>
      <w:r>
        <w:t xml:space="preserve"> (2022b) “Review of Data Analytics for Condition Monitoring of Railway Track Geometry,” </w:t>
      </w:r>
      <w:r>
        <w:rPr>
          <w:i/>
          <w:iCs/>
        </w:rPr>
        <w:t>IEEE Transactions on Intelligent Transportation Systems</w:t>
      </w:r>
      <w:r>
        <w:t>, 23(12), pp. 22737–22754. Available at: https://doi.org/10.1109/TITS.2022.3214121.</w:t>
      </w:r>
    </w:p>
    <w:p w14:paraId="120777A3" w14:textId="77777777" w:rsidR="000A3919" w:rsidRDefault="000A3919" w:rsidP="000A3919">
      <w:pPr>
        <w:pStyle w:val="afc"/>
        <w:ind w:firstLine="480"/>
      </w:pPr>
      <w:r>
        <w:lastRenderedPageBreak/>
        <w:t xml:space="preserve">Peng, C. </w:t>
      </w:r>
      <w:r>
        <w:rPr>
          <w:i/>
          <w:iCs/>
        </w:rPr>
        <w:t>et al.</w:t>
      </w:r>
      <w:r>
        <w:t xml:space="preserve"> (2025) “Adaptive fault diagnosis of railway vehicle on-board controller with large language models,” </w:t>
      </w:r>
      <w:r>
        <w:rPr>
          <w:i/>
          <w:iCs/>
        </w:rPr>
        <w:t>APPLIED SOFT COMPUTING</w:t>
      </w:r>
      <w:r>
        <w:t>, 185. Available at: https://doi.org/10.1016/j.asoc.2025.113919.</w:t>
      </w:r>
    </w:p>
    <w:p w14:paraId="438560A3" w14:textId="77777777" w:rsidR="000A3919" w:rsidRDefault="000A3919" w:rsidP="000A3919">
      <w:pPr>
        <w:pStyle w:val="afc"/>
        <w:ind w:firstLine="480"/>
      </w:pPr>
      <w:r>
        <w:t xml:space="preserve">Peng,Jianping (2017) </w:t>
      </w:r>
      <w:r>
        <w:rPr>
          <w:i/>
          <w:iCs/>
        </w:rPr>
        <w:t>Research on the method of detecting rolling contact fatigue of railway rails using eddy current pulse thermal imaging</w:t>
      </w:r>
      <w:r>
        <w:t>. PhD thesis. Southwest Jiaotong University. Available at: https://kns.cnki.net/KCMS/detail/detail.aspx?dbcode=CDFD&amp;dbname=CDFDLAST2017&amp;filename=1017022393.nh (Accessed: April 3, 2026).</w:t>
      </w:r>
    </w:p>
    <w:p w14:paraId="6ED91E6F" w14:textId="77777777" w:rsidR="000A3919" w:rsidRDefault="000A3919" w:rsidP="000A3919">
      <w:pPr>
        <w:pStyle w:val="afc"/>
        <w:ind w:firstLine="480"/>
      </w:pPr>
      <w:r>
        <w:t xml:space="preserve">Perrin, G. </w:t>
      </w:r>
      <w:r>
        <w:rPr>
          <w:i/>
          <w:iCs/>
        </w:rPr>
        <w:t>et al.</w:t>
      </w:r>
      <w:r>
        <w:t xml:space="preserve"> (2015) “Quantification of the influence of the track geometry variability on the train dynamics,” </w:t>
      </w:r>
      <w:r>
        <w:rPr>
          <w:i/>
          <w:iCs/>
        </w:rPr>
        <w:t>Mechanical Systems and Signal Processing</w:t>
      </w:r>
      <w:r>
        <w:t>, 60–61, pp. 945–957. Available at: https://doi.org/10.1016/j.ymssp.2015.01.004.</w:t>
      </w:r>
    </w:p>
    <w:p w14:paraId="1A7184A2" w14:textId="77777777" w:rsidR="000A3919" w:rsidRDefault="000A3919" w:rsidP="000A3919">
      <w:pPr>
        <w:pStyle w:val="afc"/>
        <w:ind w:firstLine="480"/>
      </w:pPr>
      <w:r>
        <w:t xml:space="preserve">Phrommahakul, N. </w:t>
      </w:r>
      <w:r>
        <w:rPr>
          <w:i/>
          <w:iCs/>
        </w:rPr>
        <w:t>et al.</w:t>
      </w:r>
      <w:r>
        <w:t xml:space="preserve"> (2025) “Detection of rail defects using phased array ultrasonic technique,” </w:t>
      </w:r>
      <w:r>
        <w:rPr>
          <w:i/>
          <w:iCs/>
        </w:rPr>
        <w:t>E3S Web of Conferences</w:t>
      </w:r>
      <w:r>
        <w:t>, 602. Available at: https://doi.org/10.1051/e3sconf/202560201009.</w:t>
      </w:r>
    </w:p>
    <w:p w14:paraId="0FF9FB85" w14:textId="77777777" w:rsidR="000A3919" w:rsidRDefault="000A3919" w:rsidP="000A3919">
      <w:pPr>
        <w:pStyle w:val="afc"/>
        <w:ind w:firstLine="480"/>
      </w:pPr>
      <w:r>
        <w:t xml:space="preserve">Praticò, F.G. and Fedele, R. (2025) “Exploring the paradigm of railway predictive maintenance,” </w:t>
      </w:r>
      <w:r>
        <w:rPr>
          <w:i/>
          <w:iCs/>
        </w:rPr>
        <w:t>Structure and Infrastructure Engineering</w:t>
      </w:r>
      <w:r>
        <w:t>, 0(0), pp. 1–12. Available at: https://doi.org/10.1080/15732479.2025.2596714.</w:t>
      </w:r>
    </w:p>
    <w:p w14:paraId="0432C76E" w14:textId="77777777" w:rsidR="000A3919" w:rsidRDefault="000A3919" w:rsidP="000A3919">
      <w:pPr>
        <w:pStyle w:val="afc"/>
        <w:ind w:firstLine="480"/>
      </w:pPr>
      <w:r>
        <w:t xml:space="preserve">Pu, H. </w:t>
      </w:r>
      <w:r>
        <w:rPr>
          <w:i/>
          <w:iCs/>
        </w:rPr>
        <w:t>et al.</w:t>
      </w:r>
      <w:r>
        <w:t xml:space="preserve"> (2024) “Multi-task deep learning methods for determining railway major technical standards,” </w:t>
      </w:r>
      <w:r>
        <w:rPr>
          <w:i/>
          <w:iCs/>
        </w:rPr>
        <w:t>IEEE Transactions on Intelligent Transportation Systems</w:t>
      </w:r>
      <w:r>
        <w:t>, 25(6), pp. 5904–5918. Available at: https://doi.org/10.1109/TITS.2023.3338146.</w:t>
      </w:r>
    </w:p>
    <w:p w14:paraId="2B197D96" w14:textId="77777777" w:rsidR="000A3919" w:rsidRDefault="000A3919" w:rsidP="000A3919">
      <w:pPr>
        <w:pStyle w:val="afc"/>
        <w:ind w:firstLine="480"/>
      </w:pPr>
      <w:r>
        <w:t xml:space="preserve">Qu, L. </w:t>
      </w:r>
      <w:r>
        <w:rPr>
          <w:i/>
          <w:iCs/>
        </w:rPr>
        <w:t>et al.</w:t>
      </w:r>
      <w:r>
        <w:t xml:space="preserve"> (2009) “PPCA-Based Missing Data Imputation for Traffic Flow Volume: A Systematical Approach,” </w:t>
      </w:r>
      <w:r>
        <w:rPr>
          <w:i/>
          <w:iCs/>
        </w:rPr>
        <w:t>IEEE Transactions on Intelligent Transportation Systems</w:t>
      </w:r>
      <w:r>
        <w:t>, 10(3), pp. 512–522. Available at: https://doi.org/10.1109/TITS.2009.2026312.</w:t>
      </w:r>
    </w:p>
    <w:p w14:paraId="0BF3A6EE" w14:textId="77777777" w:rsidR="000A3919" w:rsidRDefault="000A3919" w:rsidP="000A3919">
      <w:pPr>
        <w:pStyle w:val="afc"/>
        <w:ind w:firstLine="480"/>
      </w:pPr>
      <w:r>
        <w:t xml:space="preserve">Quiroga, L.M. and Schnieder, E. (2012) “Monte Carlo simulation of railway track geometry deterioration and restoration,” </w:t>
      </w:r>
      <w:r>
        <w:rPr>
          <w:i/>
          <w:iCs/>
        </w:rPr>
        <w:t>Proceedings of the Institution of Mechanical Engineers, Part O: Journal of Risk and Reliability</w:t>
      </w:r>
      <w:r>
        <w:t>, 226(3), pp. 274–282. Available at: https://doi.org/10.1177/1748006X11418422.</w:t>
      </w:r>
    </w:p>
    <w:p w14:paraId="1D57BE39" w14:textId="77777777" w:rsidR="000A3919" w:rsidRDefault="000A3919" w:rsidP="000A3919">
      <w:pPr>
        <w:pStyle w:val="afc"/>
        <w:ind w:firstLine="480"/>
      </w:pPr>
      <w:r>
        <w:t xml:space="preserve">Rahman, M. </w:t>
      </w:r>
      <w:r>
        <w:rPr>
          <w:i/>
          <w:iCs/>
        </w:rPr>
        <w:t>et al.</w:t>
      </w:r>
      <w:r>
        <w:t xml:space="preserve"> (2023) “A Review on the Prospects of Mobile Manipulators for Smart Maintenance of Railway Track,” </w:t>
      </w:r>
      <w:r>
        <w:rPr>
          <w:i/>
          <w:iCs/>
        </w:rPr>
        <w:t>Applied Sciences</w:t>
      </w:r>
      <w:r>
        <w:t>, 13(11), p. 6484. Available at: https://doi.org/10.3390/app13116484.</w:t>
      </w:r>
    </w:p>
    <w:p w14:paraId="4A29484E" w14:textId="77777777" w:rsidR="000A3919" w:rsidRDefault="000A3919" w:rsidP="000A3919">
      <w:pPr>
        <w:pStyle w:val="afc"/>
        <w:ind w:firstLine="480"/>
      </w:pPr>
      <w:r>
        <w:t xml:space="preserve">Rahman, M.A. </w:t>
      </w:r>
      <w:r>
        <w:rPr>
          <w:i/>
          <w:iCs/>
        </w:rPr>
        <w:t>et al.</w:t>
      </w:r>
      <w:r>
        <w:t xml:space="preserve"> (2024a) “A review of distributed acoustic sensing applications for railroad condition monitoring,” </w:t>
      </w:r>
      <w:r>
        <w:rPr>
          <w:i/>
          <w:iCs/>
        </w:rPr>
        <w:t>Mechanical Systems and Signal Processing</w:t>
      </w:r>
      <w:r>
        <w:t>, 208, p. 110983. Available at: https://doi.org/10.1016/j.ymssp.2023.110983.</w:t>
      </w:r>
    </w:p>
    <w:p w14:paraId="2CC7A9A2" w14:textId="77777777" w:rsidR="000A3919" w:rsidRDefault="000A3919" w:rsidP="000A3919">
      <w:pPr>
        <w:pStyle w:val="afc"/>
        <w:ind w:firstLine="480"/>
      </w:pPr>
      <w:r>
        <w:t xml:space="preserve">Rahman, M.A. </w:t>
      </w:r>
      <w:r>
        <w:rPr>
          <w:i/>
          <w:iCs/>
        </w:rPr>
        <w:t>et al.</w:t>
      </w:r>
      <w:r>
        <w:t xml:space="preserve"> (2024b) “A review of distributed acoustic sensing applications for railroad condition monitoring,” </w:t>
      </w:r>
      <w:r>
        <w:rPr>
          <w:i/>
          <w:iCs/>
        </w:rPr>
        <w:t>Mechanical Systems and Signal Processing</w:t>
      </w:r>
      <w:r>
        <w:t>, 208, p. 110983. Available at: https://doi.org/10.1016/j.ymssp.2023.110983.</w:t>
      </w:r>
    </w:p>
    <w:p w14:paraId="02C388C4" w14:textId="77777777" w:rsidR="000A3919" w:rsidRDefault="000A3919" w:rsidP="000A3919">
      <w:pPr>
        <w:pStyle w:val="afc"/>
        <w:ind w:firstLine="480"/>
      </w:pPr>
      <w:r>
        <w:t xml:space="preserve">Real Herráiz, J.I. </w:t>
      </w:r>
      <w:r>
        <w:rPr>
          <w:i/>
          <w:iCs/>
        </w:rPr>
        <w:t>et al.</w:t>
      </w:r>
      <w:r>
        <w:t xml:space="preserve"> (2012) “Development of a system to obtain vertical track geometry measuring axle-box accelerations from in-service trains,” </w:t>
      </w:r>
      <w:r>
        <w:rPr>
          <w:i/>
          <w:iCs/>
        </w:rPr>
        <w:t xml:space="preserve">Journal of </w:t>
      </w:r>
      <w:r>
        <w:rPr>
          <w:i/>
          <w:iCs/>
        </w:rPr>
        <w:lastRenderedPageBreak/>
        <w:t>Vibroengineering</w:t>
      </w:r>
      <w:r>
        <w:t>, 14(2), pp. 813–826.</w:t>
      </w:r>
    </w:p>
    <w:p w14:paraId="226283AC" w14:textId="77777777" w:rsidR="000A3919" w:rsidRDefault="000A3919" w:rsidP="000A3919">
      <w:pPr>
        <w:pStyle w:val="afc"/>
        <w:ind w:firstLine="480"/>
      </w:pPr>
      <w:r>
        <w:t xml:space="preserve">Ren, J. </w:t>
      </w:r>
      <w:r>
        <w:rPr>
          <w:i/>
          <w:iCs/>
        </w:rPr>
        <w:t>et al.</w:t>
      </w:r>
      <w:r>
        <w:t xml:space="preserve"> (2021) “Design theories and maintenance technologies of slab tracks for high-speed railways in China: a review,” </w:t>
      </w:r>
      <w:r>
        <w:rPr>
          <w:i/>
          <w:iCs/>
        </w:rPr>
        <w:t>Transportation Safety and Environment</w:t>
      </w:r>
      <w:r>
        <w:t>, 3(4), p. tdab024. Available at: https://doi.org/10.1093/tse/tdab024.</w:t>
      </w:r>
    </w:p>
    <w:p w14:paraId="3862275E" w14:textId="77777777" w:rsidR="000A3919" w:rsidRDefault="000A3919" w:rsidP="000A3919">
      <w:pPr>
        <w:pStyle w:val="afc"/>
        <w:ind w:firstLine="480"/>
      </w:pPr>
      <w:r>
        <w:t xml:space="preserve">Rodríguez-Hernández, M. </w:t>
      </w:r>
      <w:r>
        <w:rPr>
          <w:i/>
          <w:iCs/>
        </w:rPr>
        <w:t>et al.</w:t>
      </w:r>
      <w:r>
        <w:t xml:space="preserve"> (2025a) “Digitalization as an Enabler in Railway Maintenance: A Review from ‘The International Union of Railways Asset Management Framework’ Perspective,” </w:t>
      </w:r>
      <w:r>
        <w:rPr>
          <w:i/>
          <w:iCs/>
        </w:rPr>
        <w:t>Infrastructures</w:t>
      </w:r>
      <w:r>
        <w:t>, 10(4). Available at: https://doi.org/10.3390/infrastructures10040096.</w:t>
      </w:r>
    </w:p>
    <w:p w14:paraId="288D0F60" w14:textId="77777777" w:rsidR="000A3919" w:rsidRDefault="000A3919" w:rsidP="000A3919">
      <w:pPr>
        <w:pStyle w:val="afc"/>
        <w:ind w:firstLine="480"/>
      </w:pPr>
      <w:r>
        <w:t xml:space="preserve">Rodríguez-Hernández, M. </w:t>
      </w:r>
      <w:r>
        <w:rPr>
          <w:i/>
          <w:iCs/>
        </w:rPr>
        <w:t>et al.</w:t>
      </w:r>
      <w:r>
        <w:t xml:space="preserve"> (2025b) “Digitalization as an enabler in railway maintenance: A review from ‘The International Union of Railways Asset Management Framework’ perspective,” </w:t>
      </w:r>
      <w:r>
        <w:rPr>
          <w:i/>
          <w:iCs/>
        </w:rPr>
        <w:t>Infrastructures</w:t>
      </w:r>
      <w:r>
        <w:t>, 10(4), p. 96.</w:t>
      </w:r>
    </w:p>
    <w:p w14:paraId="4693A1A1" w14:textId="77777777" w:rsidR="000A3919" w:rsidRDefault="000A3919" w:rsidP="000A3919">
      <w:pPr>
        <w:pStyle w:val="afc"/>
        <w:ind w:firstLine="480"/>
      </w:pPr>
      <w:r>
        <w:t xml:space="preserve">Roghani, A. (2021) “Quantifying the effect of freeze-thaw cycles on track surface deformation and degradation of railway track geometry; Case study,” </w:t>
      </w:r>
      <w:r>
        <w:rPr>
          <w:i/>
          <w:iCs/>
        </w:rPr>
        <w:t>Transportation Geotechnics</w:t>
      </w:r>
      <w:r>
        <w:t>, 30, p. 100601. Available at: https://doi.org/10.1016/j.trgeo.2021.100601.</w:t>
      </w:r>
    </w:p>
    <w:p w14:paraId="28AC6978" w14:textId="77777777" w:rsidR="000A3919" w:rsidRDefault="000A3919" w:rsidP="000A3919">
      <w:pPr>
        <w:pStyle w:val="afc"/>
        <w:ind w:firstLine="480"/>
      </w:pPr>
      <w:r>
        <w:t>Rubanova, Y., Chen, R.T.Q. and Duvenaud, D. (2019) “Latent ODEs for Irregularly-Sampled Time Series.” arXiv. Available at: https://doi.org/10.48550/arXiv.1907.03907.</w:t>
      </w:r>
    </w:p>
    <w:p w14:paraId="7956DB1C" w14:textId="77777777" w:rsidR="000A3919" w:rsidRDefault="000A3919" w:rsidP="000A3919">
      <w:pPr>
        <w:pStyle w:val="afc"/>
        <w:ind w:firstLine="480"/>
      </w:pPr>
      <w:r>
        <w:t xml:space="preserve">Sadeghi, J. (2010) “Development of railway track geometry indexes based on statistical distribution of geometry data,” </w:t>
      </w:r>
      <w:r>
        <w:rPr>
          <w:i/>
          <w:iCs/>
        </w:rPr>
        <w:t>Journal of Transportation Engineering</w:t>
      </w:r>
      <w:r>
        <w:t>, 136(8), pp. 693–700. Available at: https://doi.org/10.1061/(ASCE)0733-947X(2010)136:8(693).</w:t>
      </w:r>
    </w:p>
    <w:p w14:paraId="1420BC0F" w14:textId="77777777" w:rsidR="000A3919" w:rsidRDefault="000A3919" w:rsidP="000A3919">
      <w:pPr>
        <w:pStyle w:val="afc"/>
        <w:ind w:firstLine="480"/>
      </w:pPr>
      <w:r>
        <w:t xml:space="preserve">Safari Tarbozagh, A. </w:t>
      </w:r>
      <w:r>
        <w:rPr>
          <w:i/>
          <w:iCs/>
        </w:rPr>
        <w:t>et al.</w:t>
      </w:r>
      <w:r>
        <w:t xml:space="preserve"> (2026) “Railway track geometry degradation: A review of prediction methods,” </w:t>
      </w:r>
      <w:r>
        <w:rPr>
          <w:i/>
          <w:iCs/>
        </w:rPr>
        <w:t>Results in Engineering</w:t>
      </w:r>
      <w:r>
        <w:t>, 29. Available at: https://doi.org/10.1016/j.rineng.2026.109583.</w:t>
      </w:r>
    </w:p>
    <w:p w14:paraId="46DB3ABB" w14:textId="77777777" w:rsidR="000A3919" w:rsidRDefault="000A3919" w:rsidP="000A3919">
      <w:pPr>
        <w:pStyle w:val="afc"/>
        <w:ind w:firstLine="480"/>
      </w:pPr>
      <w:r>
        <w:t xml:space="preserve">Salvador, P. </w:t>
      </w:r>
      <w:r>
        <w:rPr>
          <w:i/>
          <w:iCs/>
        </w:rPr>
        <w:t>et al.</w:t>
      </w:r>
      <w:r>
        <w:t xml:space="preserve"> (2016) “Axlebox accelerations: Their acquisition and time–frequency characterisation for railway track monitoring purposes,” </w:t>
      </w:r>
      <w:r>
        <w:rPr>
          <w:i/>
          <w:iCs/>
        </w:rPr>
        <w:t>Measurement</w:t>
      </w:r>
      <w:r>
        <w:t>, 82, pp. 301–312.</w:t>
      </w:r>
    </w:p>
    <w:p w14:paraId="6368E303" w14:textId="77777777" w:rsidR="000A3919" w:rsidRDefault="000A3919" w:rsidP="000A3919">
      <w:pPr>
        <w:pStyle w:val="afc"/>
        <w:ind w:firstLine="480"/>
      </w:pPr>
      <w:r>
        <w:t xml:space="preserve">Sedghi, M. </w:t>
      </w:r>
      <w:r>
        <w:rPr>
          <w:i/>
          <w:iCs/>
        </w:rPr>
        <w:t>et al.</w:t>
      </w:r>
      <w:r>
        <w:t xml:space="preserve"> (2021a) “A taxonomy of railway track maintenance planning and scheduling: A review and research trends,” </w:t>
      </w:r>
      <w:r>
        <w:rPr>
          <w:i/>
          <w:iCs/>
        </w:rPr>
        <w:t>Reliability Engineering &amp; System Safety</w:t>
      </w:r>
      <w:r>
        <w:t>, 215, p. 107827. Available at: https://doi.org/10.1016/j.ress.2021.107827.</w:t>
      </w:r>
    </w:p>
    <w:p w14:paraId="49D9C414" w14:textId="77777777" w:rsidR="000A3919" w:rsidRDefault="000A3919" w:rsidP="000A3919">
      <w:pPr>
        <w:pStyle w:val="afc"/>
        <w:ind w:firstLine="480"/>
      </w:pPr>
      <w:r>
        <w:t xml:space="preserve">Sedghi, M. </w:t>
      </w:r>
      <w:r>
        <w:rPr>
          <w:i/>
          <w:iCs/>
        </w:rPr>
        <w:t>et al.</w:t>
      </w:r>
      <w:r>
        <w:t xml:space="preserve"> (2021b) “A taxonomy of railway track maintenance planning and scheduling: A review and research trends,” </w:t>
      </w:r>
      <w:r>
        <w:rPr>
          <w:i/>
          <w:iCs/>
        </w:rPr>
        <w:t>Reliability Engineering &amp; System Safety</w:t>
      </w:r>
      <w:r>
        <w:t>, 215, p. 107827. Available at: https://doi.org/10.1016/j.ress.2021.107827.</w:t>
      </w:r>
    </w:p>
    <w:p w14:paraId="424412E0" w14:textId="77777777" w:rsidR="000A3919" w:rsidRDefault="000A3919" w:rsidP="000A3919">
      <w:pPr>
        <w:pStyle w:val="afc"/>
        <w:ind w:firstLine="480"/>
      </w:pPr>
      <w:r>
        <w:t xml:space="preserve">Selig, E.T. and Waters, J.M. (1994) </w:t>
      </w:r>
      <w:r>
        <w:rPr>
          <w:i/>
          <w:iCs/>
        </w:rPr>
        <w:t>Track geotechnology and substructure management</w:t>
      </w:r>
      <w:r>
        <w:t>. Thomas Telford.</w:t>
      </w:r>
    </w:p>
    <w:p w14:paraId="4894EC86" w14:textId="77777777" w:rsidR="000A3919" w:rsidRDefault="000A3919" w:rsidP="000A3919">
      <w:pPr>
        <w:pStyle w:val="afc"/>
        <w:ind w:firstLine="480"/>
      </w:pPr>
      <w:r>
        <w:t xml:space="preserve">Shang, Y. </w:t>
      </w:r>
      <w:r>
        <w:rPr>
          <w:i/>
          <w:iCs/>
        </w:rPr>
        <w:t>et al.</w:t>
      </w:r>
      <w:r>
        <w:t xml:space="preserve"> (2021) “Systems thinking approach for improving maintenance management of discrete rail assets: a review and future perspectives,” </w:t>
      </w:r>
      <w:r>
        <w:rPr>
          <w:i/>
          <w:iCs/>
        </w:rPr>
        <w:t>Structure and Infrastructure Engineering</w:t>
      </w:r>
      <w:r>
        <w:t xml:space="preserve">, 19(2), pp. 197–215. Available at: </w:t>
      </w:r>
      <w:r>
        <w:lastRenderedPageBreak/>
        <w:t>https://doi.org/10.1080/15732479.2021.1936569.</w:t>
      </w:r>
    </w:p>
    <w:p w14:paraId="14429FA8" w14:textId="77777777" w:rsidR="000A3919" w:rsidRDefault="000A3919" w:rsidP="000A3919">
      <w:pPr>
        <w:pStyle w:val="afc"/>
        <w:ind w:firstLine="480"/>
      </w:pPr>
      <w:r>
        <w:t xml:space="preserve">Shang, Y. </w:t>
      </w:r>
      <w:r>
        <w:rPr>
          <w:i/>
          <w:iCs/>
        </w:rPr>
        <w:t>et al.</w:t>
      </w:r>
      <w:r>
        <w:t xml:space="preserve"> (2023) “Systems thinking approach for improving maintenance management of discrete rail assets: a review and future perspectives,” </w:t>
      </w:r>
      <w:r>
        <w:rPr>
          <w:i/>
          <w:iCs/>
        </w:rPr>
        <w:t>Structure and Infrastructure Engineering</w:t>
      </w:r>
      <w:r>
        <w:t>, 19(2), pp. 197–215. Available at: https://doi.org/10.1080/15732479.2021.1936569.</w:t>
      </w:r>
    </w:p>
    <w:p w14:paraId="5AF3B4BD" w14:textId="77777777" w:rsidR="000A3919" w:rsidRDefault="000A3919" w:rsidP="000A3919">
      <w:pPr>
        <w:pStyle w:val="afc"/>
        <w:ind w:firstLine="480"/>
      </w:pPr>
      <w:r>
        <w:t xml:space="preserve">Sharma, S. </w:t>
      </w:r>
      <w:r>
        <w:rPr>
          <w:i/>
          <w:iCs/>
        </w:rPr>
        <w:t>et al.</w:t>
      </w:r>
      <w:r>
        <w:t xml:space="preserve"> (2018) “Data-driven optimization of railway maintenance for track geometry,” </w:t>
      </w:r>
      <w:r>
        <w:rPr>
          <w:i/>
          <w:iCs/>
        </w:rPr>
        <w:t>Transportation Research Part C: Emerging Technologies</w:t>
      </w:r>
      <w:r>
        <w:t>, 90, pp. 34–58. Available at: https://doi.org/10.1016/j.trc.2018.02.019.</w:t>
      </w:r>
    </w:p>
    <w:p w14:paraId="5269A627" w14:textId="77777777" w:rsidR="000A3919" w:rsidRDefault="000A3919" w:rsidP="000A3919">
      <w:pPr>
        <w:pStyle w:val="afc"/>
        <w:ind w:firstLine="480"/>
      </w:pPr>
      <w:r>
        <w:t xml:space="preserve">Shi, S. </w:t>
      </w:r>
      <w:r>
        <w:rPr>
          <w:i/>
          <w:iCs/>
        </w:rPr>
        <w:t>et al.</w:t>
      </w:r>
      <w:r>
        <w:t xml:space="preserve"> (2018) “Quantitative monitoring of brittle fatigue crack growth in railway steel using acoustic emission,” </w:t>
      </w:r>
      <w:r>
        <w:rPr>
          <w:i/>
          <w:iCs/>
        </w:rPr>
        <w:t>Proceedings of the Institution of Mechanical Engineers, Part F: Journal of Rail and Rapid Transit</w:t>
      </w:r>
      <w:r>
        <w:t>, 232(4), pp. 1211–1224. Available at: https://doi.org/10.1177/0954409717711292.</w:t>
      </w:r>
    </w:p>
    <w:p w14:paraId="3A180ACC" w14:textId="77777777" w:rsidR="000A3919" w:rsidRDefault="000A3919" w:rsidP="000A3919">
      <w:pPr>
        <w:pStyle w:val="afc"/>
        <w:ind w:firstLine="480"/>
      </w:pPr>
      <w:r>
        <w:t xml:space="preserve">Siahkouhi, M. </w:t>
      </w:r>
      <w:r>
        <w:rPr>
          <w:i/>
          <w:iCs/>
        </w:rPr>
        <w:t>et al.</w:t>
      </w:r>
      <w:r>
        <w:t xml:space="preserve"> (2026) “AI-assisted fibre optic sensing frameworks for automated monitoring of railway infrastructure,” </w:t>
      </w:r>
      <w:r>
        <w:rPr>
          <w:i/>
          <w:iCs/>
        </w:rPr>
        <w:t>JOURNAL OF INFRASTRUCTURE INTELLIGENCE AND RESILIENCE</w:t>
      </w:r>
      <w:r>
        <w:t>, 5(2). Available at: https://doi.org/10.1016/j.iintel.2026.100214.</w:t>
      </w:r>
    </w:p>
    <w:p w14:paraId="47630BC6" w14:textId="77777777" w:rsidR="000A3919" w:rsidRDefault="000A3919" w:rsidP="000A3919">
      <w:pPr>
        <w:pStyle w:val="afc"/>
        <w:ind w:firstLine="480"/>
      </w:pPr>
      <w:r>
        <w:t xml:space="preserve">Soleimanmeigouni, I., Ahmadi, A. and Kumar, U. (2018) “Track geometry degradation and maintenance modelling: A review,” </w:t>
      </w:r>
      <w:r>
        <w:rPr>
          <w:i/>
          <w:iCs/>
        </w:rPr>
        <w:t>Proceedings of the Institution of Mechanical Engineers, Part F: Journal of Rail and Rapid Transit</w:t>
      </w:r>
      <w:r>
        <w:t>, 232(1), pp. 73–102. Available at: https://doi.org/10.1177/0954409716657849.</w:t>
      </w:r>
    </w:p>
    <w:p w14:paraId="3DC798B3" w14:textId="77777777" w:rsidR="000A3919" w:rsidRDefault="000A3919" w:rsidP="000A3919">
      <w:pPr>
        <w:pStyle w:val="afc"/>
        <w:ind w:firstLine="480"/>
      </w:pPr>
      <w:r>
        <w:t xml:space="preserve">Sresakoolchai, J. and Kaewunruen, S. (2022) “Railway defect detection based on track geometry using supervised and unsupervised machine learning,” </w:t>
      </w:r>
      <w:r>
        <w:rPr>
          <w:i/>
          <w:iCs/>
        </w:rPr>
        <w:t>Structural Health Monitoring</w:t>
      </w:r>
      <w:r>
        <w:t>, 21(4), pp. 1757–1767. Available at: https://doi.org/10.1177/14759217211044492.</w:t>
      </w:r>
    </w:p>
    <w:p w14:paraId="2D39E8D7" w14:textId="77777777" w:rsidR="000A3919" w:rsidRDefault="000A3919" w:rsidP="000A3919">
      <w:pPr>
        <w:pStyle w:val="afc"/>
        <w:ind w:firstLine="480"/>
      </w:pPr>
      <w:r>
        <w:t xml:space="preserve">Stekhoven, D.J. and Bühlmann, P. (2012) “MissForest--non-parametric missing value imputation for mixed-type data,” </w:t>
      </w:r>
      <w:r>
        <w:rPr>
          <w:i/>
          <w:iCs/>
        </w:rPr>
        <w:t>Bioinformatics</w:t>
      </w:r>
      <w:r>
        <w:t>, 28(1), pp. 112–118. Available at: https://doi.org/10.1093/bioinformatics/btr597.</w:t>
      </w:r>
    </w:p>
    <w:p w14:paraId="21A64378" w14:textId="77777777" w:rsidR="000A3919" w:rsidRDefault="000A3919" w:rsidP="000A3919">
      <w:pPr>
        <w:pStyle w:val="afc"/>
        <w:ind w:firstLine="480"/>
      </w:pPr>
      <w:r>
        <w:t xml:space="preserve">Sun, F. </w:t>
      </w:r>
      <w:r>
        <w:rPr>
          <w:i/>
          <w:iCs/>
        </w:rPr>
        <w:t>et al.</w:t>
      </w:r>
      <w:r>
        <w:t xml:space="preserve"> (2024) “A Comprehensive Survey on Embodied Intelligence: Advancements, Challenges, and Future Perspectives,” </w:t>
      </w:r>
      <w:r>
        <w:rPr>
          <w:i/>
          <w:iCs/>
        </w:rPr>
        <w:t>CAAI Artificial Intelligence Research</w:t>
      </w:r>
      <w:r>
        <w:t>, p. 9150042. Available at: https://doi.org/10.26599/AIR.2024.9150042.</w:t>
      </w:r>
    </w:p>
    <w:p w14:paraId="02771163" w14:textId="77777777" w:rsidR="000A3919" w:rsidRDefault="000A3919" w:rsidP="000A3919">
      <w:pPr>
        <w:pStyle w:val="afc"/>
        <w:ind w:firstLine="480"/>
      </w:pPr>
      <w:r>
        <w:t xml:space="preserve">Sun, H. </w:t>
      </w:r>
      <w:r>
        <w:rPr>
          <w:i/>
          <w:iCs/>
        </w:rPr>
        <w:t>et al.</w:t>
      </w:r>
      <w:r>
        <w:t xml:space="preserve"> (2023a)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2CE2BEAF" w14:textId="77777777" w:rsidR="000A3919" w:rsidRDefault="000A3919" w:rsidP="000A3919">
      <w:pPr>
        <w:pStyle w:val="afc"/>
        <w:ind w:firstLine="480"/>
      </w:pPr>
      <w:r>
        <w:t xml:space="preserve">Sun, H. </w:t>
      </w:r>
      <w:r>
        <w:rPr>
          <w:i/>
          <w:iCs/>
        </w:rPr>
        <w:t>et al.</w:t>
      </w:r>
      <w:r>
        <w:t xml:space="preserve"> (2023b)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11BA1081" w14:textId="77777777" w:rsidR="000A3919" w:rsidRDefault="000A3919" w:rsidP="000A3919">
      <w:pPr>
        <w:pStyle w:val="afc"/>
        <w:ind w:firstLine="480"/>
      </w:pPr>
      <w:r>
        <w:lastRenderedPageBreak/>
        <w:t xml:space="preserve">Tang, B. </w:t>
      </w:r>
      <w:r>
        <w:rPr>
          <w:i/>
          <w:iCs/>
        </w:rPr>
        <w:t>et al.</w:t>
      </w:r>
      <w:r>
        <w:t xml:space="preserve"> (2026) “LoFT-CLIP: Few-shot anomaly detection for railway fasteners based on large vision-language models</w:t>
      </w:r>
      <w:r>
        <w:rPr>
          <w:rFonts w:ascii="Segoe UI Symbol" w:hAnsi="Segoe UI Symbol" w:cs="Segoe UI Symbol"/>
        </w:rPr>
        <w:t>☆</w:t>
      </w:r>
      <w:r>
        <w:t xml:space="preserve">,” </w:t>
      </w:r>
      <w:r>
        <w:rPr>
          <w:i/>
          <w:iCs/>
        </w:rPr>
        <w:t>PATTERN RECOGNITION</w:t>
      </w:r>
      <w:r>
        <w:t>, 180. Available at: https://doi.org/10.1016/j.patcog.2026.114099.</w:t>
      </w:r>
    </w:p>
    <w:p w14:paraId="2A17CF93" w14:textId="77777777" w:rsidR="000A3919" w:rsidRDefault="000A3919" w:rsidP="000A3919">
      <w:pPr>
        <w:pStyle w:val="afc"/>
        <w:ind w:firstLine="480"/>
      </w:pPr>
      <w:r>
        <w:t xml:space="preserve">Tang, R. </w:t>
      </w:r>
      <w:r>
        <w:rPr>
          <w:i/>
          <w:iCs/>
        </w:rPr>
        <w:t>et al.</w:t>
      </w:r>
      <w:r>
        <w:t xml:space="preserve"> (2022) “A literature review of artificial intelligence applications in railway systems,” </w:t>
      </w:r>
      <w:r>
        <w:rPr>
          <w:i/>
          <w:iCs/>
        </w:rPr>
        <w:t>Transportation Research Part C: Emerging Technologies</w:t>
      </w:r>
      <w:r>
        <w:t>, 140, p. 103679. Available at: https://doi.org/10.1016/j.trc.2022.103679.</w:t>
      </w:r>
    </w:p>
    <w:p w14:paraId="6E830268" w14:textId="77777777" w:rsidR="000A3919" w:rsidRDefault="000A3919" w:rsidP="000A3919">
      <w:pPr>
        <w:pStyle w:val="afc"/>
        <w:ind w:firstLine="480"/>
      </w:pPr>
      <w:r>
        <w:t xml:space="preserve">Tashiro, Y. </w:t>
      </w:r>
      <w:r>
        <w:rPr>
          <w:i/>
          <w:iCs/>
        </w:rPr>
        <w:t>et al.</w:t>
      </w:r>
      <w:r>
        <w:t xml:space="preserve"> (2021) “CSDI: Conditional Score-based Diffusion Models for Probabilistic Time Series Imputation.” arXiv. Available at: https://doi.org/10.48550/arXiv.2107.03502.</w:t>
      </w:r>
    </w:p>
    <w:p w14:paraId="33003EFA" w14:textId="77777777" w:rsidR="000A3919" w:rsidRDefault="000A3919" w:rsidP="000A3919">
      <w:pPr>
        <w:pStyle w:val="afc"/>
        <w:ind w:firstLine="480"/>
      </w:pPr>
      <w:r>
        <w:t xml:space="preserve">Wang, C. (2025) “HTFN: A Hybrid Deep Reinforcement Learning Framework for UAV-Based Railway Inspection With Deepseek Integration,” </w:t>
      </w:r>
      <w:r>
        <w:rPr>
          <w:i/>
          <w:iCs/>
        </w:rPr>
        <w:t>IEEE ACCESS</w:t>
      </w:r>
      <w:r>
        <w:t>, 13, pp. 196821–196835. Available at: https://doi.org/10.1109/ACCESS.2025.3634110.</w:t>
      </w:r>
    </w:p>
    <w:p w14:paraId="2B7CC594" w14:textId="77777777" w:rsidR="000A3919" w:rsidRDefault="000A3919" w:rsidP="000A3919">
      <w:pPr>
        <w:pStyle w:val="afc"/>
        <w:ind w:firstLine="480"/>
      </w:pPr>
      <w:r>
        <w:t xml:space="preserve">Wang, H., Chang, L. and Markine, V. (2018) “Structural health monitoring of railway transition zones using satellite radar data,” </w:t>
      </w:r>
      <w:r>
        <w:rPr>
          <w:i/>
          <w:iCs/>
        </w:rPr>
        <w:t>Sensors</w:t>
      </w:r>
      <w:r>
        <w:t>, 18(2), p. 413. Available at: https://doi.org/10.3390/s18020413.</w:t>
      </w:r>
    </w:p>
    <w:p w14:paraId="6CB4808D" w14:textId="77777777" w:rsidR="000A3919" w:rsidRDefault="000A3919" w:rsidP="000A3919">
      <w:pPr>
        <w:pStyle w:val="afc"/>
        <w:ind w:firstLine="480"/>
      </w:pPr>
      <w:r>
        <w:t xml:space="preserve">Wang, Q. </w:t>
      </w:r>
      <w:r>
        <w:rPr>
          <w:i/>
          <w:iCs/>
        </w:rPr>
        <w:t>et al.</w:t>
      </w:r>
      <w:r>
        <w:t xml:space="preserve"> (2024) “A branched fourier neural operator for efficient calculation of vehicle–track spatially coupled dynamics.” Available at: https://doi.org/10.1111/mice.13367.</w:t>
      </w:r>
    </w:p>
    <w:p w14:paraId="63B48D7E" w14:textId="77777777" w:rsidR="000A3919" w:rsidRDefault="000A3919" w:rsidP="000A3919">
      <w:pPr>
        <w:pStyle w:val="afc"/>
        <w:ind w:firstLine="480"/>
      </w:pPr>
      <w:r>
        <w:t xml:space="preserve">Wang, X. </w:t>
      </w:r>
      <w:r>
        <w:rPr>
          <w:i/>
          <w:iCs/>
        </w:rPr>
        <w:t>et al.</w:t>
      </w:r>
      <w:r>
        <w:t xml:space="preserve"> (2025) “Generative adversarial learning for missing data imputation,” </w:t>
      </w:r>
      <w:r>
        <w:rPr>
          <w:i/>
          <w:iCs/>
        </w:rPr>
        <w:t>Neural Computing and Applications</w:t>
      </w:r>
      <w:r>
        <w:t>, 37(3), pp. 1403–1416. Available at: https://doi.org/10.1007/s00521-024-10652-x.</w:t>
      </w:r>
    </w:p>
    <w:p w14:paraId="20A506BF" w14:textId="77777777" w:rsidR="000A3919" w:rsidRDefault="000A3919" w:rsidP="000A3919">
      <w:pPr>
        <w:pStyle w:val="afc"/>
        <w:ind w:firstLine="480"/>
      </w:pPr>
      <w:r>
        <w:t xml:space="preserve">Wang, X., Liu, X. and Euston, T.L. (2023a)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6009D68" w14:textId="77777777" w:rsidR="000A3919" w:rsidRDefault="000A3919" w:rsidP="000A3919">
      <w:pPr>
        <w:pStyle w:val="afc"/>
        <w:ind w:firstLine="480"/>
      </w:pPr>
      <w:r>
        <w:t xml:space="preserve">Wang, X., Liu, X. and Euston, T.L. (2023b)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10A39EB0" w14:textId="77777777" w:rsidR="000A3919" w:rsidRDefault="000A3919" w:rsidP="000A3919">
      <w:pPr>
        <w:pStyle w:val="afc"/>
        <w:ind w:firstLine="480"/>
      </w:pPr>
      <w:r>
        <w:t xml:space="preserve">Wang, X., Liu, X. and Euston, T.L. (2023c)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00B7BCF" w14:textId="77777777" w:rsidR="000A3919" w:rsidRDefault="000A3919" w:rsidP="000A3919">
      <w:pPr>
        <w:pStyle w:val="afc"/>
        <w:ind w:firstLine="480"/>
      </w:pPr>
      <w:r>
        <w:t xml:space="preserve">Wang Xianghao </w:t>
      </w:r>
      <w:r>
        <w:rPr>
          <w:i/>
          <w:iCs/>
        </w:rPr>
        <w:t>et al.</w:t>
      </w:r>
      <w:r>
        <w:t xml:space="preserve"> (2026) “Intelligent Generation Method of Railway Emergency Disposal Strategy Based on Knowledge Retrieval Enhancement,” </w:t>
      </w:r>
      <w:r>
        <w:rPr>
          <w:i/>
          <w:iCs/>
        </w:rPr>
        <w:t>China Railway Science</w:t>
      </w:r>
      <w:r>
        <w:t>, 47(1), pp. 233–243.</w:t>
      </w:r>
    </w:p>
    <w:p w14:paraId="0399A50C" w14:textId="77777777" w:rsidR="000A3919" w:rsidRDefault="000A3919" w:rsidP="000A3919">
      <w:pPr>
        <w:pStyle w:val="afc"/>
        <w:ind w:firstLine="480"/>
      </w:pPr>
      <w:r>
        <w:t xml:space="preserve">Wang, Y. </w:t>
      </w:r>
      <w:r>
        <w:rPr>
          <w:i/>
          <w:iCs/>
        </w:rPr>
        <w:t>et al.</w:t>
      </w:r>
      <w:r>
        <w:t xml:space="preserve"> (2018) “Position synchronization for track geometry inspection data via big-data fusion and incremental learning,” </w:t>
      </w:r>
      <w:r>
        <w:rPr>
          <w:i/>
          <w:iCs/>
        </w:rPr>
        <w:t xml:space="preserve">Transportation Research Part C: </w:t>
      </w:r>
      <w:r>
        <w:rPr>
          <w:i/>
          <w:iCs/>
        </w:rPr>
        <w:lastRenderedPageBreak/>
        <w:t>Emerging Technologies</w:t>
      </w:r>
      <w:r>
        <w:t>, 93, pp. 544–565. Available at: https://doi.org/10.1016/j.trc.2018.06.018.</w:t>
      </w:r>
    </w:p>
    <w:p w14:paraId="385D5FC1" w14:textId="77777777" w:rsidR="000A3919" w:rsidRDefault="000A3919" w:rsidP="000A3919">
      <w:pPr>
        <w:pStyle w:val="afc"/>
        <w:ind w:firstLine="480"/>
      </w:pPr>
      <w:r>
        <w:t xml:space="preserve">Wang, Y. </w:t>
      </w:r>
      <w:r>
        <w:rPr>
          <w:i/>
          <w:iCs/>
        </w:rPr>
        <w:t>et al.</w:t>
      </w:r>
      <w:r>
        <w:t xml:space="preserve"> (2021) “Assessment and prediction of high speed railway bridge long-term deformation based on track geometry inspection big data,” </w:t>
      </w:r>
      <w:r>
        <w:rPr>
          <w:i/>
          <w:iCs/>
        </w:rPr>
        <w:t>Mechanical Systems and Signal Processing</w:t>
      </w:r>
      <w:r>
        <w:t>, 158, p. 107749.</w:t>
      </w:r>
    </w:p>
    <w:p w14:paraId="712F30E6" w14:textId="77777777" w:rsidR="000A3919" w:rsidRDefault="000A3919" w:rsidP="000A3919">
      <w:pPr>
        <w:pStyle w:val="afc"/>
        <w:ind w:firstLine="480"/>
      </w:pPr>
      <w:r>
        <w:t xml:space="preserve">Wang, Y. </w:t>
      </w:r>
      <w:r>
        <w:rPr>
          <w:i/>
          <w:iCs/>
        </w:rPr>
        <w:t>et al.</w:t>
      </w:r>
      <w:r>
        <w:t xml:space="preserve"> (2024) “Development of track geometry inspection equipment for high-speed comprehensive inspection train in China,” </w:t>
      </w:r>
      <w:r>
        <w:rPr>
          <w:i/>
          <w:iCs/>
        </w:rPr>
        <w:t>Railway Sciences</w:t>
      </w:r>
      <w:r>
        <w:t>, 3(6), pp. 673–683. Available at: https://doi.org/10.1108/RS-08-2024-0030.</w:t>
      </w:r>
    </w:p>
    <w:p w14:paraId="3A73D3D4" w14:textId="77777777" w:rsidR="000A3919" w:rsidRDefault="000A3919" w:rsidP="000A3919">
      <w:pPr>
        <w:pStyle w:val="afc"/>
        <w:ind w:firstLine="480"/>
      </w:pPr>
      <w:r>
        <w:t xml:space="preserve">Wang, Y. </w:t>
      </w:r>
      <w:r>
        <w:rPr>
          <w:i/>
          <w:iCs/>
        </w:rPr>
        <w:t>et al.</w:t>
      </w:r>
      <w:r>
        <w:t xml:space="preserve"> (2025) “On-board detection of rail corrugation using improved convolutional block attention mechanism,” </w:t>
      </w:r>
      <w:r>
        <w:rPr>
          <w:i/>
          <w:iCs/>
        </w:rPr>
        <w:t>Engineering Applications of Artificial Intelligence</w:t>
      </w:r>
      <w:r>
        <w:t>, 146, p. 110349. Available at: https://doi.org/10.1016/j.engappai.2025.110349.</w:t>
      </w:r>
    </w:p>
    <w:p w14:paraId="089231A1" w14:textId="77777777" w:rsidR="000A3919" w:rsidRDefault="000A3919" w:rsidP="000A3919">
      <w:pPr>
        <w:pStyle w:val="afc"/>
        <w:ind w:firstLine="480"/>
      </w:pPr>
      <w:r>
        <w:t xml:space="preserve">Wang, Y. </w:t>
      </w:r>
      <w:r>
        <w:rPr>
          <w:i/>
          <w:iCs/>
        </w:rPr>
        <w:t>et al.</w:t>
      </w:r>
      <w:r>
        <w:t xml:space="preserve"> (2026) “An instruction fine-tuning and retrieval-augmented generation framework for intelligent defect diagnosis and maintenance decision support in high-speed railway turnouts,” </w:t>
      </w:r>
      <w:r>
        <w:rPr>
          <w:i/>
          <w:iCs/>
        </w:rPr>
        <w:t>COMPUTER-AIDED CIVIL AND INFRASTRUCTURE ENGINEERING</w:t>
      </w:r>
      <w:r>
        <w:t>, 49. Available at: https://doi.org/10.1016/j.cacaie.2026.100098.</w:t>
      </w:r>
    </w:p>
    <w:p w14:paraId="6B869725" w14:textId="77777777" w:rsidR="000A3919" w:rsidRDefault="000A3919" w:rsidP="000A3919">
      <w:pPr>
        <w:pStyle w:val="afc"/>
        <w:ind w:firstLine="480"/>
      </w:pPr>
      <w:r>
        <w:t xml:space="preserve">Wang, Yi </w:t>
      </w:r>
      <w:r>
        <w:rPr>
          <w:i/>
          <w:iCs/>
        </w:rPr>
        <w:t>et al.</w:t>
      </w:r>
      <w:r>
        <w:t xml:space="preserve"> (2023) “Rail Magnetic Flux Leakage Detection and Data Analysis Based on Double-Track Flaw Detection Vehicle,” </w:t>
      </w:r>
      <w:r>
        <w:rPr>
          <w:i/>
          <w:iCs/>
        </w:rPr>
        <w:t>Processes</w:t>
      </w:r>
      <w:r>
        <w:t>, 11(4). Available at: https://doi.org/10.3390/pr11041024.</w:t>
      </w:r>
    </w:p>
    <w:p w14:paraId="25616659" w14:textId="77777777" w:rsidR="000A3919" w:rsidRDefault="000A3919" w:rsidP="000A3919">
      <w:pPr>
        <w:pStyle w:val="afc"/>
        <w:ind w:firstLine="480"/>
      </w:pPr>
      <w:r>
        <w:t>Wang</w:t>
      </w:r>
      <w:r>
        <w:t>，</w:t>
      </w:r>
      <w:r>
        <w:t xml:space="preserve">Shilei </w:t>
      </w:r>
      <w:r>
        <w:rPr>
          <w:i/>
          <w:iCs/>
        </w:rPr>
        <w:t>et al.</w:t>
      </w:r>
      <w:r>
        <w:t xml:space="preserve"> (2023) “Research and Application Progress of Radar Detection Technology for Railway Crushed Stone Track Bed,” </w:t>
      </w:r>
      <w:r>
        <w:rPr>
          <w:i/>
          <w:iCs/>
        </w:rPr>
        <w:t>Journal of Railway Engineering</w:t>
      </w:r>
      <w:r>
        <w:t>, 45(2), pp. 116–126.</w:t>
      </w:r>
    </w:p>
    <w:p w14:paraId="24A01A35" w14:textId="77777777" w:rsidR="000A3919" w:rsidRDefault="000A3919" w:rsidP="000A3919">
      <w:pPr>
        <w:pStyle w:val="afc"/>
        <w:ind w:firstLine="480"/>
      </w:pPr>
      <w:r>
        <w:t xml:space="preserve">Wei, Z. </w:t>
      </w:r>
      <w:r>
        <w:rPr>
          <w:i/>
          <w:iCs/>
        </w:rPr>
        <w:t>et al.</w:t>
      </w:r>
      <w:r>
        <w:t xml:space="preserve"> (2017) “Evaluating degradation at railway crossings using axle box acceleration measurements,” </w:t>
      </w:r>
      <w:r>
        <w:rPr>
          <w:i/>
          <w:iCs/>
        </w:rPr>
        <w:t>Sensors</w:t>
      </w:r>
      <w:r>
        <w:t>, 17(10), p. 2236. Available at: https://doi.org/10.3390/s17102236.</w:t>
      </w:r>
    </w:p>
    <w:p w14:paraId="2D1A2DBC" w14:textId="77777777" w:rsidR="000A3919" w:rsidRDefault="000A3919" w:rsidP="000A3919">
      <w:pPr>
        <w:pStyle w:val="afc"/>
        <w:ind w:firstLine="480"/>
      </w:pPr>
      <w:r>
        <w:t xml:space="preserve">Wei, Z. </w:t>
      </w:r>
      <w:r>
        <w:rPr>
          <w:i/>
          <w:iCs/>
        </w:rPr>
        <w:t>et al.</w:t>
      </w:r>
      <w:r>
        <w:t xml:space="preserve"> (2022) “Carriage interior noise-based inspection for rail corrugation on high-speed railway track,” </w:t>
      </w:r>
      <w:r>
        <w:rPr>
          <w:i/>
          <w:iCs/>
        </w:rPr>
        <w:t>Applied Acoustics</w:t>
      </w:r>
      <w:r>
        <w:t>, 196, p. 108881.</w:t>
      </w:r>
    </w:p>
    <w:p w14:paraId="60594DE7" w14:textId="77777777" w:rsidR="000A3919" w:rsidRDefault="000A3919" w:rsidP="000A3919">
      <w:pPr>
        <w:pStyle w:val="afc"/>
        <w:ind w:firstLine="480"/>
      </w:pPr>
      <w:r>
        <w:t xml:space="preserve">Weston, P.F. </w:t>
      </w:r>
      <w:r>
        <w:rPr>
          <w:i/>
          <w:iCs/>
        </w:rPr>
        <w:t>et al.</w:t>
      </w:r>
      <w:r>
        <w:t xml:space="preserve"> (2007) “Monitoring lateral track irregularity from in-service railway vehicles,” </w:t>
      </w:r>
      <w:r>
        <w:rPr>
          <w:i/>
          <w:iCs/>
        </w:rPr>
        <w:t>Proceedings of the Institution of Mechanical Engineers, Part F: Journal of Rail and Rapid Transit</w:t>
      </w:r>
      <w:r>
        <w:t>, 221(1), pp. 89–100. Available at: https://doi.org/10.1243/0954409JRRT64.</w:t>
      </w:r>
    </w:p>
    <w:p w14:paraId="5D0E7121" w14:textId="77777777" w:rsidR="000A3919" w:rsidRDefault="000A3919" w:rsidP="000A3919">
      <w:pPr>
        <w:pStyle w:val="afc"/>
        <w:ind w:firstLine="480"/>
      </w:pPr>
      <w:r>
        <w:t xml:space="preserve">Woldemariam, P. and Attoh-Okine, N. (2025) “Multiway analytics applied to railway track geometry and ballast conditions,” </w:t>
      </w:r>
      <w:r>
        <w:rPr>
          <w:i/>
          <w:iCs/>
        </w:rPr>
        <w:t>ASCE-ASME Journal of Risk and Uncertainty in Engineering Systems, Part A: Civil Engineering</w:t>
      </w:r>
      <w:r>
        <w:t>, 11(1), p. 04024079. Available at: https://doi.org/10.1061/AJRUA6.RUENG-1367.</w:t>
      </w:r>
    </w:p>
    <w:p w14:paraId="0E16F381" w14:textId="77777777" w:rsidR="000A3919" w:rsidRDefault="000A3919" w:rsidP="000A3919">
      <w:pPr>
        <w:pStyle w:val="afc"/>
        <w:ind w:firstLine="480"/>
      </w:pPr>
      <w:r>
        <w:t xml:space="preserve">Wu, Y. </w:t>
      </w:r>
      <w:r>
        <w:rPr>
          <w:i/>
          <w:iCs/>
        </w:rPr>
        <w:t>et al.</w:t>
      </w:r>
      <w:r>
        <w:t xml:space="preserve"> (2020) “Inductive Graph Neural Networks for Spatiotemporal Kriging.” arXiv. Available at: https://doi.org/10.48550/arXiv.2006.07527.</w:t>
      </w:r>
    </w:p>
    <w:p w14:paraId="218860A6" w14:textId="77777777" w:rsidR="000A3919" w:rsidRDefault="000A3919" w:rsidP="000A3919">
      <w:pPr>
        <w:pStyle w:val="afc"/>
        <w:ind w:firstLine="480"/>
      </w:pPr>
      <w:r>
        <w:lastRenderedPageBreak/>
        <w:t xml:space="preserve">Xie, Q. </w:t>
      </w:r>
      <w:r>
        <w:rPr>
          <w:i/>
          <w:iCs/>
        </w:rPr>
        <w:t>et al.</w:t>
      </w:r>
      <w:r>
        <w:t xml:space="preserve"> (2022) “Rail corrugation detection using one-dimensional convolution neural network and data-driven method,” </w:t>
      </w:r>
      <w:r>
        <w:rPr>
          <w:i/>
          <w:iCs/>
        </w:rPr>
        <w:t>Measurement</w:t>
      </w:r>
      <w:r>
        <w:t>, 200, p. 111624.</w:t>
      </w:r>
    </w:p>
    <w:p w14:paraId="07F09068" w14:textId="77777777" w:rsidR="000A3919" w:rsidRDefault="000A3919" w:rsidP="000A3919">
      <w:pPr>
        <w:pStyle w:val="afc"/>
        <w:ind w:firstLine="480"/>
      </w:pPr>
      <w:r>
        <w:t xml:space="preserve">Xu, J., Zhang, J. and Sun, W. (2021) “Recognition of the typical distress in concrete pavement based on GPR and 1D-CNN,” </w:t>
      </w:r>
      <w:r>
        <w:rPr>
          <w:i/>
          <w:iCs/>
        </w:rPr>
        <w:t>Remote Sensing</w:t>
      </w:r>
      <w:r>
        <w:t>, 13(12), p. 2375.</w:t>
      </w:r>
    </w:p>
    <w:p w14:paraId="32E09FED" w14:textId="77777777" w:rsidR="000A3919" w:rsidRDefault="000A3919" w:rsidP="000A3919">
      <w:pPr>
        <w:pStyle w:val="afc"/>
        <w:ind w:firstLine="480"/>
      </w:pPr>
      <w:r>
        <w:t xml:space="preserve">Xu, K. and Darve, E. (2021) “Solving inverse problems in stochastic models using deep neural networks and adversarial training,” </w:t>
      </w:r>
      <w:r>
        <w:rPr>
          <w:i/>
          <w:iCs/>
        </w:rPr>
        <w:t>Computer Methods in Applied Mechanics and Engineering</w:t>
      </w:r>
      <w:r>
        <w:t>, 384, p. 113976. Available at: https://doi.org/10.1016/j.cma.2021.113976.</w:t>
      </w:r>
    </w:p>
    <w:p w14:paraId="6E641F23" w14:textId="77777777" w:rsidR="000A3919" w:rsidRDefault="000A3919" w:rsidP="000A3919">
      <w:pPr>
        <w:pStyle w:val="afc"/>
        <w:ind w:firstLine="480"/>
      </w:pPr>
      <w:r>
        <w:t xml:space="preserve">Xu, L. </w:t>
      </w:r>
      <w:r>
        <w:rPr>
          <w:i/>
          <w:iCs/>
        </w:rPr>
        <w:t>et al.</w:t>
      </w:r>
      <w:r>
        <w:t xml:space="preserve"> (2019) “Modeling Tabular data using Conditional GAN.” arXiv. Available at: https://doi.org/10.48550/arXiv.1907.00503.</w:t>
      </w:r>
    </w:p>
    <w:p w14:paraId="120B6BF7" w14:textId="77777777" w:rsidR="000A3919" w:rsidRDefault="000A3919" w:rsidP="000A3919">
      <w:pPr>
        <w:pStyle w:val="afc"/>
        <w:ind w:firstLine="480"/>
      </w:pPr>
      <w:r>
        <w:t xml:space="preserve">Yang, N. </w:t>
      </w:r>
      <w:r>
        <w:rPr>
          <w:i/>
          <w:iCs/>
        </w:rPr>
        <w:t>et al.</w:t>
      </w:r>
      <w:r>
        <w:t xml:space="preserve"> (2026) “A hybrid diagnosis method for rail service status based on the analysis of wheel–rail dynamics behavior with a PDVRD model,” </w:t>
      </w:r>
      <w:r>
        <w:rPr>
          <w:i/>
          <w:iCs/>
        </w:rPr>
        <w:t>Expert Systems with Applications</w:t>
      </w:r>
      <w:r>
        <w:t>, 299, p. 130011. Available at: https://doi.org/10.1016/j.eswa.2025.130011.</w:t>
      </w:r>
    </w:p>
    <w:p w14:paraId="5B39AC15" w14:textId="77777777" w:rsidR="000A3919" w:rsidRDefault="000A3919" w:rsidP="000A3919">
      <w:pPr>
        <w:pStyle w:val="afc"/>
        <w:ind w:firstLine="480"/>
      </w:pPr>
      <w:r>
        <w:t xml:space="preserve">Yang, Z. </w:t>
      </w:r>
      <w:r>
        <w:rPr>
          <w:i/>
          <w:iCs/>
        </w:rPr>
        <w:t>et al.</w:t>
      </w:r>
      <w:r>
        <w:t xml:space="preserve"> (2025) “Conditional Time Series Diffusion Model for High-Speed Train Multi-Sensor Signals Imputation,” </w:t>
      </w:r>
      <w:r>
        <w:rPr>
          <w:i/>
          <w:iCs/>
        </w:rPr>
        <w:t>IEEE Transactions on Intelligent Transportation Systems</w:t>
      </w:r>
      <w:r>
        <w:t>, 26(8), pp. 12518–12531. Available at: https://doi.org/10.1109/TITS.2025.3557088.</w:t>
      </w:r>
    </w:p>
    <w:p w14:paraId="4E8B9B29" w14:textId="77777777" w:rsidR="000A3919" w:rsidRDefault="000A3919" w:rsidP="000A3919">
      <w:pPr>
        <w:pStyle w:val="afc"/>
        <w:ind w:firstLine="480"/>
      </w:pPr>
      <w:r>
        <w:t xml:space="preserve">YAZAWA, E. and TAKESHITA, K. (2002) “Development of measurement device of track irregularity using inertial mid-chord offset method,” </w:t>
      </w:r>
      <w:r>
        <w:rPr>
          <w:i/>
          <w:iCs/>
        </w:rPr>
        <w:t>Quarterly Report of RTRI</w:t>
      </w:r>
      <w:r>
        <w:t>, 43(3), pp. 125–130.</w:t>
      </w:r>
    </w:p>
    <w:p w14:paraId="5CCC658F" w14:textId="77777777" w:rsidR="000A3919" w:rsidRDefault="000A3919" w:rsidP="000A3919">
      <w:pPr>
        <w:pStyle w:val="afc"/>
        <w:ind w:firstLine="480"/>
      </w:pPr>
      <w:r>
        <w:t>Yoon, J., Jordon, J. and Schaar, M. van der (2018) “GAIN: Missing Data Imputation using Generative Adversarial Nets.” arXiv. Available at: https://doi.org/10.48550/arXiv.1806.02920.</w:t>
      </w:r>
    </w:p>
    <w:p w14:paraId="28610DD8" w14:textId="77777777" w:rsidR="000A3919" w:rsidRDefault="000A3919" w:rsidP="000A3919">
      <w:pPr>
        <w:pStyle w:val="afc"/>
        <w:ind w:firstLine="480"/>
      </w:pPr>
      <w:r>
        <w:t xml:space="preserve">Yu, G. and Wang, X. (2016) “Ultrasonic signal processing using wavelet transform for automatic rail defect detection,” </w:t>
      </w:r>
      <w:r>
        <w:rPr>
          <w:i/>
          <w:iCs/>
        </w:rPr>
        <w:t>2016 International Forum on Management, Education and Information Technology Application</w:t>
      </w:r>
      <w:r>
        <w:t>. Atlantis Press, pp. 678–681. Available at: https://www.atlantis-press.com/proceedings/ifmeita-16/25850430 (Accessed: April 3, 2026).</w:t>
      </w:r>
    </w:p>
    <w:p w14:paraId="2E5CEAB7" w14:textId="77777777" w:rsidR="000A3919" w:rsidRDefault="000A3919" w:rsidP="000A3919">
      <w:pPr>
        <w:pStyle w:val="afc"/>
        <w:ind w:firstLine="480"/>
      </w:pPr>
      <w:r>
        <w:t xml:space="preserve">Yurlov, D. </w:t>
      </w:r>
      <w:r>
        <w:rPr>
          <w:i/>
          <w:iCs/>
        </w:rPr>
        <w:t>et al.</w:t>
      </w:r>
      <w:r>
        <w:t xml:space="preserve"> (2019) “Probabilistic approach for development of track geometry defects as a function of ground penetrating radar measurements,” </w:t>
      </w:r>
      <w:r>
        <w:rPr>
          <w:i/>
          <w:iCs/>
        </w:rPr>
        <w:t>Transportation Infrastructure Geotechnology</w:t>
      </w:r>
      <w:r>
        <w:t>, 6(1), pp. 1–20. Available at: https://doi.org/10.1007/s40515-018-0066-x.</w:t>
      </w:r>
    </w:p>
    <w:p w14:paraId="3DA540C1" w14:textId="77777777" w:rsidR="000A3919" w:rsidRDefault="000A3919" w:rsidP="000A3919">
      <w:pPr>
        <w:pStyle w:val="afc"/>
        <w:ind w:firstLine="480"/>
      </w:pPr>
      <w:r>
        <w:t xml:space="preserve">Zarembski, A.M., Grissom, G.T. and Euston, T.L. (2014) “On the use of ballast inspection technology for the management of track substructure,” </w:t>
      </w:r>
      <w:r>
        <w:rPr>
          <w:i/>
          <w:iCs/>
        </w:rPr>
        <w:t>Transportation Infrastructure Geotechnology</w:t>
      </w:r>
      <w:r>
        <w:t>, 1(1), pp. 83–109. Available at: https://doi.org/10.1007/s40515-014-0004-5.</w:t>
      </w:r>
    </w:p>
    <w:p w14:paraId="07B1F087" w14:textId="77777777" w:rsidR="000A3919" w:rsidRDefault="000A3919" w:rsidP="000A3919">
      <w:pPr>
        <w:pStyle w:val="afc"/>
        <w:ind w:firstLine="480"/>
      </w:pPr>
      <w:r>
        <w:t xml:space="preserve">Zerveas, G. </w:t>
      </w:r>
      <w:r>
        <w:rPr>
          <w:i/>
          <w:iCs/>
        </w:rPr>
        <w:t>et al.</w:t>
      </w:r>
      <w:r>
        <w:t xml:space="preserve"> (2020) “A Transformer-based Framework for Multivariate Time </w:t>
      </w:r>
      <w:r>
        <w:lastRenderedPageBreak/>
        <w:t>Series Representation Learning.” arXiv. Available at: https://doi.org/10.48550/arXiv.2010.02803.</w:t>
      </w:r>
    </w:p>
    <w:p w14:paraId="5065184D" w14:textId="77777777" w:rsidR="000A3919" w:rsidRDefault="000A3919" w:rsidP="000A3919">
      <w:pPr>
        <w:pStyle w:val="afc"/>
        <w:ind w:firstLine="480"/>
      </w:pPr>
      <w:r>
        <w:t xml:space="preserve">Zhan, X., Wu, X. and Ma, H. (2025) “Optimizing Large Railway Vision Models for Efficient In-Context Learning,” </w:t>
      </w:r>
      <w:r>
        <w:rPr>
          <w:i/>
          <w:iCs/>
        </w:rPr>
        <w:t>IEEE ACCESS</w:t>
      </w:r>
      <w:r>
        <w:t>, 13, pp. 74735–74745. Available at: https://doi.org/10.1109/ACCESS.2025.3563890.</w:t>
      </w:r>
    </w:p>
    <w:p w14:paraId="516210B9" w14:textId="77777777" w:rsidR="000A3919" w:rsidRDefault="000A3919" w:rsidP="000A3919">
      <w:pPr>
        <w:pStyle w:val="afc"/>
        <w:ind w:firstLine="480"/>
      </w:pPr>
      <w:r>
        <w:t xml:space="preserve">Zhang, C., Wang, Y. and You, X. (2025) “GFIA: Generative Fault Image Analysis via vision-language model its application to train bogie transmission system,” </w:t>
      </w:r>
      <w:r>
        <w:rPr>
          <w:i/>
          <w:iCs/>
        </w:rPr>
        <w:t>JOURNAL OF VISUAL COMMUNICATION AND IMAGE REPRESENTATION</w:t>
      </w:r>
      <w:r>
        <w:t>, 111. Available at: https://doi.org/10.1016/j.jvcir.2025.104482.</w:t>
      </w:r>
    </w:p>
    <w:p w14:paraId="3A285F60" w14:textId="77777777" w:rsidR="000A3919" w:rsidRDefault="000A3919" w:rsidP="000A3919">
      <w:pPr>
        <w:pStyle w:val="afc"/>
        <w:ind w:firstLine="480"/>
      </w:pPr>
      <w:r>
        <w:t xml:space="preserve">Zhang, H. </w:t>
      </w:r>
      <w:r>
        <w:rPr>
          <w:i/>
          <w:iCs/>
        </w:rPr>
        <w:t>et al.</w:t>
      </w:r>
      <w:r>
        <w:t xml:space="preserve"> (2018) “mixup: Beyond Empirical Risk Minimization.” arXiv. Available at: https://doi.org/10.48550/arXiv.1710.09412.</w:t>
      </w:r>
    </w:p>
    <w:p w14:paraId="39DFBB5E" w14:textId="77777777" w:rsidR="000A3919" w:rsidRDefault="000A3919" w:rsidP="000A3919">
      <w:pPr>
        <w:pStyle w:val="afc"/>
        <w:ind w:firstLine="480"/>
      </w:pPr>
      <w:r>
        <w:t xml:space="preserve">Zhang, T. </w:t>
      </w:r>
      <w:r>
        <w:rPr>
          <w:i/>
          <w:iCs/>
        </w:rPr>
        <w:t>et al.</w:t>
      </w:r>
      <w:r>
        <w:t xml:space="preserve"> (2025) “A linear programming joint optimization model of overnight train timetabling and maintenance planning on high-speed railway,” </w:t>
      </w:r>
      <w:r>
        <w:rPr>
          <w:i/>
          <w:iCs/>
        </w:rPr>
        <w:t>Scientific Reports</w:t>
      </w:r>
      <w:r>
        <w:t>, 15(1), p. 42073. Available at: https://doi.org/10.1038/s41598-025-26026-9.</w:t>
      </w:r>
    </w:p>
    <w:p w14:paraId="5723E8A7" w14:textId="77777777" w:rsidR="000A3919" w:rsidRDefault="000A3919" w:rsidP="000A3919">
      <w:pPr>
        <w:pStyle w:val="afc"/>
        <w:ind w:firstLine="480"/>
      </w:pPr>
      <w:r>
        <w:t xml:space="preserve">Zhang, Y. </w:t>
      </w:r>
      <w:r>
        <w:rPr>
          <w:i/>
          <w:iCs/>
        </w:rPr>
        <w:t>et al.</w:t>
      </w:r>
      <w:r>
        <w:t xml:space="preserve"> (2026) “From point clouds to predictive maintenance: A review of intelligent railway infrastructure monitoring,” </w:t>
      </w:r>
      <w:r>
        <w:rPr>
          <w:i/>
          <w:iCs/>
        </w:rPr>
        <w:t>Sensors</w:t>
      </w:r>
      <w:r>
        <w:t>, 26(4). Available at: https://doi.org/10.3390/s26041131.</w:t>
      </w:r>
    </w:p>
    <w:p w14:paraId="17A130E7" w14:textId="77777777" w:rsidR="000A3919" w:rsidRDefault="000A3919" w:rsidP="000A3919">
      <w:pPr>
        <w:pStyle w:val="afc"/>
        <w:ind w:firstLine="480"/>
      </w:pPr>
      <w:r>
        <w:t xml:space="preserve">Zhang, Y., Zhang, S. and Dinavahi, V. (2025) “A survey of machine learning applications in advanced transportation systems: Trends, techniques, and future directions,” </w:t>
      </w:r>
      <w:r>
        <w:rPr>
          <w:i/>
          <w:iCs/>
        </w:rPr>
        <w:t>eTransportation</w:t>
      </w:r>
      <w:r>
        <w:t>, 24. Available at: https://doi.org/10.1016/j.etran.2025.100417.</w:t>
      </w:r>
    </w:p>
    <w:p w14:paraId="1DDDC66B" w14:textId="77777777" w:rsidR="000A3919" w:rsidRDefault="000A3919" w:rsidP="000A3919">
      <w:pPr>
        <w:pStyle w:val="afc"/>
        <w:ind w:firstLine="480"/>
      </w:pPr>
      <w:r>
        <w:t xml:space="preserve">Zhang, Z. </w:t>
      </w:r>
      <w:r>
        <w:rPr>
          <w:i/>
          <w:iCs/>
        </w:rPr>
        <w:t>et al.</w:t>
      </w:r>
      <w:r>
        <w:t xml:space="preserve"> (2025) “Bogie doctor: Automated fault diagnosis in high-speed trains via deep learning-based maintenance log analysis,” </w:t>
      </w:r>
      <w:r>
        <w:rPr>
          <w:i/>
          <w:iCs/>
        </w:rPr>
        <w:t>ENGINEERING APPLICATIONS OF ARTIFICIAL INTELLIGENCE</w:t>
      </w:r>
      <w:r>
        <w:t>, 162. Available at: https://doi.org/10.1016/j.engappai.2025.112683.</w:t>
      </w:r>
    </w:p>
    <w:p w14:paraId="6011A8B2" w14:textId="77777777" w:rsidR="000A3919" w:rsidRDefault="000A3919" w:rsidP="000A3919">
      <w:pPr>
        <w:pStyle w:val="afc"/>
        <w:ind w:firstLine="480"/>
      </w:pPr>
      <w:r>
        <w:t xml:space="preserve">Zhang,Xiangyang and Luo,Jiangping (2021) “Integrated Intelligent Inspection System for Rail Flaw Detection Vehicle,” </w:t>
      </w:r>
      <w:r>
        <w:rPr>
          <w:i/>
          <w:iCs/>
        </w:rPr>
        <w:t>locomotive electric transmission</w:t>
      </w:r>
      <w:r>
        <w:t>, (1), pp. 133–137. Available at: https://doi.org/10.13890/j.issn.1000-128x.2021.01.024.</w:t>
      </w:r>
    </w:p>
    <w:p w14:paraId="2081ACDA" w14:textId="77777777" w:rsidR="000A3919" w:rsidRDefault="000A3919" w:rsidP="000A3919">
      <w:pPr>
        <w:pStyle w:val="afc"/>
        <w:ind w:firstLine="480"/>
      </w:pPr>
      <w:r>
        <w:t xml:space="preserve">Zhao, Y. and Liu, S. (2025) “A High-speed Train Operational Risk Prevention and Control Model Based on a Large Language Model,” </w:t>
      </w:r>
      <w:r>
        <w:rPr>
          <w:i/>
          <w:iCs/>
        </w:rPr>
        <w:t>STUDIES IN INFORMATICS AND CONTROL</w:t>
      </w:r>
      <w:r>
        <w:t>, 34(3). Available at: https://doi.org/10.24846/v34i3y202506.</w:t>
      </w:r>
    </w:p>
    <w:p w14:paraId="29D0E829" w14:textId="77777777" w:rsidR="000A3919" w:rsidRDefault="000A3919" w:rsidP="000A3919">
      <w:pPr>
        <w:pStyle w:val="afc"/>
        <w:ind w:firstLine="480"/>
      </w:pPr>
      <w:r>
        <w:t xml:space="preserve">Zheng, W. </w:t>
      </w:r>
      <w:r>
        <w:rPr>
          <w:i/>
          <w:iCs/>
        </w:rPr>
        <w:t>et al.</w:t>
      </w:r>
      <w:r>
        <w:t xml:space="preserve"> (2026) “CARAG: Context-Aware Retrieval-Augmented Generation for Railway Operation and Maintenance Question Answering over Spatial Knowledge Graph,” </w:t>
      </w:r>
      <w:r>
        <w:rPr>
          <w:i/>
          <w:iCs/>
        </w:rPr>
        <w:t>ISPRS INTERNATIONAL JOURNAL OF GEO-INFORMATION</w:t>
      </w:r>
      <w:r>
        <w:t>, 15(2). Available at: https://doi.org/10.3390/ijgi15020078.</w:t>
      </w:r>
    </w:p>
    <w:p w14:paraId="4E6732E1" w14:textId="77777777" w:rsidR="000A3919" w:rsidRDefault="000A3919" w:rsidP="000A3919">
      <w:pPr>
        <w:pStyle w:val="afc"/>
        <w:ind w:firstLine="480"/>
      </w:pPr>
      <w:r>
        <w:t xml:space="preserve">Zheng, X. </w:t>
      </w:r>
      <w:r>
        <w:rPr>
          <w:i/>
          <w:iCs/>
        </w:rPr>
        <w:t>et al.</w:t>
      </w:r>
      <w:r>
        <w:t xml:space="preserve"> (2026) “A generation-based defect detection system for rail transit infrastructure,” </w:t>
      </w:r>
      <w:r>
        <w:rPr>
          <w:i/>
          <w:iCs/>
        </w:rPr>
        <w:t>HIGH-SPEED RAILWAY</w:t>
      </w:r>
      <w:r>
        <w:t xml:space="preserve">, 4(1), pp. 1–9. Available at: </w:t>
      </w:r>
      <w:r>
        <w:lastRenderedPageBreak/>
        <w:t>https://doi.org/10.1016/j.hspr.2025.09.004.</w:t>
      </w:r>
    </w:p>
    <w:p w14:paraId="6817AE3D" w14:textId="77777777" w:rsidR="000A3919" w:rsidRDefault="000A3919" w:rsidP="000A3919">
      <w:pPr>
        <w:pStyle w:val="afc"/>
        <w:ind w:firstLine="480"/>
      </w:pPr>
      <w:r>
        <w:t xml:space="preserve">Zheng, Y. </w:t>
      </w:r>
      <w:r>
        <w:rPr>
          <w:i/>
          <w:iCs/>
        </w:rPr>
        <w:t>et al.</w:t>
      </w:r>
      <w:r>
        <w:t xml:space="preserve"> (2025) “A Survey of Embodied Learning for Object-centric Robotic Manipulation,” </w:t>
      </w:r>
      <w:r>
        <w:rPr>
          <w:i/>
          <w:iCs/>
        </w:rPr>
        <w:t>Machine Intelligence Research</w:t>
      </w:r>
      <w:r>
        <w:t>, 22(4), pp. 588–626. Available at: https://doi.org/10.1007/s11633-025-1542-8.</w:t>
      </w:r>
    </w:p>
    <w:p w14:paraId="148126ED" w14:textId="4069778A" w:rsidR="003E7760" w:rsidRDefault="00000000">
      <w:pPr>
        <w:ind w:firstLine="480"/>
      </w:pPr>
      <w:r>
        <w:fldChar w:fldCharType="end"/>
      </w:r>
    </w:p>
    <w:sectPr w:rsidR="003E7760">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laude" w:date="2026-06-25T15:48:00Z" w:initials="">
    <w:p w14:paraId="5DFE2906" w14:textId="77777777" w:rsidR="003E7760" w:rsidRDefault="00F115AD">
      <w:pPr>
        <w:ind w:firstLine="420"/>
      </w:pPr>
      <w:r>
        <w:rPr>
          <w:rStyle w:val="af4"/>
        </w:rPr>
        <w:annotationRef/>
      </w:r>
      <w:r>
        <w:rPr>
          <w:color w:val="000000"/>
          <w:sz w:val="20"/>
          <w:szCs w:val="20"/>
        </w:rPr>
        <w:t>强化贡献定位：建议</w:t>
      </w:r>
      <w:r>
        <w:rPr>
          <w:color w:val="000000"/>
          <w:sz w:val="20"/>
          <w:szCs w:val="20"/>
        </w:rPr>
        <w:t xml:space="preserve"> Table 1 </w:t>
      </w:r>
      <w:r>
        <w:rPr>
          <w:color w:val="000000"/>
          <w:sz w:val="20"/>
          <w:szCs w:val="20"/>
        </w:rPr>
        <w:t>后加一张</w:t>
      </w:r>
      <w:r>
        <w:rPr>
          <w:color w:val="000000"/>
          <w:sz w:val="20"/>
          <w:szCs w:val="20"/>
        </w:rPr>
        <w:t xml:space="preserve"> coverage matrix</w:t>
      </w:r>
      <w:r>
        <w:rPr>
          <w:color w:val="000000"/>
          <w:sz w:val="20"/>
          <w:szCs w:val="20"/>
        </w:rPr>
        <w:t>（行</w:t>
      </w:r>
      <w:r>
        <w:rPr>
          <w:color w:val="000000"/>
          <w:sz w:val="20"/>
          <w:szCs w:val="20"/>
        </w:rPr>
        <w:t>=</w:t>
      </w:r>
      <w:r>
        <w:rPr>
          <w:color w:val="000000"/>
          <w:sz w:val="20"/>
          <w:szCs w:val="20"/>
        </w:rPr>
        <w:t>前人</w:t>
      </w:r>
      <w:r>
        <w:rPr>
          <w:color w:val="000000"/>
          <w:sz w:val="20"/>
          <w:szCs w:val="20"/>
        </w:rPr>
        <w:t>10</w:t>
      </w:r>
      <w:r>
        <w:rPr>
          <w:color w:val="000000"/>
          <w:sz w:val="20"/>
          <w:szCs w:val="20"/>
        </w:rPr>
        <w:t>篇综述</w:t>
      </w:r>
      <w:r>
        <w:rPr>
          <w:color w:val="000000"/>
          <w:sz w:val="20"/>
          <w:szCs w:val="20"/>
        </w:rPr>
        <w:t>+</w:t>
      </w:r>
      <w:r>
        <w:rPr>
          <w:color w:val="000000"/>
          <w:sz w:val="20"/>
          <w:szCs w:val="20"/>
        </w:rPr>
        <w:t>本文；列</w:t>
      </w:r>
      <w:r>
        <w:rPr>
          <w:color w:val="000000"/>
          <w:sz w:val="20"/>
          <w:szCs w:val="20"/>
        </w:rPr>
        <w:t>=Perception / Assessment / Decision-optimization / Robotic-execution / Lifecycle / Field-case</w:t>
      </w:r>
      <w:r>
        <w:rPr>
          <w:color w:val="000000"/>
          <w:sz w:val="20"/>
          <w:szCs w:val="20"/>
        </w:rPr>
        <w:t>）。打勾后一眼可见只有本文同时覆盖</w:t>
      </w:r>
      <w:r>
        <w:rPr>
          <w:color w:val="000000"/>
          <w:sz w:val="20"/>
          <w:szCs w:val="20"/>
        </w:rPr>
        <w:t>'</w:t>
      </w:r>
      <w:r>
        <w:rPr>
          <w:color w:val="000000"/>
          <w:sz w:val="20"/>
          <w:szCs w:val="20"/>
        </w:rPr>
        <w:t>决策优化</w:t>
      </w:r>
      <w:r>
        <w:rPr>
          <w:color w:val="000000"/>
          <w:sz w:val="20"/>
          <w:szCs w:val="20"/>
        </w:rPr>
        <w:t>+</w:t>
      </w:r>
      <w:r>
        <w:rPr>
          <w:color w:val="000000"/>
          <w:sz w:val="20"/>
          <w:szCs w:val="20"/>
        </w:rPr>
        <w:t>物理执行闭环</w:t>
      </w:r>
      <w:r>
        <w:rPr>
          <w:color w:val="000000"/>
          <w:sz w:val="20"/>
          <w:szCs w:val="20"/>
        </w:rPr>
        <w:t>+</w:t>
      </w:r>
      <w:r>
        <w:rPr>
          <w:color w:val="000000"/>
          <w:sz w:val="20"/>
          <w:szCs w:val="20"/>
        </w:rPr>
        <w:t>真实线路案例</w:t>
      </w:r>
      <w:r>
        <w:rPr>
          <w:color w:val="000000"/>
          <w:sz w:val="20"/>
          <w:szCs w:val="20"/>
        </w:rPr>
        <w:t>'</w:t>
      </w:r>
      <w:r>
        <w:rPr>
          <w:color w:val="000000"/>
          <w:sz w:val="20"/>
          <w:szCs w:val="20"/>
        </w:rPr>
        <w:t>，这是区别于</w:t>
      </w:r>
      <w:r>
        <w:rPr>
          <w:color w:val="000000"/>
          <w:sz w:val="20"/>
          <w:szCs w:val="20"/>
        </w:rPr>
        <w:t xml:space="preserve"> Khajehdezfuly(2025, 517</w:t>
      </w:r>
      <w:r>
        <w:rPr>
          <w:color w:val="000000"/>
          <w:sz w:val="20"/>
          <w:szCs w:val="20"/>
        </w:rPr>
        <w:t>篇</w:t>
      </w:r>
      <w:r>
        <w:rPr>
          <w:color w:val="000000"/>
          <w:sz w:val="20"/>
          <w:szCs w:val="20"/>
        </w:rPr>
        <w:t xml:space="preserve">) </w:t>
      </w:r>
      <w:r>
        <w:rPr>
          <w:color w:val="000000"/>
          <w:sz w:val="20"/>
          <w:szCs w:val="20"/>
        </w:rPr>
        <w:t>等大综述的核心卖点。</w:t>
      </w:r>
    </w:p>
  </w:comment>
  <w:comment w:id="42" w:author="国新 吴" w:date="2026-06-26T21:08:00Z" w:initials="国吴">
    <w:p w14:paraId="40790944" w14:textId="77777777" w:rsidR="00F115AD" w:rsidRDefault="00F115AD" w:rsidP="00F115AD">
      <w:pPr>
        <w:pStyle w:val="a5"/>
        <w:ind w:firstLineChars="0" w:firstLine="0"/>
      </w:pPr>
      <w:r>
        <w:rPr>
          <w:rStyle w:val="af4"/>
        </w:rPr>
        <w:annotationRef/>
      </w:r>
      <w:r>
        <w:rPr>
          <w:rFonts w:hint="eastAsia"/>
        </w:rPr>
        <w:t>万秋实：整体案例部分凝练缩短，参考意见：从</w:t>
      </w:r>
      <w:r>
        <w:rPr>
          <w:rFonts w:hint="eastAsia"/>
        </w:rPr>
        <w:t>"</w:t>
      </w:r>
      <w:r>
        <w:rPr>
          <w:rFonts w:hint="eastAsia"/>
        </w:rPr>
        <w:t>证明了框架的优越性</w:t>
      </w:r>
      <w:r>
        <w:rPr>
          <w:rFonts w:hint="eastAsia"/>
        </w:rPr>
        <w:t>"</w:t>
      </w:r>
      <w:r>
        <w:rPr>
          <w:rFonts w:hint="eastAsia"/>
        </w:rPr>
        <w:t>改为</w:t>
      </w:r>
      <w:r>
        <w:rPr>
          <w:rFonts w:hint="eastAsia"/>
        </w:rPr>
        <w:t>"</w:t>
      </w:r>
      <w:r>
        <w:rPr>
          <w:rFonts w:hint="eastAsia"/>
        </w:rPr>
        <w:t>用以例示双闭环各环节在真实线路上的落地形态与开放问题</w:t>
      </w:r>
      <w:r>
        <w:rPr>
          <w:rFonts w:hint="eastAsia"/>
        </w:rPr>
        <w:t>"</w:t>
      </w:r>
      <w:r>
        <w:br/>
      </w:r>
      <w:r>
        <w:rPr>
          <w:rFonts w:hint="eastAsia"/>
        </w:rPr>
        <w:t>魏奇亮：搜索补充下国外案例</w:t>
      </w:r>
    </w:p>
  </w:comment>
  <w:comment w:id="51" w:author="Claude" w:date="2026-06-25T15:49:00Z" w:initials="">
    <w:p w14:paraId="63CD4F6B" w14:textId="77777777" w:rsidR="003E7760" w:rsidRDefault="00F115AD">
      <w:pPr>
        <w:ind w:firstLine="420"/>
      </w:pPr>
      <w:r>
        <w:rPr>
          <w:rStyle w:val="af4"/>
        </w:rPr>
        <w:annotationRef/>
      </w:r>
      <w:r>
        <w:rPr>
          <w:color w:val="000000"/>
          <w:sz w:val="20"/>
          <w:szCs w:val="20"/>
        </w:rPr>
        <w:t>关键验证依赖在投</w:t>
      </w:r>
      <w:r>
        <w:rPr>
          <w:color w:val="000000"/>
          <w:sz w:val="20"/>
          <w:szCs w:val="20"/>
        </w:rPr>
        <w:t>/</w:t>
      </w:r>
      <w:r>
        <w:rPr>
          <w:color w:val="000000"/>
          <w:sz w:val="20"/>
          <w:szCs w:val="20"/>
        </w:rPr>
        <w:t>未刊的团队成果</w:t>
      </w:r>
      <w:r>
        <w:rPr>
          <w:color w:val="000000"/>
          <w:sz w:val="20"/>
          <w:szCs w:val="20"/>
        </w:rPr>
        <w:t xml:space="preserve"> (Li, Chenzhong, 2026)</w:t>
      </w:r>
      <w:r>
        <w:rPr>
          <w:color w:val="000000"/>
          <w:sz w:val="20"/>
          <w:szCs w:val="20"/>
        </w:rPr>
        <w:t>：</w:t>
      </w:r>
      <w:r>
        <w:rPr>
          <w:color w:val="000000"/>
          <w:sz w:val="20"/>
          <w:szCs w:val="20"/>
        </w:rPr>
        <w:t xml:space="preserve">census </w:t>
      </w:r>
      <w:r>
        <w:rPr>
          <w:color w:val="000000"/>
          <w:sz w:val="20"/>
          <w:szCs w:val="20"/>
        </w:rPr>
        <w:t>章核心指标（</w:t>
      </w:r>
      <w:r>
        <w:rPr>
          <w:color w:val="000000"/>
          <w:sz w:val="20"/>
          <w:szCs w:val="20"/>
        </w:rPr>
        <w:t xml:space="preserve">EAE / CD-Net / MAPE </w:t>
      </w:r>
      <w:r>
        <w:rPr>
          <w:color w:val="000000"/>
          <w:sz w:val="20"/>
          <w:szCs w:val="20"/>
        </w:rPr>
        <w:t>等）均引自此。请确保其至少有可引用的</w:t>
      </w:r>
      <w:r>
        <w:rPr>
          <w:color w:val="000000"/>
          <w:sz w:val="20"/>
          <w:szCs w:val="20"/>
        </w:rPr>
        <w:t xml:space="preserve"> preprint / DOI</w:t>
      </w:r>
      <w:r>
        <w:rPr>
          <w:color w:val="000000"/>
          <w:sz w:val="20"/>
          <w:szCs w:val="20"/>
        </w:rPr>
        <w:t>，否则旗舰文的核心</w:t>
      </w:r>
      <w:r>
        <w:rPr>
          <w:color w:val="000000"/>
          <w:sz w:val="20"/>
          <w:szCs w:val="20"/>
        </w:rPr>
        <w:t>'</w:t>
      </w:r>
      <w:r>
        <w:rPr>
          <w:color w:val="000000"/>
          <w:sz w:val="20"/>
          <w:szCs w:val="20"/>
        </w:rPr>
        <w:t>验证</w:t>
      </w:r>
      <w:r>
        <w:rPr>
          <w:color w:val="000000"/>
          <w:sz w:val="20"/>
          <w:szCs w:val="20"/>
        </w:rPr>
        <w:t>'</w:t>
      </w:r>
      <w:r>
        <w:rPr>
          <w:color w:val="000000"/>
          <w:sz w:val="20"/>
          <w:szCs w:val="20"/>
        </w:rPr>
        <w:t>建立在不可获取的</w:t>
      </w:r>
      <w:r>
        <w:rPr>
          <w:color w:val="000000"/>
          <w:sz w:val="20"/>
          <w:szCs w:val="20"/>
        </w:rPr>
        <w:t xml:space="preserve"> in-house </w:t>
      </w:r>
      <w:r>
        <w:rPr>
          <w:color w:val="000000"/>
          <w:sz w:val="20"/>
          <w:szCs w:val="20"/>
        </w:rPr>
        <w:t>工作之上，会被审稿人点名。</w:t>
      </w:r>
    </w:p>
  </w:comment>
  <w:comment w:id="54" w:author="Claude" w:date="2026-06-25T15:49:00Z" w:initials="">
    <w:p w14:paraId="45A8FF7D" w14:textId="77777777" w:rsidR="003E7760" w:rsidRDefault="00F115AD">
      <w:pPr>
        <w:ind w:firstLine="420"/>
      </w:pPr>
      <w:r>
        <w:rPr>
          <w:rStyle w:val="af4"/>
        </w:rPr>
        <w:annotationRef/>
      </w:r>
      <w:r>
        <w:rPr>
          <w:color w:val="000000"/>
          <w:sz w:val="20"/>
          <w:szCs w:val="20"/>
        </w:rPr>
        <w:t>决策优化是本文相对薄弱、却最该做强的一环（与</w:t>
      </w:r>
      <w:r>
        <w:rPr>
          <w:color w:val="000000"/>
          <w:sz w:val="20"/>
          <w:szCs w:val="20"/>
        </w:rPr>
        <w:t>'</w:t>
      </w:r>
      <w:r>
        <w:rPr>
          <w:color w:val="000000"/>
          <w:sz w:val="20"/>
          <w:szCs w:val="20"/>
        </w:rPr>
        <w:t>决策闭环</w:t>
      </w:r>
      <w:r>
        <w:rPr>
          <w:color w:val="000000"/>
          <w:sz w:val="20"/>
          <w:szCs w:val="20"/>
        </w:rPr>
        <w:t>'</w:t>
      </w:r>
      <w:r>
        <w:rPr>
          <w:color w:val="000000"/>
          <w:sz w:val="20"/>
          <w:szCs w:val="20"/>
        </w:rPr>
        <w:t>标题相称）：建议把</w:t>
      </w:r>
      <w:r>
        <w:rPr>
          <w:color w:val="000000"/>
          <w:sz w:val="20"/>
          <w:szCs w:val="20"/>
        </w:rPr>
        <w:t xml:space="preserve"> POMDP</w:t>
      </w:r>
      <w:r>
        <w:rPr>
          <w:color w:val="000000"/>
          <w:sz w:val="20"/>
          <w:szCs w:val="20"/>
        </w:rPr>
        <w:t>、</w:t>
      </w:r>
      <w:r>
        <w:rPr>
          <w:color w:val="000000"/>
          <w:sz w:val="20"/>
          <w:szCs w:val="20"/>
        </w:rPr>
        <w:t xml:space="preserve">deep RL </w:t>
      </w:r>
      <w:r>
        <w:rPr>
          <w:color w:val="000000"/>
          <w:sz w:val="20"/>
          <w:szCs w:val="20"/>
        </w:rPr>
        <w:t>维修调度、</w:t>
      </w:r>
      <w:r>
        <w:rPr>
          <w:color w:val="000000"/>
          <w:sz w:val="20"/>
          <w:szCs w:val="20"/>
        </w:rPr>
        <w:t xml:space="preserve">physics-informed </w:t>
      </w:r>
      <w:r>
        <w:rPr>
          <w:color w:val="000000"/>
          <w:sz w:val="20"/>
          <w:szCs w:val="20"/>
        </w:rPr>
        <w:t>决策、不确定性下的</w:t>
      </w:r>
      <w:r>
        <w:rPr>
          <w:color w:val="000000"/>
          <w:sz w:val="20"/>
          <w:szCs w:val="20"/>
        </w:rPr>
        <w:t xml:space="preserve"> sequential intervention </w:t>
      </w:r>
      <w:r>
        <w:rPr>
          <w:color w:val="000000"/>
          <w:sz w:val="20"/>
          <w:szCs w:val="20"/>
        </w:rPr>
        <w:t>整合为与</w:t>
      </w:r>
      <w:r>
        <w:rPr>
          <w:color w:val="000000"/>
          <w:sz w:val="20"/>
          <w:szCs w:val="20"/>
        </w:rPr>
        <w:t xml:space="preserve"> Perception </w:t>
      </w:r>
      <w:r>
        <w:rPr>
          <w:color w:val="000000"/>
          <w:sz w:val="20"/>
          <w:szCs w:val="20"/>
        </w:rPr>
        <w:t>同等分量的一节，并与第二闭环的</w:t>
      </w:r>
      <w:r>
        <w:rPr>
          <w:color w:val="000000"/>
          <w:sz w:val="20"/>
          <w:szCs w:val="20"/>
        </w:rPr>
        <w:t xml:space="preserve"> state-action-effect </w:t>
      </w:r>
      <w:r>
        <w:rPr>
          <w:color w:val="000000"/>
          <w:sz w:val="20"/>
          <w:szCs w:val="20"/>
        </w:rPr>
        <w:t>闭环显式衔接。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E2906" w15:done="0"/>
  <w15:commentEx w15:paraId="40790944" w15:done="0"/>
  <w15:commentEx w15:paraId="63CD4F6B" w15:done="0"/>
  <w15:commentEx w15:paraId="45A8F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F395B7" w16cex:dateUtc="2026-06-26T1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E2906" w16cid:durableId="5DFE2906"/>
  <w16cid:commentId w16cid:paraId="40790944" w16cid:durableId="33F395B7"/>
  <w16cid:commentId w16cid:paraId="63CD4F6B" w16cid:durableId="63CD4F6B"/>
  <w16cid:commentId w16cid:paraId="45A8FF7D" w16cid:durableId="45A8F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68CB" w14:textId="77777777" w:rsidR="0039797E" w:rsidRDefault="0039797E">
      <w:pPr>
        <w:spacing w:line="240" w:lineRule="auto"/>
        <w:ind w:firstLine="480"/>
      </w:pPr>
      <w:r>
        <w:separator/>
      </w:r>
    </w:p>
  </w:endnote>
  <w:endnote w:type="continuationSeparator" w:id="0">
    <w:p w14:paraId="1C410C4C" w14:textId="77777777" w:rsidR="0039797E" w:rsidRDefault="0039797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0368" w14:textId="77777777" w:rsidR="003E7760" w:rsidRDefault="003E776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D605" w14:textId="77777777" w:rsidR="003E7760" w:rsidRDefault="003E7760">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2013" w14:textId="77777777" w:rsidR="003E7760" w:rsidRDefault="003E7760">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B937" w14:textId="77777777" w:rsidR="0039797E" w:rsidRDefault="0039797E">
      <w:pPr>
        <w:spacing w:line="240" w:lineRule="auto"/>
        <w:ind w:firstLine="480"/>
      </w:pPr>
      <w:r>
        <w:separator/>
      </w:r>
    </w:p>
  </w:footnote>
  <w:footnote w:type="continuationSeparator" w:id="0">
    <w:p w14:paraId="1C0550A4" w14:textId="77777777" w:rsidR="0039797E" w:rsidRDefault="0039797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EBA6" w14:textId="77777777" w:rsidR="003E7760" w:rsidRDefault="003E7760">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722B" w14:textId="77777777" w:rsidR="003E7760" w:rsidRDefault="003E7760">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D0A7" w14:textId="77777777" w:rsidR="003E7760" w:rsidRDefault="003E7760">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98B"/>
    <w:multiLevelType w:val="multilevel"/>
    <w:tmpl w:val="0FD9298B"/>
    <w:lvl w:ilvl="0">
      <w:start w:val="1"/>
      <w:numFmt w:val="decimal"/>
      <w:pStyle w:val="1"/>
      <w:lvlText w:val="%1"/>
      <w:lvlJc w:val="left"/>
      <w:pPr>
        <w:ind w:left="0" w:firstLine="0"/>
      </w:pPr>
      <w:rPr>
        <w:rFonts w:ascii="Times New Roman" w:hAnsi="Times New Roman" w:hint="default"/>
        <w:b/>
        <w:i w:val="0"/>
        <w:sz w:val="28"/>
      </w:rPr>
    </w:lvl>
    <w:lvl w:ilvl="1">
      <w:start w:val="1"/>
      <w:numFmt w:val="decimal"/>
      <w:pStyle w:val="2"/>
      <w:lvlText w:val="%1.%2"/>
      <w:lvlJc w:val="left"/>
      <w:pPr>
        <w:ind w:left="0" w:firstLine="0"/>
      </w:pPr>
      <w:rPr>
        <w:rFonts w:ascii="Times New Roman" w:hAnsi="Times New Roman" w:hint="default"/>
        <w:b/>
        <w:i w:val="0"/>
        <w:sz w:val="24"/>
      </w:rPr>
    </w:lvl>
    <w:lvl w:ilvl="2">
      <w:start w:val="1"/>
      <w:numFmt w:val="decimal"/>
      <w:pStyle w:val="3"/>
      <w:lvlText w:val="%1.%2.%3"/>
      <w:lvlJc w:val="left"/>
      <w:pPr>
        <w:ind w:left="0" w:firstLine="0"/>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7F45893"/>
    <w:multiLevelType w:val="multilevel"/>
    <w:tmpl w:val="37F45893"/>
    <w:lvl w:ilvl="0">
      <w:start w:val="1"/>
      <w:numFmt w:val="lowerLetter"/>
      <w:lvlText w:val="(%1)"/>
      <w:lvlJc w:val="left"/>
      <w:pPr>
        <w:ind w:left="560" w:hanging="360"/>
      </w:pPr>
      <w:rPr>
        <w:rFonts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2" w15:restartNumberingAfterBreak="0">
    <w:nsid w:val="402F01C4"/>
    <w:multiLevelType w:val="multilevel"/>
    <w:tmpl w:val="402F01C4"/>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4C1C096A"/>
    <w:multiLevelType w:val="multilevel"/>
    <w:tmpl w:val="4C1C096A"/>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7E10121F"/>
    <w:multiLevelType w:val="multilevel"/>
    <w:tmpl w:val="7E10121F"/>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16cid:durableId="923533839">
    <w:abstractNumId w:val="0"/>
  </w:num>
  <w:num w:numId="2" w16cid:durableId="720906406">
    <w:abstractNumId w:val="4"/>
  </w:num>
  <w:num w:numId="3" w16cid:durableId="1964001205">
    <w:abstractNumId w:val="1"/>
  </w:num>
  <w:num w:numId="4" w16cid:durableId="1231768471">
    <w:abstractNumId w:val="3"/>
  </w:num>
  <w:num w:numId="5" w16cid:durableId="532966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e">
    <w15:presenceInfo w15:providerId="None" w15:userId="Claude"/>
  </w15:person>
  <w15:person w15:author="魏奇亮">
    <w15:presenceInfo w15:providerId="None" w15:userId="魏奇亮"/>
  </w15:person>
  <w15:person w15:author="淙洋 徐">
    <w15:presenceInfo w15:providerId="Windows Live" w15:userId="860a2eb1aed225a9"/>
  </w15:person>
  <w15:person w15:author="国新 吴">
    <w15:presenceInfo w15:providerId="Windows Live" w15:userId="dc04f5f94590df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98"/>
    <w:rsid w:val="000037C7"/>
    <w:rsid w:val="00010366"/>
    <w:rsid w:val="00010395"/>
    <w:rsid w:val="00010549"/>
    <w:rsid w:val="00012209"/>
    <w:rsid w:val="00013BF3"/>
    <w:rsid w:val="0001429A"/>
    <w:rsid w:val="000168F0"/>
    <w:rsid w:val="0002024C"/>
    <w:rsid w:val="00021477"/>
    <w:rsid w:val="00027E8E"/>
    <w:rsid w:val="0003342F"/>
    <w:rsid w:val="0003421B"/>
    <w:rsid w:val="00034DAB"/>
    <w:rsid w:val="00040259"/>
    <w:rsid w:val="000408F0"/>
    <w:rsid w:val="00041578"/>
    <w:rsid w:val="00041A2E"/>
    <w:rsid w:val="00044322"/>
    <w:rsid w:val="00044725"/>
    <w:rsid w:val="00046D78"/>
    <w:rsid w:val="0005005A"/>
    <w:rsid w:val="00051646"/>
    <w:rsid w:val="0005258B"/>
    <w:rsid w:val="000547F6"/>
    <w:rsid w:val="0005538F"/>
    <w:rsid w:val="00056147"/>
    <w:rsid w:val="00057A9B"/>
    <w:rsid w:val="000600D2"/>
    <w:rsid w:val="00060168"/>
    <w:rsid w:val="00061B8E"/>
    <w:rsid w:val="0006300B"/>
    <w:rsid w:val="0006769E"/>
    <w:rsid w:val="000722D0"/>
    <w:rsid w:val="00072335"/>
    <w:rsid w:val="000729F9"/>
    <w:rsid w:val="00080BDA"/>
    <w:rsid w:val="00081040"/>
    <w:rsid w:val="00081402"/>
    <w:rsid w:val="00082406"/>
    <w:rsid w:val="00083A07"/>
    <w:rsid w:val="00085BD8"/>
    <w:rsid w:val="00086804"/>
    <w:rsid w:val="000921B6"/>
    <w:rsid w:val="00093739"/>
    <w:rsid w:val="0009403E"/>
    <w:rsid w:val="00097AE4"/>
    <w:rsid w:val="000A1D19"/>
    <w:rsid w:val="000A20B6"/>
    <w:rsid w:val="000A3919"/>
    <w:rsid w:val="000A7D25"/>
    <w:rsid w:val="000B1321"/>
    <w:rsid w:val="000B4EB3"/>
    <w:rsid w:val="000C21BD"/>
    <w:rsid w:val="000C39FD"/>
    <w:rsid w:val="000C53FD"/>
    <w:rsid w:val="000C69C2"/>
    <w:rsid w:val="000D59E7"/>
    <w:rsid w:val="000E0380"/>
    <w:rsid w:val="000E0D61"/>
    <w:rsid w:val="000E2819"/>
    <w:rsid w:val="000E316E"/>
    <w:rsid w:val="000E3887"/>
    <w:rsid w:val="000E463B"/>
    <w:rsid w:val="000E7CB8"/>
    <w:rsid w:val="000F21ED"/>
    <w:rsid w:val="000F4855"/>
    <w:rsid w:val="00100A0B"/>
    <w:rsid w:val="00103308"/>
    <w:rsid w:val="00106064"/>
    <w:rsid w:val="001077DB"/>
    <w:rsid w:val="00110ED2"/>
    <w:rsid w:val="00111699"/>
    <w:rsid w:val="001142A1"/>
    <w:rsid w:val="001164B6"/>
    <w:rsid w:val="001212C8"/>
    <w:rsid w:val="001237B9"/>
    <w:rsid w:val="00131361"/>
    <w:rsid w:val="00132630"/>
    <w:rsid w:val="0013787F"/>
    <w:rsid w:val="00137D97"/>
    <w:rsid w:val="0014284C"/>
    <w:rsid w:val="00145393"/>
    <w:rsid w:val="00147126"/>
    <w:rsid w:val="001472A3"/>
    <w:rsid w:val="001476CB"/>
    <w:rsid w:val="00152F10"/>
    <w:rsid w:val="001535EC"/>
    <w:rsid w:val="00153B75"/>
    <w:rsid w:val="00153C6B"/>
    <w:rsid w:val="00156799"/>
    <w:rsid w:val="00157C26"/>
    <w:rsid w:val="00157C33"/>
    <w:rsid w:val="001641EF"/>
    <w:rsid w:val="0016495F"/>
    <w:rsid w:val="00166859"/>
    <w:rsid w:val="00170B64"/>
    <w:rsid w:val="001750F9"/>
    <w:rsid w:val="001820A5"/>
    <w:rsid w:val="00182805"/>
    <w:rsid w:val="00183154"/>
    <w:rsid w:val="0018542E"/>
    <w:rsid w:val="00186CB6"/>
    <w:rsid w:val="00190EF4"/>
    <w:rsid w:val="00192853"/>
    <w:rsid w:val="00193033"/>
    <w:rsid w:val="00193C66"/>
    <w:rsid w:val="00197572"/>
    <w:rsid w:val="001A154E"/>
    <w:rsid w:val="001A706C"/>
    <w:rsid w:val="001A7E0B"/>
    <w:rsid w:val="001B1DD1"/>
    <w:rsid w:val="001B2A5C"/>
    <w:rsid w:val="001B5683"/>
    <w:rsid w:val="001B66B9"/>
    <w:rsid w:val="001C153A"/>
    <w:rsid w:val="001C352D"/>
    <w:rsid w:val="001C5F5D"/>
    <w:rsid w:val="001C6686"/>
    <w:rsid w:val="001D2C4F"/>
    <w:rsid w:val="001D4250"/>
    <w:rsid w:val="001D690F"/>
    <w:rsid w:val="001D6E62"/>
    <w:rsid w:val="001E25B8"/>
    <w:rsid w:val="001E3128"/>
    <w:rsid w:val="001E312B"/>
    <w:rsid w:val="001E3D4C"/>
    <w:rsid w:val="001E5175"/>
    <w:rsid w:val="001E58BD"/>
    <w:rsid w:val="001E6439"/>
    <w:rsid w:val="001F15DB"/>
    <w:rsid w:val="001F235E"/>
    <w:rsid w:val="001F2C97"/>
    <w:rsid w:val="001F3101"/>
    <w:rsid w:val="002016B0"/>
    <w:rsid w:val="002020B1"/>
    <w:rsid w:val="00203BAA"/>
    <w:rsid w:val="00210544"/>
    <w:rsid w:val="002115DC"/>
    <w:rsid w:val="0021165B"/>
    <w:rsid w:val="00214683"/>
    <w:rsid w:val="00215F6A"/>
    <w:rsid w:val="0021611A"/>
    <w:rsid w:val="0021675F"/>
    <w:rsid w:val="002168D7"/>
    <w:rsid w:val="002237C9"/>
    <w:rsid w:val="0022449D"/>
    <w:rsid w:val="00230514"/>
    <w:rsid w:val="002312E7"/>
    <w:rsid w:val="0023147E"/>
    <w:rsid w:val="002339CE"/>
    <w:rsid w:val="002426C8"/>
    <w:rsid w:val="0024281F"/>
    <w:rsid w:val="0024370B"/>
    <w:rsid w:val="00245535"/>
    <w:rsid w:val="00245F36"/>
    <w:rsid w:val="00251143"/>
    <w:rsid w:val="00253C3B"/>
    <w:rsid w:val="002560C2"/>
    <w:rsid w:val="0025666B"/>
    <w:rsid w:val="002616A1"/>
    <w:rsid w:val="002634AB"/>
    <w:rsid w:val="0026644D"/>
    <w:rsid w:val="00270E92"/>
    <w:rsid w:val="002717FB"/>
    <w:rsid w:val="002720B4"/>
    <w:rsid w:val="002724B2"/>
    <w:rsid w:val="002778F2"/>
    <w:rsid w:val="002808D8"/>
    <w:rsid w:val="002813B3"/>
    <w:rsid w:val="002814B7"/>
    <w:rsid w:val="002820B7"/>
    <w:rsid w:val="00282302"/>
    <w:rsid w:val="0028303F"/>
    <w:rsid w:val="00284E73"/>
    <w:rsid w:val="00287D37"/>
    <w:rsid w:val="00293145"/>
    <w:rsid w:val="00294243"/>
    <w:rsid w:val="002971B9"/>
    <w:rsid w:val="002A2DFA"/>
    <w:rsid w:val="002A2F55"/>
    <w:rsid w:val="002A3154"/>
    <w:rsid w:val="002A318F"/>
    <w:rsid w:val="002A4F65"/>
    <w:rsid w:val="002A5D25"/>
    <w:rsid w:val="002A63CF"/>
    <w:rsid w:val="002B4286"/>
    <w:rsid w:val="002B452D"/>
    <w:rsid w:val="002B4ADA"/>
    <w:rsid w:val="002B6C0F"/>
    <w:rsid w:val="002C32DC"/>
    <w:rsid w:val="002C405C"/>
    <w:rsid w:val="002C575E"/>
    <w:rsid w:val="002C7198"/>
    <w:rsid w:val="002C79C5"/>
    <w:rsid w:val="002D3684"/>
    <w:rsid w:val="002D467F"/>
    <w:rsid w:val="002D7360"/>
    <w:rsid w:val="002E0568"/>
    <w:rsid w:val="002E2C1D"/>
    <w:rsid w:val="002E777C"/>
    <w:rsid w:val="002F0535"/>
    <w:rsid w:val="002F20B5"/>
    <w:rsid w:val="00301069"/>
    <w:rsid w:val="003033AB"/>
    <w:rsid w:val="003040EB"/>
    <w:rsid w:val="003052BB"/>
    <w:rsid w:val="0030577B"/>
    <w:rsid w:val="00305E93"/>
    <w:rsid w:val="0031393D"/>
    <w:rsid w:val="003151E5"/>
    <w:rsid w:val="003155E6"/>
    <w:rsid w:val="00315A75"/>
    <w:rsid w:val="00321158"/>
    <w:rsid w:val="00322AC8"/>
    <w:rsid w:val="00322B21"/>
    <w:rsid w:val="00324133"/>
    <w:rsid w:val="003242E8"/>
    <w:rsid w:val="003340CE"/>
    <w:rsid w:val="00334BCE"/>
    <w:rsid w:val="003404FC"/>
    <w:rsid w:val="00347FC7"/>
    <w:rsid w:val="0035065B"/>
    <w:rsid w:val="00352EE2"/>
    <w:rsid w:val="00356A2E"/>
    <w:rsid w:val="003604A0"/>
    <w:rsid w:val="00364369"/>
    <w:rsid w:val="00364E6D"/>
    <w:rsid w:val="0037157B"/>
    <w:rsid w:val="003727D7"/>
    <w:rsid w:val="003743BA"/>
    <w:rsid w:val="003778DC"/>
    <w:rsid w:val="003813D6"/>
    <w:rsid w:val="003817B1"/>
    <w:rsid w:val="00381826"/>
    <w:rsid w:val="00381B1D"/>
    <w:rsid w:val="0039039C"/>
    <w:rsid w:val="00394434"/>
    <w:rsid w:val="0039797E"/>
    <w:rsid w:val="003A37E6"/>
    <w:rsid w:val="003A3B19"/>
    <w:rsid w:val="003A3F0A"/>
    <w:rsid w:val="003B0ACC"/>
    <w:rsid w:val="003B0CC1"/>
    <w:rsid w:val="003B0D57"/>
    <w:rsid w:val="003B1F4A"/>
    <w:rsid w:val="003B352C"/>
    <w:rsid w:val="003B6A15"/>
    <w:rsid w:val="003B6A2A"/>
    <w:rsid w:val="003B76CD"/>
    <w:rsid w:val="003C1C5C"/>
    <w:rsid w:val="003C200B"/>
    <w:rsid w:val="003C46C1"/>
    <w:rsid w:val="003D0FDD"/>
    <w:rsid w:val="003D1F45"/>
    <w:rsid w:val="003D4C4B"/>
    <w:rsid w:val="003D4C89"/>
    <w:rsid w:val="003E1F11"/>
    <w:rsid w:val="003E2AFA"/>
    <w:rsid w:val="003E6CF1"/>
    <w:rsid w:val="003E7760"/>
    <w:rsid w:val="003F1CF4"/>
    <w:rsid w:val="003F49A2"/>
    <w:rsid w:val="003F643B"/>
    <w:rsid w:val="003F6BFE"/>
    <w:rsid w:val="003F7E2B"/>
    <w:rsid w:val="004022B3"/>
    <w:rsid w:val="00404436"/>
    <w:rsid w:val="00404A05"/>
    <w:rsid w:val="00411C54"/>
    <w:rsid w:val="00413316"/>
    <w:rsid w:val="004136C7"/>
    <w:rsid w:val="00422ACB"/>
    <w:rsid w:val="00422CDE"/>
    <w:rsid w:val="00424933"/>
    <w:rsid w:val="00426E4F"/>
    <w:rsid w:val="0043063D"/>
    <w:rsid w:val="00433004"/>
    <w:rsid w:val="00436B40"/>
    <w:rsid w:val="00443999"/>
    <w:rsid w:val="00443D4A"/>
    <w:rsid w:val="00444112"/>
    <w:rsid w:val="00445B35"/>
    <w:rsid w:val="00450EBC"/>
    <w:rsid w:val="004523B4"/>
    <w:rsid w:val="00452CF4"/>
    <w:rsid w:val="00453AE4"/>
    <w:rsid w:val="00454D59"/>
    <w:rsid w:val="00464628"/>
    <w:rsid w:val="00470406"/>
    <w:rsid w:val="004708E1"/>
    <w:rsid w:val="00471442"/>
    <w:rsid w:val="0047550F"/>
    <w:rsid w:val="00475996"/>
    <w:rsid w:val="00477FF1"/>
    <w:rsid w:val="004800B4"/>
    <w:rsid w:val="004814BC"/>
    <w:rsid w:val="004835E7"/>
    <w:rsid w:val="00496C81"/>
    <w:rsid w:val="004A16A5"/>
    <w:rsid w:val="004A260D"/>
    <w:rsid w:val="004A34BE"/>
    <w:rsid w:val="004B10A4"/>
    <w:rsid w:val="004B7C09"/>
    <w:rsid w:val="004C0331"/>
    <w:rsid w:val="004C0FB6"/>
    <w:rsid w:val="004C189C"/>
    <w:rsid w:val="004C2984"/>
    <w:rsid w:val="004C4590"/>
    <w:rsid w:val="004C619F"/>
    <w:rsid w:val="004D2BE5"/>
    <w:rsid w:val="004E089C"/>
    <w:rsid w:val="004E116F"/>
    <w:rsid w:val="004E121F"/>
    <w:rsid w:val="004E1B6F"/>
    <w:rsid w:val="004E4F13"/>
    <w:rsid w:val="004E5E1E"/>
    <w:rsid w:val="004E60C4"/>
    <w:rsid w:val="004E6945"/>
    <w:rsid w:val="004E7792"/>
    <w:rsid w:val="004E7819"/>
    <w:rsid w:val="004F29E0"/>
    <w:rsid w:val="004F46FB"/>
    <w:rsid w:val="004F51B8"/>
    <w:rsid w:val="00501DAE"/>
    <w:rsid w:val="0050390B"/>
    <w:rsid w:val="00506126"/>
    <w:rsid w:val="00511C39"/>
    <w:rsid w:val="0051312B"/>
    <w:rsid w:val="0052160D"/>
    <w:rsid w:val="005219F6"/>
    <w:rsid w:val="0052524A"/>
    <w:rsid w:val="005330E2"/>
    <w:rsid w:val="00533CED"/>
    <w:rsid w:val="00535E02"/>
    <w:rsid w:val="00540CCB"/>
    <w:rsid w:val="00541FF7"/>
    <w:rsid w:val="005423A2"/>
    <w:rsid w:val="005464E3"/>
    <w:rsid w:val="00546777"/>
    <w:rsid w:val="00547DCC"/>
    <w:rsid w:val="00554091"/>
    <w:rsid w:val="0055523C"/>
    <w:rsid w:val="00555CD1"/>
    <w:rsid w:val="00560B62"/>
    <w:rsid w:val="00560DE9"/>
    <w:rsid w:val="00561C16"/>
    <w:rsid w:val="00562913"/>
    <w:rsid w:val="00570323"/>
    <w:rsid w:val="00571E1D"/>
    <w:rsid w:val="00575E69"/>
    <w:rsid w:val="00577153"/>
    <w:rsid w:val="00577686"/>
    <w:rsid w:val="0058117C"/>
    <w:rsid w:val="00583A97"/>
    <w:rsid w:val="0058551D"/>
    <w:rsid w:val="005908BA"/>
    <w:rsid w:val="0059419D"/>
    <w:rsid w:val="00595137"/>
    <w:rsid w:val="005968C2"/>
    <w:rsid w:val="00597147"/>
    <w:rsid w:val="005A04C2"/>
    <w:rsid w:val="005A46A1"/>
    <w:rsid w:val="005A62AE"/>
    <w:rsid w:val="005A6C0C"/>
    <w:rsid w:val="005B0A48"/>
    <w:rsid w:val="005B32FF"/>
    <w:rsid w:val="005B582A"/>
    <w:rsid w:val="005B6373"/>
    <w:rsid w:val="005B6465"/>
    <w:rsid w:val="005B7385"/>
    <w:rsid w:val="005B7AF8"/>
    <w:rsid w:val="005C0B5E"/>
    <w:rsid w:val="005C16B3"/>
    <w:rsid w:val="005C54B8"/>
    <w:rsid w:val="005C56E1"/>
    <w:rsid w:val="005C577B"/>
    <w:rsid w:val="005C75D9"/>
    <w:rsid w:val="005D166E"/>
    <w:rsid w:val="005D45A1"/>
    <w:rsid w:val="005E1B24"/>
    <w:rsid w:val="005E2809"/>
    <w:rsid w:val="005E2917"/>
    <w:rsid w:val="005E4087"/>
    <w:rsid w:val="005E42CD"/>
    <w:rsid w:val="005E6790"/>
    <w:rsid w:val="005E6F93"/>
    <w:rsid w:val="005F31AF"/>
    <w:rsid w:val="005F522D"/>
    <w:rsid w:val="005F56E4"/>
    <w:rsid w:val="005F5ADD"/>
    <w:rsid w:val="005F6EDF"/>
    <w:rsid w:val="005F790A"/>
    <w:rsid w:val="00603CEF"/>
    <w:rsid w:val="006075ED"/>
    <w:rsid w:val="0061336C"/>
    <w:rsid w:val="00613DF4"/>
    <w:rsid w:val="00613EAC"/>
    <w:rsid w:val="00614BF6"/>
    <w:rsid w:val="0061528B"/>
    <w:rsid w:val="00617A49"/>
    <w:rsid w:val="006217A8"/>
    <w:rsid w:val="00625A03"/>
    <w:rsid w:val="006313FE"/>
    <w:rsid w:val="00633200"/>
    <w:rsid w:val="00635DE5"/>
    <w:rsid w:val="00636A45"/>
    <w:rsid w:val="00646E97"/>
    <w:rsid w:val="006503A4"/>
    <w:rsid w:val="006541A6"/>
    <w:rsid w:val="00655D8D"/>
    <w:rsid w:val="006620FF"/>
    <w:rsid w:val="00662D7D"/>
    <w:rsid w:val="0066419A"/>
    <w:rsid w:val="00664BEF"/>
    <w:rsid w:val="00670A37"/>
    <w:rsid w:val="00671229"/>
    <w:rsid w:val="00671A85"/>
    <w:rsid w:val="00671D42"/>
    <w:rsid w:val="00671D67"/>
    <w:rsid w:val="0067496F"/>
    <w:rsid w:val="0068011C"/>
    <w:rsid w:val="006821C2"/>
    <w:rsid w:val="006832E2"/>
    <w:rsid w:val="0068515D"/>
    <w:rsid w:val="0068703C"/>
    <w:rsid w:val="00691406"/>
    <w:rsid w:val="0069422A"/>
    <w:rsid w:val="00695023"/>
    <w:rsid w:val="0069758C"/>
    <w:rsid w:val="006A14E3"/>
    <w:rsid w:val="006A1622"/>
    <w:rsid w:val="006A5D9C"/>
    <w:rsid w:val="006B2E75"/>
    <w:rsid w:val="006B3BFF"/>
    <w:rsid w:val="006B485A"/>
    <w:rsid w:val="006C08C6"/>
    <w:rsid w:val="006C2B4B"/>
    <w:rsid w:val="006C3474"/>
    <w:rsid w:val="006C4C63"/>
    <w:rsid w:val="006C568A"/>
    <w:rsid w:val="006C56A4"/>
    <w:rsid w:val="006C60CD"/>
    <w:rsid w:val="006D35E6"/>
    <w:rsid w:val="006D4D16"/>
    <w:rsid w:val="006D4E57"/>
    <w:rsid w:val="006D616C"/>
    <w:rsid w:val="006E45DC"/>
    <w:rsid w:val="006E6C1C"/>
    <w:rsid w:val="006E74EE"/>
    <w:rsid w:val="006E7CB0"/>
    <w:rsid w:val="006F51F3"/>
    <w:rsid w:val="006F6A7E"/>
    <w:rsid w:val="006F6D57"/>
    <w:rsid w:val="006F71BF"/>
    <w:rsid w:val="007009D6"/>
    <w:rsid w:val="00704185"/>
    <w:rsid w:val="00704C38"/>
    <w:rsid w:val="00705953"/>
    <w:rsid w:val="00705B76"/>
    <w:rsid w:val="00705D24"/>
    <w:rsid w:val="007061D6"/>
    <w:rsid w:val="0070748F"/>
    <w:rsid w:val="00707B1A"/>
    <w:rsid w:val="007100DE"/>
    <w:rsid w:val="00710779"/>
    <w:rsid w:val="00711D0B"/>
    <w:rsid w:val="007153F4"/>
    <w:rsid w:val="00720B01"/>
    <w:rsid w:val="0072137F"/>
    <w:rsid w:val="00722B7C"/>
    <w:rsid w:val="007240E2"/>
    <w:rsid w:val="00724B97"/>
    <w:rsid w:val="00731469"/>
    <w:rsid w:val="0073344B"/>
    <w:rsid w:val="007339A9"/>
    <w:rsid w:val="00734AD5"/>
    <w:rsid w:val="00734CBE"/>
    <w:rsid w:val="0073797A"/>
    <w:rsid w:val="00737CD4"/>
    <w:rsid w:val="00744E0F"/>
    <w:rsid w:val="00746832"/>
    <w:rsid w:val="007475FA"/>
    <w:rsid w:val="00747E7B"/>
    <w:rsid w:val="0075192D"/>
    <w:rsid w:val="00752E12"/>
    <w:rsid w:val="00754350"/>
    <w:rsid w:val="00754689"/>
    <w:rsid w:val="00755E67"/>
    <w:rsid w:val="00756EF3"/>
    <w:rsid w:val="007607BB"/>
    <w:rsid w:val="00760F96"/>
    <w:rsid w:val="0076511B"/>
    <w:rsid w:val="00770637"/>
    <w:rsid w:val="00772E86"/>
    <w:rsid w:val="007835F4"/>
    <w:rsid w:val="0078436B"/>
    <w:rsid w:val="00785A1C"/>
    <w:rsid w:val="0078607D"/>
    <w:rsid w:val="00787E8D"/>
    <w:rsid w:val="00790C69"/>
    <w:rsid w:val="007919E1"/>
    <w:rsid w:val="0079248F"/>
    <w:rsid w:val="007964EF"/>
    <w:rsid w:val="00797869"/>
    <w:rsid w:val="00797ADF"/>
    <w:rsid w:val="007A2B49"/>
    <w:rsid w:val="007A2ED0"/>
    <w:rsid w:val="007A3580"/>
    <w:rsid w:val="007A4FD9"/>
    <w:rsid w:val="007A6377"/>
    <w:rsid w:val="007A65AD"/>
    <w:rsid w:val="007A6676"/>
    <w:rsid w:val="007A6F52"/>
    <w:rsid w:val="007A7775"/>
    <w:rsid w:val="007B153E"/>
    <w:rsid w:val="007B33A5"/>
    <w:rsid w:val="007B4CD2"/>
    <w:rsid w:val="007B5F05"/>
    <w:rsid w:val="007B61CB"/>
    <w:rsid w:val="007B7AEA"/>
    <w:rsid w:val="007C064A"/>
    <w:rsid w:val="007C0B14"/>
    <w:rsid w:val="007C0DB8"/>
    <w:rsid w:val="007C3ED5"/>
    <w:rsid w:val="007C5505"/>
    <w:rsid w:val="007D57C8"/>
    <w:rsid w:val="007D5813"/>
    <w:rsid w:val="007D6D96"/>
    <w:rsid w:val="007E3F58"/>
    <w:rsid w:val="007E4A5D"/>
    <w:rsid w:val="007E7EB6"/>
    <w:rsid w:val="007F01A9"/>
    <w:rsid w:val="007F0456"/>
    <w:rsid w:val="007F3263"/>
    <w:rsid w:val="007F387C"/>
    <w:rsid w:val="007F3BBC"/>
    <w:rsid w:val="007F3FFE"/>
    <w:rsid w:val="007F636D"/>
    <w:rsid w:val="007F7CBF"/>
    <w:rsid w:val="00801B3F"/>
    <w:rsid w:val="008029D6"/>
    <w:rsid w:val="00806745"/>
    <w:rsid w:val="00807230"/>
    <w:rsid w:val="00811875"/>
    <w:rsid w:val="008270C7"/>
    <w:rsid w:val="00830182"/>
    <w:rsid w:val="00830BD6"/>
    <w:rsid w:val="00834B6C"/>
    <w:rsid w:val="00834EE8"/>
    <w:rsid w:val="0083657A"/>
    <w:rsid w:val="00836B7E"/>
    <w:rsid w:val="008411BE"/>
    <w:rsid w:val="00843D88"/>
    <w:rsid w:val="00846284"/>
    <w:rsid w:val="00847819"/>
    <w:rsid w:val="00851629"/>
    <w:rsid w:val="00852A0F"/>
    <w:rsid w:val="0085515D"/>
    <w:rsid w:val="00855C84"/>
    <w:rsid w:val="00855D5B"/>
    <w:rsid w:val="00857277"/>
    <w:rsid w:val="00863F25"/>
    <w:rsid w:val="00865501"/>
    <w:rsid w:val="008729F9"/>
    <w:rsid w:val="00873202"/>
    <w:rsid w:val="00876218"/>
    <w:rsid w:val="00883C23"/>
    <w:rsid w:val="00886981"/>
    <w:rsid w:val="00886AFE"/>
    <w:rsid w:val="00894F16"/>
    <w:rsid w:val="008A0648"/>
    <w:rsid w:val="008B02A6"/>
    <w:rsid w:val="008B02D8"/>
    <w:rsid w:val="008B0415"/>
    <w:rsid w:val="008B0DBC"/>
    <w:rsid w:val="008B5184"/>
    <w:rsid w:val="008B57E1"/>
    <w:rsid w:val="008B6CA5"/>
    <w:rsid w:val="008C3662"/>
    <w:rsid w:val="008C3676"/>
    <w:rsid w:val="008C4043"/>
    <w:rsid w:val="008C6002"/>
    <w:rsid w:val="008C6500"/>
    <w:rsid w:val="008C7430"/>
    <w:rsid w:val="008D0689"/>
    <w:rsid w:val="008D19B4"/>
    <w:rsid w:val="008D1D51"/>
    <w:rsid w:val="008D3522"/>
    <w:rsid w:val="008D3A69"/>
    <w:rsid w:val="008D7461"/>
    <w:rsid w:val="008E5A9B"/>
    <w:rsid w:val="008E79DF"/>
    <w:rsid w:val="008F06C7"/>
    <w:rsid w:val="008F351E"/>
    <w:rsid w:val="008F658D"/>
    <w:rsid w:val="008F7D8C"/>
    <w:rsid w:val="0090081E"/>
    <w:rsid w:val="00900F11"/>
    <w:rsid w:val="009020C1"/>
    <w:rsid w:val="009034C0"/>
    <w:rsid w:val="00903CC9"/>
    <w:rsid w:val="00903EDC"/>
    <w:rsid w:val="009044B5"/>
    <w:rsid w:val="00906E1C"/>
    <w:rsid w:val="00907567"/>
    <w:rsid w:val="009164F5"/>
    <w:rsid w:val="00917EAD"/>
    <w:rsid w:val="00921B3A"/>
    <w:rsid w:val="00923A06"/>
    <w:rsid w:val="00925A6A"/>
    <w:rsid w:val="00925B90"/>
    <w:rsid w:val="00926750"/>
    <w:rsid w:val="00926DBA"/>
    <w:rsid w:val="00931615"/>
    <w:rsid w:val="00932FE0"/>
    <w:rsid w:val="00935A8E"/>
    <w:rsid w:val="00936075"/>
    <w:rsid w:val="00937558"/>
    <w:rsid w:val="0094738E"/>
    <w:rsid w:val="0095219F"/>
    <w:rsid w:val="00952BB1"/>
    <w:rsid w:val="009530CB"/>
    <w:rsid w:val="00953AC3"/>
    <w:rsid w:val="009540A5"/>
    <w:rsid w:val="009544DB"/>
    <w:rsid w:val="00960903"/>
    <w:rsid w:val="0096549E"/>
    <w:rsid w:val="00966155"/>
    <w:rsid w:val="0096712D"/>
    <w:rsid w:val="0097064C"/>
    <w:rsid w:val="009710F5"/>
    <w:rsid w:val="009724B1"/>
    <w:rsid w:val="0097451D"/>
    <w:rsid w:val="00974EB8"/>
    <w:rsid w:val="00975398"/>
    <w:rsid w:val="009764EC"/>
    <w:rsid w:val="00977A8F"/>
    <w:rsid w:val="00990D23"/>
    <w:rsid w:val="009961F2"/>
    <w:rsid w:val="009964DF"/>
    <w:rsid w:val="00997642"/>
    <w:rsid w:val="009976E8"/>
    <w:rsid w:val="009A36A3"/>
    <w:rsid w:val="009A4EB6"/>
    <w:rsid w:val="009A55AB"/>
    <w:rsid w:val="009A57FF"/>
    <w:rsid w:val="009A75D8"/>
    <w:rsid w:val="009B0928"/>
    <w:rsid w:val="009B0BFA"/>
    <w:rsid w:val="009B3BC6"/>
    <w:rsid w:val="009B3CAC"/>
    <w:rsid w:val="009B4B63"/>
    <w:rsid w:val="009B4CD4"/>
    <w:rsid w:val="009B66F5"/>
    <w:rsid w:val="009B72BE"/>
    <w:rsid w:val="009C19F9"/>
    <w:rsid w:val="009C336F"/>
    <w:rsid w:val="009C5C55"/>
    <w:rsid w:val="009D03D4"/>
    <w:rsid w:val="009D2ECC"/>
    <w:rsid w:val="009D32FC"/>
    <w:rsid w:val="009D4DDF"/>
    <w:rsid w:val="009E5200"/>
    <w:rsid w:val="009E60A3"/>
    <w:rsid w:val="009E6DDF"/>
    <w:rsid w:val="009F2A14"/>
    <w:rsid w:val="009F6D18"/>
    <w:rsid w:val="009F70C2"/>
    <w:rsid w:val="009F7A71"/>
    <w:rsid w:val="00A04566"/>
    <w:rsid w:val="00A0487D"/>
    <w:rsid w:val="00A048F1"/>
    <w:rsid w:val="00A0584D"/>
    <w:rsid w:val="00A06C85"/>
    <w:rsid w:val="00A1023A"/>
    <w:rsid w:val="00A109C8"/>
    <w:rsid w:val="00A1502F"/>
    <w:rsid w:val="00A164B2"/>
    <w:rsid w:val="00A16CB8"/>
    <w:rsid w:val="00A17933"/>
    <w:rsid w:val="00A17A04"/>
    <w:rsid w:val="00A248CB"/>
    <w:rsid w:val="00A25875"/>
    <w:rsid w:val="00A27B23"/>
    <w:rsid w:val="00A30686"/>
    <w:rsid w:val="00A33A7C"/>
    <w:rsid w:val="00A414BE"/>
    <w:rsid w:val="00A414C8"/>
    <w:rsid w:val="00A43446"/>
    <w:rsid w:val="00A4573A"/>
    <w:rsid w:val="00A46723"/>
    <w:rsid w:val="00A50E27"/>
    <w:rsid w:val="00A50E5F"/>
    <w:rsid w:val="00A545E9"/>
    <w:rsid w:val="00A5532A"/>
    <w:rsid w:val="00A555F2"/>
    <w:rsid w:val="00A56086"/>
    <w:rsid w:val="00A56123"/>
    <w:rsid w:val="00A56FA7"/>
    <w:rsid w:val="00A57635"/>
    <w:rsid w:val="00A600C6"/>
    <w:rsid w:val="00A6180C"/>
    <w:rsid w:val="00A61A19"/>
    <w:rsid w:val="00A61BD2"/>
    <w:rsid w:val="00A61DF9"/>
    <w:rsid w:val="00A620A6"/>
    <w:rsid w:val="00A622B1"/>
    <w:rsid w:val="00A64686"/>
    <w:rsid w:val="00A65BD3"/>
    <w:rsid w:val="00A65C8E"/>
    <w:rsid w:val="00A67DE2"/>
    <w:rsid w:val="00A72115"/>
    <w:rsid w:val="00A72FB9"/>
    <w:rsid w:val="00A73AD0"/>
    <w:rsid w:val="00A743E8"/>
    <w:rsid w:val="00A74A5E"/>
    <w:rsid w:val="00A74C3B"/>
    <w:rsid w:val="00A76058"/>
    <w:rsid w:val="00A77909"/>
    <w:rsid w:val="00A80C8E"/>
    <w:rsid w:val="00A8303E"/>
    <w:rsid w:val="00A840B1"/>
    <w:rsid w:val="00A84E8B"/>
    <w:rsid w:val="00A866DE"/>
    <w:rsid w:val="00A87F98"/>
    <w:rsid w:val="00A92B6D"/>
    <w:rsid w:val="00A96453"/>
    <w:rsid w:val="00A97062"/>
    <w:rsid w:val="00A97BE6"/>
    <w:rsid w:val="00AA01AE"/>
    <w:rsid w:val="00AA1D26"/>
    <w:rsid w:val="00AA2136"/>
    <w:rsid w:val="00AA28F5"/>
    <w:rsid w:val="00AA30B3"/>
    <w:rsid w:val="00AA54A3"/>
    <w:rsid w:val="00AA7592"/>
    <w:rsid w:val="00AA7911"/>
    <w:rsid w:val="00AB0B5F"/>
    <w:rsid w:val="00AB379F"/>
    <w:rsid w:val="00AB4550"/>
    <w:rsid w:val="00AB6A42"/>
    <w:rsid w:val="00AC11EE"/>
    <w:rsid w:val="00AC7FFE"/>
    <w:rsid w:val="00AD1599"/>
    <w:rsid w:val="00AD4416"/>
    <w:rsid w:val="00AD61F7"/>
    <w:rsid w:val="00AD79A3"/>
    <w:rsid w:val="00AE1133"/>
    <w:rsid w:val="00AE2B5A"/>
    <w:rsid w:val="00AE5812"/>
    <w:rsid w:val="00AE7584"/>
    <w:rsid w:val="00AF469C"/>
    <w:rsid w:val="00AF607F"/>
    <w:rsid w:val="00AF7E5C"/>
    <w:rsid w:val="00B020C8"/>
    <w:rsid w:val="00B06907"/>
    <w:rsid w:val="00B10B4E"/>
    <w:rsid w:val="00B15302"/>
    <w:rsid w:val="00B15534"/>
    <w:rsid w:val="00B212A7"/>
    <w:rsid w:val="00B21BB5"/>
    <w:rsid w:val="00B246AE"/>
    <w:rsid w:val="00B246DC"/>
    <w:rsid w:val="00B256EF"/>
    <w:rsid w:val="00B26F73"/>
    <w:rsid w:val="00B279A8"/>
    <w:rsid w:val="00B27C76"/>
    <w:rsid w:val="00B30544"/>
    <w:rsid w:val="00B318C6"/>
    <w:rsid w:val="00B366AE"/>
    <w:rsid w:val="00B366C1"/>
    <w:rsid w:val="00B40901"/>
    <w:rsid w:val="00B41D07"/>
    <w:rsid w:val="00B42A9C"/>
    <w:rsid w:val="00B42BA6"/>
    <w:rsid w:val="00B43E0F"/>
    <w:rsid w:val="00B44D2B"/>
    <w:rsid w:val="00B45946"/>
    <w:rsid w:val="00B462B9"/>
    <w:rsid w:val="00B51468"/>
    <w:rsid w:val="00B518AE"/>
    <w:rsid w:val="00B51EE2"/>
    <w:rsid w:val="00B52FFC"/>
    <w:rsid w:val="00B54639"/>
    <w:rsid w:val="00B553F7"/>
    <w:rsid w:val="00B55FA2"/>
    <w:rsid w:val="00B60435"/>
    <w:rsid w:val="00B62550"/>
    <w:rsid w:val="00B644E1"/>
    <w:rsid w:val="00B7006F"/>
    <w:rsid w:val="00B72B5E"/>
    <w:rsid w:val="00B743B8"/>
    <w:rsid w:val="00B7571E"/>
    <w:rsid w:val="00B7688F"/>
    <w:rsid w:val="00B76B7B"/>
    <w:rsid w:val="00B77577"/>
    <w:rsid w:val="00B830E7"/>
    <w:rsid w:val="00B8353C"/>
    <w:rsid w:val="00B840F8"/>
    <w:rsid w:val="00B846CE"/>
    <w:rsid w:val="00B847EC"/>
    <w:rsid w:val="00B86785"/>
    <w:rsid w:val="00B87909"/>
    <w:rsid w:val="00B92300"/>
    <w:rsid w:val="00B93768"/>
    <w:rsid w:val="00B9469B"/>
    <w:rsid w:val="00B95C7F"/>
    <w:rsid w:val="00BA01D4"/>
    <w:rsid w:val="00BA048F"/>
    <w:rsid w:val="00BA07B7"/>
    <w:rsid w:val="00BA1130"/>
    <w:rsid w:val="00BA3101"/>
    <w:rsid w:val="00BA338F"/>
    <w:rsid w:val="00BA618B"/>
    <w:rsid w:val="00BA7CE6"/>
    <w:rsid w:val="00BB079C"/>
    <w:rsid w:val="00BB27D4"/>
    <w:rsid w:val="00BB51EF"/>
    <w:rsid w:val="00BB62CE"/>
    <w:rsid w:val="00BB6330"/>
    <w:rsid w:val="00BC2DFF"/>
    <w:rsid w:val="00BC39DC"/>
    <w:rsid w:val="00BC3CCA"/>
    <w:rsid w:val="00BC5425"/>
    <w:rsid w:val="00BC5505"/>
    <w:rsid w:val="00BE44F2"/>
    <w:rsid w:val="00BE4923"/>
    <w:rsid w:val="00BF09FD"/>
    <w:rsid w:val="00BF0BB7"/>
    <w:rsid w:val="00BF245F"/>
    <w:rsid w:val="00BF2A29"/>
    <w:rsid w:val="00BF3A4E"/>
    <w:rsid w:val="00BF5641"/>
    <w:rsid w:val="00C02662"/>
    <w:rsid w:val="00C0449D"/>
    <w:rsid w:val="00C05843"/>
    <w:rsid w:val="00C06C32"/>
    <w:rsid w:val="00C1347D"/>
    <w:rsid w:val="00C14851"/>
    <w:rsid w:val="00C170F2"/>
    <w:rsid w:val="00C207ED"/>
    <w:rsid w:val="00C22EB9"/>
    <w:rsid w:val="00C2307F"/>
    <w:rsid w:val="00C25096"/>
    <w:rsid w:val="00C25B8F"/>
    <w:rsid w:val="00C26068"/>
    <w:rsid w:val="00C27657"/>
    <w:rsid w:val="00C32EC1"/>
    <w:rsid w:val="00C33C01"/>
    <w:rsid w:val="00C408E5"/>
    <w:rsid w:val="00C4353B"/>
    <w:rsid w:val="00C51062"/>
    <w:rsid w:val="00C5346E"/>
    <w:rsid w:val="00C54FD4"/>
    <w:rsid w:val="00C56BE3"/>
    <w:rsid w:val="00C579C5"/>
    <w:rsid w:val="00C633FC"/>
    <w:rsid w:val="00C67597"/>
    <w:rsid w:val="00C73A08"/>
    <w:rsid w:val="00C763DA"/>
    <w:rsid w:val="00C7743D"/>
    <w:rsid w:val="00C8016F"/>
    <w:rsid w:val="00C82B8F"/>
    <w:rsid w:val="00C96C3A"/>
    <w:rsid w:val="00CA1D1A"/>
    <w:rsid w:val="00CA3A56"/>
    <w:rsid w:val="00CA6F4D"/>
    <w:rsid w:val="00CA780A"/>
    <w:rsid w:val="00CB0B4F"/>
    <w:rsid w:val="00CB14D4"/>
    <w:rsid w:val="00CB182F"/>
    <w:rsid w:val="00CB1DA2"/>
    <w:rsid w:val="00CB66D8"/>
    <w:rsid w:val="00CC4FED"/>
    <w:rsid w:val="00CC50A4"/>
    <w:rsid w:val="00CC5721"/>
    <w:rsid w:val="00CD1838"/>
    <w:rsid w:val="00CD21E7"/>
    <w:rsid w:val="00CD37BE"/>
    <w:rsid w:val="00CD3C58"/>
    <w:rsid w:val="00CD4F6B"/>
    <w:rsid w:val="00CD506F"/>
    <w:rsid w:val="00CD54AC"/>
    <w:rsid w:val="00CD5795"/>
    <w:rsid w:val="00CD69AC"/>
    <w:rsid w:val="00CD7534"/>
    <w:rsid w:val="00CE25BB"/>
    <w:rsid w:val="00CE2C09"/>
    <w:rsid w:val="00CE31A5"/>
    <w:rsid w:val="00CF0176"/>
    <w:rsid w:val="00CF1269"/>
    <w:rsid w:val="00CF2E61"/>
    <w:rsid w:val="00CF3401"/>
    <w:rsid w:val="00CF46E4"/>
    <w:rsid w:val="00D02543"/>
    <w:rsid w:val="00D06B06"/>
    <w:rsid w:val="00D071AB"/>
    <w:rsid w:val="00D12C47"/>
    <w:rsid w:val="00D14AE6"/>
    <w:rsid w:val="00D14CD0"/>
    <w:rsid w:val="00D17356"/>
    <w:rsid w:val="00D174FF"/>
    <w:rsid w:val="00D17547"/>
    <w:rsid w:val="00D21FC5"/>
    <w:rsid w:val="00D23833"/>
    <w:rsid w:val="00D24DF3"/>
    <w:rsid w:val="00D25105"/>
    <w:rsid w:val="00D26C0C"/>
    <w:rsid w:val="00D27E5B"/>
    <w:rsid w:val="00D30FE4"/>
    <w:rsid w:val="00D325B7"/>
    <w:rsid w:val="00D3421F"/>
    <w:rsid w:val="00D37D7C"/>
    <w:rsid w:val="00D40DF7"/>
    <w:rsid w:val="00D473DA"/>
    <w:rsid w:val="00D5091F"/>
    <w:rsid w:val="00D50D12"/>
    <w:rsid w:val="00D51D99"/>
    <w:rsid w:val="00D53A14"/>
    <w:rsid w:val="00D53F64"/>
    <w:rsid w:val="00D546C5"/>
    <w:rsid w:val="00D546FB"/>
    <w:rsid w:val="00D54E8D"/>
    <w:rsid w:val="00D551EC"/>
    <w:rsid w:val="00D57B25"/>
    <w:rsid w:val="00D60C6D"/>
    <w:rsid w:val="00D60CBE"/>
    <w:rsid w:val="00D6210A"/>
    <w:rsid w:val="00D64810"/>
    <w:rsid w:val="00D725C5"/>
    <w:rsid w:val="00D75AFD"/>
    <w:rsid w:val="00D803BC"/>
    <w:rsid w:val="00D83293"/>
    <w:rsid w:val="00D8593E"/>
    <w:rsid w:val="00D9056B"/>
    <w:rsid w:val="00D94114"/>
    <w:rsid w:val="00D96B4F"/>
    <w:rsid w:val="00DA5093"/>
    <w:rsid w:val="00DA55E9"/>
    <w:rsid w:val="00DB223D"/>
    <w:rsid w:val="00DB30D1"/>
    <w:rsid w:val="00DB4A05"/>
    <w:rsid w:val="00DB5873"/>
    <w:rsid w:val="00DC0D13"/>
    <w:rsid w:val="00DC27B1"/>
    <w:rsid w:val="00DC4280"/>
    <w:rsid w:val="00DC540C"/>
    <w:rsid w:val="00DC62CE"/>
    <w:rsid w:val="00DC75A5"/>
    <w:rsid w:val="00DD1531"/>
    <w:rsid w:val="00DD482C"/>
    <w:rsid w:val="00DD7C37"/>
    <w:rsid w:val="00DE02E7"/>
    <w:rsid w:val="00DE0EEA"/>
    <w:rsid w:val="00DE1111"/>
    <w:rsid w:val="00DE3245"/>
    <w:rsid w:val="00DE3C5A"/>
    <w:rsid w:val="00DE638A"/>
    <w:rsid w:val="00DE6A40"/>
    <w:rsid w:val="00DF1D37"/>
    <w:rsid w:val="00DF25AA"/>
    <w:rsid w:val="00DF3ABB"/>
    <w:rsid w:val="00DF4B2B"/>
    <w:rsid w:val="00DF5696"/>
    <w:rsid w:val="00DF77E5"/>
    <w:rsid w:val="00E00953"/>
    <w:rsid w:val="00E029B4"/>
    <w:rsid w:val="00E02CF9"/>
    <w:rsid w:val="00E04584"/>
    <w:rsid w:val="00E07C40"/>
    <w:rsid w:val="00E1097B"/>
    <w:rsid w:val="00E136B0"/>
    <w:rsid w:val="00E1677D"/>
    <w:rsid w:val="00E16C6F"/>
    <w:rsid w:val="00E20BF2"/>
    <w:rsid w:val="00E23784"/>
    <w:rsid w:val="00E249E8"/>
    <w:rsid w:val="00E30B7A"/>
    <w:rsid w:val="00E30CBB"/>
    <w:rsid w:val="00E35139"/>
    <w:rsid w:val="00E37F59"/>
    <w:rsid w:val="00E41746"/>
    <w:rsid w:val="00E437A7"/>
    <w:rsid w:val="00E443B5"/>
    <w:rsid w:val="00E471BF"/>
    <w:rsid w:val="00E47A36"/>
    <w:rsid w:val="00E5069D"/>
    <w:rsid w:val="00E50E90"/>
    <w:rsid w:val="00E549A3"/>
    <w:rsid w:val="00E55912"/>
    <w:rsid w:val="00E62162"/>
    <w:rsid w:val="00E62630"/>
    <w:rsid w:val="00E64A50"/>
    <w:rsid w:val="00E6681F"/>
    <w:rsid w:val="00E67048"/>
    <w:rsid w:val="00E671B6"/>
    <w:rsid w:val="00E679AF"/>
    <w:rsid w:val="00E67A12"/>
    <w:rsid w:val="00E709CF"/>
    <w:rsid w:val="00E72EB2"/>
    <w:rsid w:val="00E73217"/>
    <w:rsid w:val="00E733DE"/>
    <w:rsid w:val="00E738F9"/>
    <w:rsid w:val="00E75198"/>
    <w:rsid w:val="00E773D1"/>
    <w:rsid w:val="00E77748"/>
    <w:rsid w:val="00E8024C"/>
    <w:rsid w:val="00E8481A"/>
    <w:rsid w:val="00E853DB"/>
    <w:rsid w:val="00E86476"/>
    <w:rsid w:val="00E87D87"/>
    <w:rsid w:val="00E90791"/>
    <w:rsid w:val="00E90B08"/>
    <w:rsid w:val="00E93905"/>
    <w:rsid w:val="00E945B1"/>
    <w:rsid w:val="00E94707"/>
    <w:rsid w:val="00E96F27"/>
    <w:rsid w:val="00E97244"/>
    <w:rsid w:val="00E97281"/>
    <w:rsid w:val="00E97D10"/>
    <w:rsid w:val="00EA2028"/>
    <w:rsid w:val="00EA2F31"/>
    <w:rsid w:val="00EA3784"/>
    <w:rsid w:val="00EA6919"/>
    <w:rsid w:val="00EB0FEB"/>
    <w:rsid w:val="00EB2E80"/>
    <w:rsid w:val="00EB3210"/>
    <w:rsid w:val="00EB459F"/>
    <w:rsid w:val="00EB54CA"/>
    <w:rsid w:val="00EB6005"/>
    <w:rsid w:val="00EB69A1"/>
    <w:rsid w:val="00EC00BD"/>
    <w:rsid w:val="00EC04EB"/>
    <w:rsid w:val="00EC59E8"/>
    <w:rsid w:val="00EC6D6A"/>
    <w:rsid w:val="00ED080B"/>
    <w:rsid w:val="00ED2937"/>
    <w:rsid w:val="00ED6A8C"/>
    <w:rsid w:val="00ED7030"/>
    <w:rsid w:val="00EE17D5"/>
    <w:rsid w:val="00EE2899"/>
    <w:rsid w:val="00EE2D3B"/>
    <w:rsid w:val="00EE2DD1"/>
    <w:rsid w:val="00EE5C5A"/>
    <w:rsid w:val="00EE61B5"/>
    <w:rsid w:val="00EE661F"/>
    <w:rsid w:val="00EF2C96"/>
    <w:rsid w:val="00EF4F1E"/>
    <w:rsid w:val="00EF4F86"/>
    <w:rsid w:val="00EF6FDB"/>
    <w:rsid w:val="00F02324"/>
    <w:rsid w:val="00F04503"/>
    <w:rsid w:val="00F10208"/>
    <w:rsid w:val="00F10288"/>
    <w:rsid w:val="00F1063A"/>
    <w:rsid w:val="00F115AD"/>
    <w:rsid w:val="00F120A3"/>
    <w:rsid w:val="00F134B9"/>
    <w:rsid w:val="00F134D9"/>
    <w:rsid w:val="00F1414D"/>
    <w:rsid w:val="00F1492B"/>
    <w:rsid w:val="00F15BFB"/>
    <w:rsid w:val="00F215F4"/>
    <w:rsid w:val="00F21AF7"/>
    <w:rsid w:val="00F21DC6"/>
    <w:rsid w:val="00F2420A"/>
    <w:rsid w:val="00F248E3"/>
    <w:rsid w:val="00F268BC"/>
    <w:rsid w:val="00F26DF9"/>
    <w:rsid w:val="00F27F7A"/>
    <w:rsid w:val="00F3390C"/>
    <w:rsid w:val="00F349A8"/>
    <w:rsid w:val="00F37E7C"/>
    <w:rsid w:val="00F40AEA"/>
    <w:rsid w:val="00F41743"/>
    <w:rsid w:val="00F50AAA"/>
    <w:rsid w:val="00F51B4C"/>
    <w:rsid w:val="00F57B07"/>
    <w:rsid w:val="00F600C3"/>
    <w:rsid w:val="00F7315A"/>
    <w:rsid w:val="00F73739"/>
    <w:rsid w:val="00F76ACD"/>
    <w:rsid w:val="00F77A3C"/>
    <w:rsid w:val="00F81949"/>
    <w:rsid w:val="00F81E13"/>
    <w:rsid w:val="00F81EE8"/>
    <w:rsid w:val="00F840F9"/>
    <w:rsid w:val="00F84EAA"/>
    <w:rsid w:val="00F858CB"/>
    <w:rsid w:val="00F9007D"/>
    <w:rsid w:val="00F9099E"/>
    <w:rsid w:val="00F9790A"/>
    <w:rsid w:val="00FA0B73"/>
    <w:rsid w:val="00FA148B"/>
    <w:rsid w:val="00FA2A1D"/>
    <w:rsid w:val="00FA3F42"/>
    <w:rsid w:val="00FA42FC"/>
    <w:rsid w:val="00FA48DA"/>
    <w:rsid w:val="00FA5D64"/>
    <w:rsid w:val="00FA7E8B"/>
    <w:rsid w:val="00FB0B6E"/>
    <w:rsid w:val="00FB48BE"/>
    <w:rsid w:val="00FB528B"/>
    <w:rsid w:val="00FB5B17"/>
    <w:rsid w:val="00FC14E8"/>
    <w:rsid w:val="00FC59C7"/>
    <w:rsid w:val="00FD2035"/>
    <w:rsid w:val="00FD4B7A"/>
    <w:rsid w:val="00FD7BFF"/>
    <w:rsid w:val="00FE0888"/>
    <w:rsid w:val="00FE0917"/>
    <w:rsid w:val="00FE1E42"/>
    <w:rsid w:val="00FE1EEA"/>
    <w:rsid w:val="00FE20A5"/>
    <w:rsid w:val="00FE5491"/>
    <w:rsid w:val="00FE559C"/>
    <w:rsid w:val="00FE778E"/>
    <w:rsid w:val="00FF0FD2"/>
    <w:rsid w:val="00FF1379"/>
    <w:rsid w:val="00FF1B83"/>
    <w:rsid w:val="00FF3799"/>
    <w:rsid w:val="00FF4E08"/>
    <w:rsid w:val="00FF7CC2"/>
    <w:rsid w:val="215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BD270"/>
  <w15:docId w15:val="{302CD02C-6B46-4380-BAC3-25EB9390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exact"/>
      <w:ind w:firstLineChars="200" w:firstLine="200"/>
      <w:jc w:val="both"/>
    </w:pPr>
    <w:rPr>
      <w:rFonts w:ascii="Times New Roman" w:hAnsi="Times New Roman"/>
      <w:kern w:val="2"/>
      <w:sz w:val="24"/>
      <w:szCs w:val="22"/>
    </w:rPr>
  </w:style>
  <w:style w:type="paragraph" w:styleId="1">
    <w:name w:val="heading 1"/>
    <w:basedOn w:val="a"/>
    <w:next w:val="a"/>
    <w:link w:val="10"/>
    <w:uiPriority w:val="9"/>
    <w:qFormat/>
    <w:pPr>
      <w:numPr>
        <w:numId w:val="1"/>
      </w:numPr>
      <w:spacing w:line="360" w:lineRule="auto"/>
      <w:ind w:firstLineChars="0"/>
      <w:outlineLvl w:val="0"/>
    </w:pPr>
    <w:rPr>
      <w:b/>
      <w:bCs/>
      <w:sz w:val="28"/>
      <w:szCs w:val="28"/>
    </w:rPr>
  </w:style>
  <w:style w:type="paragraph" w:styleId="2">
    <w:name w:val="heading 2"/>
    <w:basedOn w:val="1"/>
    <w:next w:val="a"/>
    <w:link w:val="20"/>
    <w:uiPriority w:val="9"/>
    <w:unhideWhenUsed/>
    <w:qFormat/>
    <w:pPr>
      <w:numPr>
        <w:ilvl w:val="1"/>
      </w:numPr>
      <w:outlineLvl w:val="1"/>
    </w:pPr>
    <w:rPr>
      <w:sz w:val="24"/>
      <w:szCs w:val="24"/>
    </w:rPr>
  </w:style>
  <w:style w:type="paragraph" w:styleId="3">
    <w:name w:val="heading 3"/>
    <w:basedOn w:val="a"/>
    <w:next w:val="a"/>
    <w:link w:val="30"/>
    <w:uiPriority w:val="9"/>
    <w:unhideWhenUsed/>
    <w:qFormat/>
    <w:pPr>
      <w:numPr>
        <w:ilvl w:val="2"/>
        <w:numId w:val="1"/>
      </w:numPr>
      <w:spacing w:beforeLines="50" w:before="50"/>
      <w:ind w:firstLineChars="0"/>
      <w:outlineLvl w:val="2"/>
    </w:pPr>
    <w:rPr>
      <w:b/>
      <w:bCs/>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Chars="0" w:firstLine="0"/>
      <w:jc w:val="center"/>
    </w:pPr>
    <w:rPr>
      <w:rFonts w:eastAsia="黑体" w:cs="Times New Roman"/>
      <w:szCs w:val="24"/>
    </w:rPr>
  </w:style>
  <w:style w:type="paragraph" w:styleId="a5">
    <w:name w:val="annotation text"/>
    <w:basedOn w:val="a"/>
    <w:link w:val="a6"/>
    <w:uiPriority w:val="99"/>
    <w:unhideWhenUsed/>
    <w:qFormat/>
    <w:pPr>
      <w:jc w:val="left"/>
    </w:pPr>
  </w:style>
  <w:style w:type="paragraph" w:styleId="a7">
    <w:name w:val="footer"/>
    <w:basedOn w:val="a"/>
    <w:link w:val="a8"/>
    <w:uiPriority w:val="99"/>
    <w:unhideWhenUsed/>
    <w:qFormat/>
    <w:pPr>
      <w:tabs>
        <w:tab w:val="center" w:pos="4153"/>
        <w:tab w:val="right" w:pos="8306"/>
      </w:tabs>
      <w:jc w:val="left"/>
    </w:pPr>
    <w:rPr>
      <w:sz w:val="18"/>
      <w:szCs w:val="18"/>
    </w:rPr>
  </w:style>
  <w:style w:type="paragraph" w:styleId="a9">
    <w:name w:val="header"/>
    <w:basedOn w:val="a"/>
    <w:link w:val="aa"/>
    <w:uiPriority w:val="99"/>
    <w:unhideWhenUsed/>
    <w:qFormat/>
    <w:pPr>
      <w:tabs>
        <w:tab w:val="center" w:pos="4153"/>
        <w:tab w:val="right" w:pos="8306"/>
      </w:tabs>
      <w:jc w:val="center"/>
    </w:pPr>
    <w:rPr>
      <w:sz w:val="18"/>
      <w:szCs w:val="1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5"/>
    <w:next w:val="a5"/>
    <w:link w:val="af0"/>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unhideWhenUsed/>
    <w:qFormat/>
    <w:rPr>
      <w:color w:val="96607D" w:themeColor="followedHyperlink"/>
      <w:u w:val="single"/>
    </w:rPr>
  </w:style>
  <w:style w:type="character" w:styleId="af3">
    <w:name w:val="Hyperlink"/>
    <w:basedOn w:val="a0"/>
    <w:uiPriority w:val="99"/>
    <w:unhideWhenUsed/>
    <w:qFormat/>
    <w:rPr>
      <w:color w:val="467886" w:themeColor="hyperlink"/>
      <w:u w:val="single"/>
    </w:rPr>
  </w:style>
  <w:style w:type="character" w:styleId="af4">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hAnsi="Times New Roman"/>
      <w:b/>
      <w:bCs/>
      <w:sz w:val="28"/>
      <w:szCs w:val="28"/>
    </w:rPr>
  </w:style>
  <w:style w:type="character" w:customStyle="1" w:styleId="20">
    <w:name w:val="标题 2 字符"/>
    <w:basedOn w:val="a0"/>
    <w:link w:val="2"/>
    <w:uiPriority w:val="9"/>
    <w:qFormat/>
    <w:rPr>
      <w:rFonts w:ascii="Times New Roman" w:hAnsi="Times New Roman"/>
      <w:b/>
      <w:bCs/>
      <w:sz w:val="24"/>
      <w:szCs w:val="24"/>
    </w:rPr>
  </w:style>
  <w:style w:type="character" w:customStyle="1" w:styleId="30">
    <w:name w:val="标题 3 字符"/>
    <w:basedOn w:val="a0"/>
    <w:link w:val="3"/>
    <w:uiPriority w:val="9"/>
    <w:qFormat/>
    <w:rPr>
      <w:rFonts w:ascii="Times New Roman" w:hAnsi="Times New Roman"/>
      <w:b/>
      <w:bCs/>
      <w:sz w:val="24"/>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qFormat/>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8">
    <w:name w:val="Intense Quote"/>
    <w:basedOn w:val="a"/>
    <w:next w:val="a"/>
    <w:link w:val="af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9">
    <w:name w:val="明显引用 字符"/>
    <w:basedOn w:val="a0"/>
    <w:link w:val="af8"/>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MTEquationSection">
    <w:name w:val="MTEquationSection"/>
    <w:basedOn w:val="a0"/>
    <w:qFormat/>
    <w:rPr>
      <w:rFonts w:cs="Times New Roman"/>
      <w:b/>
      <w:bCs/>
      <w:vanish/>
      <w:color w:val="FF0000"/>
      <w:sz w:val="32"/>
      <w:szCs w:val="32"/>
    </w:rPr>
  </w:style>
  <w:style w:type="paragraph" w:customStyle="1" w:styleId="MTDisplayEquation">
    <w:name w:val="MTDisplayEquation"/>
    <w:basedOn w:val="a"/>
    <w:next w:val="a"/>
    <w:link w:val="MTDisplayEquation0"/>
    <w:qFormat/>
    <w:pPr>
      <w:tabs>
        <w:tab w:val="center" w:pos="4160"/>
        <w:tab w:val="right" w:pos="8300"/>
      </w:tabs>
      <w:ind w:firstLine="480"/>
    </w:pPr>
  </w:style>
  <w:style w:type="character" w:customStyle="1" w:styleId="MTDisplayEquation0">
    <w:name w:val="MTDisplayEquation 字符"/>
    <w:basedOn w:val="a0"/>
    <w:link w:val="MTDisplayEquation"/>
    <w:qFormat/>
    <w:rPr>
      <w:rFonts w:ascii="Times New Roman" w:hAnsi="Times New Roman"/>
      <w:sz w:val="24"/>
    </w:rPr>
  </w:style>
  <w:style w:type="table" w:customStyle="1" w:styleId="afa">
    <w:name w:val="三线表"/>
    <w:basedOn w:val="a1"/>
    <w:uiPriority w:val="99"/>
    <w:qFormat/>
    <w:rPr>
      <w:rFonts w:ascii="Times New Roman"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书目1"/>
    <w:basedOn w:val="a"/>
    <w:next w:val="a"/>
    <w:uiPriority w:val="37"/>
    <w:unhideWhenUsed/>
    <w:qFormat/>
    <w:pPr>
      <w:spacing w:after="240"/>
      <w:ind w:firstLine="0"/>
    </w:pPr>
  </w:style>
  <w:style w:type="character" w:customStyle="1" w:styleId="a6">
    <w:name w:val="批注文字 字符"/>
    <w:basedOn w:val="a0"/>
    <w:link w:val="a5"/>
    <w:uiPriority w:val="99"/>
    <w:qFormat/>
    <w:rPr>
      <w:rFonts w:ascii="Times New Roman" w:hAnsi="Times New Roman"/>
      <w:sz w:val="24"/>
    </w:rPr>
  </w:style>
  <w:style w:type="character" w:customStyle="1" w:styleId="af0">
    <w:name w:val="批注主题 字符"/>
    <w:basedOn w:val="a6"/>
    <w:link w:val="af"/>
    <w:uiPriority w:val="99"/>
    <w:semiHidden/>
    <w:qFormat/>
    <w:rPr>
      <w:rFonts w:ascii="Times New Roman" w:hAnsi="Times New Roman"/>
      <w:b/>
      <w:bCs/>
      <w:sz w:val="24"/>
    </w:rPr>
  </w:style>
  <w:style w:type="character" w:customStyle="1" w:styleId="a4">
    <w:name w:val="题注 字符"/>
    <w:link w:val="a3"/>
    <w:uiPriority w:val="35"/>
    <w:qFormat/>
    <w:rPr>
      <w:rFonts w:ascii="Times New Roman" w:eastAsia="黑体" w:hAnsi="Times New Roman" w:cs="Times New Roman"/>
      <w:sz w:val="24"/>
      <w:szCs w:val="24"/>
    </w:rPr>
  </w:style>
  <w:style w:type="paragraph" w:styleId="afb">
    <w:name w:val="Revision"/>
    <w:hidden/>
    <w:uiPriority w:val="99"/>
    <w:unhideWhenUsed/>
    <w:rsid w:val="00F115AD"/>
    <w:rPr>
      <w:rFonts w:ascii="Times New Roman" w:hAnsi="Times New Roman"/>
      <w:kern w:val="2"/>
      <w:sz w:val="24"/>
      <w:szCs w:val="22"/>
    </w:rPr>
  </w:style>
  <w:style w:type="paragraph" w:styleId="afc">
    <w:name w:val="Bibliography"/>
    <w:basedOn w:val="a"/>
    <w:next w:val="a"/>
    <w:uiPriority w:val="37"/>
    <w:unhideWhenUsed/>
    <w:rsid w:val="000A3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6.png"/><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1.xm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wmf"/><Relationship Id="rId17" Type="http://schemas.microsoft.com/office/2016/09/relationships/commentsIds" Target="commentsIds.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microsoft.com/office/2018/08/relationships/commentsExtensible" Target="commentsExtensible.xml"/><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A6C4C-A49D-4B46-A8E5-04541A255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109</Pages>
  <Words>274332</Words>
  <Characters>523976</Characters>
  <Application>Microsoft Office Word</Application>
  <DocSecurity>0</DocSecurity>
  <Lines>20959</Lines>
  <Paragraphs>14783</Paragraphs>
  <ScaleCrop>false</ScaleCrop>
  <Company/>
  <LinksUpToDate>false</LinksUpToDate>
  <CharactersWithSpaces>783525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国新 吴</dc:creator>
  <cp:lastModifiedBy>国新 吴</cp:lastModifiedBy>
  <cp:revision>77</cp:revision>
  <dcterms:created xsi:type="dcterms:W3CDTF">2026-07-04T06:44:00Z</dcterms:created>
  <dcterms:modified xsi:type="dcterms:W3CDTF">2026-07-04T13:09:00Z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ZOTERO_PREF_1">
    <vt:lpwstr>&lt;data data-version="3" zotero-version="9.0.5"&gt;&lt;session id="owbJ2Ida"/&gt;&lt;style id="http://www.zotero.org/styles/harvard-cite-them-right" locale="en-US" hasBibliography="1" bibliographyStyleHasBeenSet="1"/&gt;&lt;prefs&gt;&lt;pref name="fieldType" value="Field"/&gt;&lt;/prefs</vt:lpwstr>
  </property>
  <property fmtid="{D5CDD505-2E9C-101B-9397-08002B2CF9AE}" pid="6" name="ZOTERO_PREF_2">
    <vt:lpwstr>&gt;&lt;/data&gt;</vt:lpwstr>
  </property>
  <property fmtid="{D5CDD505-2E9C-101B-9397-08002B2CF9AE}" pid="7" name="KSOTemplateDocerSaveRecord">
    <vt:lpwstr>eyJoZGlkIjoiZDU2MzY0ZGUyOTRkZmI4OWY1OWY2M2Q2ODUzZGRmYWEiLCJ1c2VySWQiOiI1OTk4MTMxNjUifQ==</vt:lpwstr>
  </property>
  <property fmtid="{D5CDD505-2E9C-101B-9397-08002B2CF9AE}" pid="8" name="KSOProductBuildVer">
    <vt:lpwstr>2052-12.1.0.26895</vt:lpwstr>
  </property>
  <property fmtid="{D5CDD505-2E9C-101B-9397-08002B2CF9AE}" pid="9" name="ICV">
    <vt:lpwstr>A9D0E5EB35364EA494DE5A094711F283_12</vt:lpwstr>
  </property>
</Properties>
</file>